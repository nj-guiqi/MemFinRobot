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4C2D06" w:rsidP="00B64541">
      <w:pPr>
        <w:jc w:val="center"/>
        <w:rPr>
          <w:noProof/>
        </w:rPr>
      </w:pPr>
      <w:r>
        <w:rPr>
          <w:noProof/>
        </w:rPr>
        <mc:AlternateContent>
          <mc:Choice Requires="v">
            <w:object w:dxaOrig="56.25pt" w:dyaOrig="55.50pt" w14:anchorId="2DF9D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2.9pt;height:72.9pt;mso-width-percent:0;mso-height-percent:0;mso-width-percent:0;mso-height-percent:0" o:ole="">
                <v:imagedata r:id="rId8" o:title=""/>
              </v:shape>
              <o:OLEObject Type="Embed" ProgID="PBrush" ShapeID="_x0000_i1026" DrawAspect="Content" ObjectID="_1838921883" r:id="rId9"/>
            </w:object>
          </mc:Choice>
          <mc:Fallback>
            <w:object>
              <w:drawing>
                <wp:inline distT="0" distB="0" distL="0" distR="0" wp14:anchorId="4E39072E" wp14:editId="48BACDEF">
                  <wp:extent cx="925830" cy="925830"/>
                  <wp:effectExtent l="0" t="0" r="1270" b="127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8921883"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5830" cy="925830"/>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4C2D06" w:rsidP="00B64541">
      <w:pPr>
        <w:jc w:val="center"/>
      </w:pPr>
      <w:r>
        <w:rPr>
          <w:noProof/>
        </w:rPr>
        <mc:AlternateContent>
          <mc:Choice Requires="v">
            <w:object w:dxaOrig="211.45pt" w:dyaOrig="56.25pt" w14:anchorId="181C6B75">
              <v:shape id="_x0000_i1025" type="#_x0000_t75" alt="" style="width:228pt;height:60pt;mso-width-percent:0;mso-height-percent:0;mso-width-percent:0;mso-height-percent:0" o:ole="">
                <v:imagedata r:id="rId11" o:title=""/>
              </v:shape>
              <o:OLEObject Type="Embed" ProgID="PBrush" ShapeID="_x0000_i1025" DrawAspect="Content" ObjectID="_1838921884" r:id="rId12"/>
            </w:object>
          </mc:Choice>
          <mc:Fallback>
            <w:object>
              <w:drawing>
                <wp:inline distT="0" distB="0" distL="0" distR="0" wp14:anchorId="45C8CE2B" wp14:editId="69304DE4">
                  <wp:extent cx="2895600" cy="762000"/>
                  <wp:effectExtent l="0" t="0" r="0"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8921884"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762000"/>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cs="Times New Roman"/>
          <w:b/>
          <w:bCs/>
        </w:rPr>
      </w:pPr>
      <w:proofErr w:type="gramStart"/>
      <w:r w:rsidRPr="00F445AB">
        <w:rPr>
          <w:rFonts w:cs="Times New Roman"/>
          <w:b/>
          <w:bCs/>
        </w:rPr>
        <w:t>THESIS  OF</w:t>
      </w:r>
      <w:proofErr w:type="gramEnd"/>
      <w:r w:rsidRPr="00F445AB">
        <w:rPr>
          <w:rFonts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0DD543FB" w:rsidR="00F445AB" w:rsidRDefault="00F445AB" w:rsidP="00572EF3">
      <w:pPr>
        <w:ind w:startChars="200" w:start="24pt"/>
        <w:rPr>
          <w:b/>
          <w:bCs/>
          <w:position w:val="4"/>
        </w:rPr>
      </w:pPr>
      <w:r>
        <w:rPr>
          <w:rFonts w:hint="eastAsia"/>
          <w:b/>
          <w:bCs/>
          <w:position w:val="4"/>
        </w:rPr>
        <w:t>论文题目：</w:t>
      </w:r>
      <w:r w:rsidR="008B7978" w:rsidRPr="008B7978">
        <w:rPr>
          <w:rFonts w:hint="eastAsia"/>
          <w:b/>
          <w:bCs/>
          <w:position w:val="4"/>
        </w:rPr>
        <w:t>面向证券投资的记忆增强智能体架构设计与决策机理研究</w:t>
      </w:r>
    </w:p>
    <w:p w14:paraId="3AFDBFDC" w14:textId="73DF2B08" w:rsidR="00F445AB" w:rsidRDefault="00F445AB" w:rsidP="00F21C54">
      <w:pPr>
        <w:ind w:startChars="200" w:start="24pt"/>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rPr>
          <w:b/>
          <w:bCs/>
          <w:position w:val="4"/>
        </w:rPr>
      </w:pPr>
      <w:r>
        <w:rPr>
          <w:b/>
          <w:bCs/>
          <w:position w:val="4"/>
        </w:rPr>
        <w:t xml:space="preserve">  </w:t>
      </w:r>
    </w:p>
    <w:p w14:paraId="70F32FE3" w14:textId="586DD8C7" w:rsidR="00F445AB" w:rsidRDefault="00572EF3" w:rsidP="00572EF3">
      <w:pPr>
        <w:ind w:startChars="124" w:start="91.05pt" w:hangingChars="500" w:hanging="76.15pt"/>
        <w:rPr>
          <w:b/>
          <w:bCs/>
          <w:spacing w:val="40"/>
          <w:position w:val="4"/>
        </w:rPr>
      </w:pPr>
      <w:r>
        <w:rPr>
          <w:rFonts w:hint="eastAsia"/>
          <w:b/>
          <w:bCs/>
          <w:spacing w:val="30"/>
          <w:position w:val="4"/>
        </w:rPr>
        <w:t>（英文）：</w:t>
      </w:r>
      <w:r w:rsidR="008B7978" w:rsidRPr="008B7978">
        <w:rPr>
          <w:rFonts w:cs="Times New Roman"/>
          <w:b/>
          <w:bCs/>
          <w:spacing w:val="30"/>
          <w:position w:val="4"/>
        </w:rPr>
        <w:t>Research on Memory-Augmented Agent Architecture Design and Decision Mechanism for Securities Investment</w:t>
      </w:r>
    </w:p>
    <w:p w14:paraId="3C8100AA" w14:textId="77777777" w:rsidR="00F445AB" w:rsidRDefault="00F445AB" w:rsidP="00F21C54">
      <w:pPr>
        <w:ind w:startChars="200" w:start="24pt"/>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rPr>
          <w:b/>
          <w:bCs/>
          <w:position w:val="4"/>
        </w:rPr>
      </w:pPr>
      <w:r>
        <w:rPr>
          <w:b/>
          <w:bCs/>
          <w:position w:val="4"/>
        </w:rPr>
        <w:t xml:space="preserve">  </w:t>
      </w:r>
    </w:p>
    <w:p w14:paraId="5CD83609" w14:textId="20D6273B" w:rsidR="00F445AB" w:rsidRDefault="00F445AB" w:rsidP="00F21C54">
      <w:pPr>
        <w:ind w:startChars="200" w:start="24pt"/>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r>
        <w:rPr>
          <w:rFonts w:hint="eastAsia"/>
          <w:b/>
          <w:bCs/>
          <w:position w:val="4"/>
        </w:rPr>
        <w:t xml:space="preserve"> </w:t>
      </w:r>
      <w:r>
        <w:rPr>
          <w:b/>
          <w:bCs/>
          <w:position w:val="4"/>
        </w:rPr>
        <w:t xml:space="preserve">   </w:t>
      </w:r>
      <w:r w:rsidR="00CB3D59">
        <w:rPr>
          <w:rFonts w:hint="eastAsia"/>
          <w:b/>
          <w:bCs/>
          <w:position w:val="4"/>
        </w:rPr>
        <w:t>倪鉴</w:t>
      </w:r>
      <w:r>
        <w:rPr>
          <w:rFonts w:hint="eastAsia"/>
          <w:b/>
          <w:bCs/>
          <w:position w:val="4"/>
        </w:rPr>
        <w:t xml:space="preserve"> </w:t>
      </w:r>
      <w:r>
        <w:rPr>
          <w:b/>
          <w:bCs/>
          <w:position w:val="4"/>
        </w:rPr>
        <w:t xml:space="preserve">          </w:t>
      </w:r>
    </w:p>
    <w:p w14:paraId="6D9DD886" w14:textId="77777777" w:rsidR="00F445AB" w:rsidRDefault="00F445AB" w:rsidP="00F21C54">
      <w:pPr>
        <w:ind w:startChars="200" w:start="24pt"/>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rPr>
          <w:b/>
          <w:bCs/>
          <w:position w:val="4"/>
        </w:rPr>
      </w:pPr>
      <w:r>
        <w:rPr>
          <w:b/>
          <w:bCs/>
          <w:position w:val="4"/>
        </w:rPr>
        <w:t xml:space="preserve"> </w:t>
      </w:r>
    </w:p>
    <w:p w14:paraId="1F3E5B1C" w14:textId="2FBDC8FC" w:rsidR="00F445AB" w:rsidRDefault="00F445AB" w:rsidP="00F21C54">
      <w:pPr>
        <w:ind w:startChars="200" w:start="24pt"/>
        <w:rPr>
          <w:b/>
          <w:bCs/>
          <w:position w:val="4"/>
        </w:rPr>
      </w:pPr>
      <w:r>
        <w:rPr>
          <w:rFonts w:hint="eastAsia"/>
          <w:b/>
          <w:bCs/>
          <w:position w:val="4"/>
        </w:rPr>
        <w:t>指导教师：</w:t>
      </w:r>
      <w:r>
        <w:rPr>
          <w:b/>
          <w:bCs/>
          <w:position w:val="4"/>
        </w:rPr>
        <w:t xml:space="preserve">                     </w:t>
      </w:r>
      <w:r w:rsidR="00CB3D59">
        <w:rPr>
          <w:rFonts w:hint="eastAsia"/>
          <w:b/>
          <w:bCs/>
          <w:position w:val="4"/>
        </w:rPr>
        <w:t>莫际仙</w:t>
      </w:r>
      <w:r w:rsidR="00CB3D59">
        <w:rPr>
          <w:rFonts w:hint="eastAsia"/>
          <w:b/>
          <w:bCs/>
          <w:position w:val="4"/>
        </w:rPr>
        <w:t xml:space="preserve"> </w:t>
      </w:r>
      <w:r w:rsidR="00CB3D59">
        <w:rPr>
          <w:b/>
          <w:bCs/>
          <w:position w:val="4"/>
        </w:rPr>
        <w:t xml:space="preserve">  </w:t>
      </w:r>
      <w:r>
        <w:rPr>
          <w:b/>
          <w:bCs/>
          <w:position w:val="4"/>
        </w:rPr>
        <w:t xml:space="preserve">           </w:t>
      </w:r>
    </w:p>
    <w:p w14:paraId="2D565AA4" w14:textId="1ED44324" w:rsidR="00F445AB" w:rsidRDefault="00F445AB" w:rsidP="00CB3D59">
      <w:pPr>
        <w:ind w:startChars="200" w:start="24pt"/>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57C84E4" w14:textId="4CA89FF3" w:rsidR="00B12090" w:rsidRPr="00313A35" w:rsidRDefault="00F445AB" w:rsidP="00F21C54">
      <w:pPr>
        <w:ind w:startChars="200" w:start="24pt"/>
        <w:rPr>
          <w:rFonts w:eastAsia="华文行楷"/>
          <w:sz w:val="72"/>
        </w:rPr>
      </w:pPr>
      <w:r>
        <w:rPr>
          <w:b/>
          <w:bCs/>
          <w:position w:val="4"/>
        </w:rPr>
        <w:t xml:space="preserve">                     </w:t>
      </w:r>
      <w:r w:rsidR="00CB3D59">
        <w:rPr>
          <w:b/>
          <w:bCs/>
          <w:position w:val="4"/>
        </w:rPr>
        <w:t xml:space="preserve">                  2026 </w:t>
      </w:r>
      <w:r>
        <w:rPr>
          <w:rFonts w:hint="eastAsia"/>
          <w:b/>
          <w:bCs/>
          <w:position w:val="4"/>
        </w:rPr>
        <w:t>年</w:t>
      </w:r>
      <w:r>
        <w:rPr>
          <w:b/>
          <w:bCs/>
          <w:position w:val="4"/>
        </w:rPr>
        <w:t xml:space="preserve">  </w:t>
      </w:r>
      <w:r w:rsidR="00CB3D59">
        <w:rPr>
          <w:b/>
          <w:bCs/>
          <w:position w:val="4"/>
        </w:rPr>
        <w:t>4</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sidR="00CB3D59">
        <w:rPr>
          <w:b/>
          <w:bCs/>
          <w:position w:val="4"/>
        </w:rPr>
        <w:t xml:space="preserve"> 26</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3FD65059" w:rsidR="00F21C54" w:rsidRDefault="008B7978" w:rsidP="00572EF3">
            <w:r w:rsidRPr="008B7978">
              <w:rPr>
                <w:rFonts w:hint="eastAsia"/>
                <w:b/>
                <w:bCs/>
                <w:position w:val="4"/>
              </w:rPr>
              <w:t>面向证券投资的记忆增强智能体架构设计与决策机理研究</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5B7E31F" w:rsidR="00F21C54" w:rsidRDefault="008B7978" w:rsidP="00F21C54">
            <w:r w:rsidRPr="008B7978">
              <w:rPr>
                <w:rFonts w:cs="Times New Roman"/>
                <w:b/>
                <w:bCs/>
                <w:kern w:val="2"/>
              </w:rPr>
              <w:t>Research on Memory-Augmented Agent Architecture Design and Decision Mechanism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CB3D59">
        <w:trPr>
          <w:trHeight w:val="680"/>
        </w:trPr>
        <w:tc>
          <w:tcPr>
            <w:tcW w:w="43.10pt" w:type="dxa"/>
          </w:tcPr>
          <w:p w14:paraId="29442338" w14:textId="77777777" w:rsidR="00F21C54" w:rsidRDefault="00F21C54" w:rsidP="00F21C54"/>
        </w:tc>
        <w:tc>
          <w:tcPr>
            <w:tcW w:w="105pt" w:type="dxa"/>
            <w:gridSpan w:val="2"/>
            <w:vAlign w:val="bottom"/>
          </w:tcPr>
          <w:p w14:paraId="3607DDF5" w14:textId="0ED71856"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center"/>
          </w:tcPr>
          <w:p w14:paraId="66DAC5D6" w14:textId="35AEEE77" w:rsidR="00F21C54" w:rsidRDefault="00CB3D59" w:rsidP="00CB3D59">
            <w:pPr>
              <w:jc w:val="center"/>
            </w:pPr>
            <w:r>
              <w:rPr>
                <w:rFonts w:hint="eastAsia"/>
              </w:rPr>
              <w:t>2</w:t>
            </w:r>
            <w:r>
              <w:t>024104352</w:t>
            </w:r>
          </w:p>
        </w:tc>
        <w:tc>
          <w:tcPr>
            <w:tcW w:w="49.65pt" w:type="dxa"/>
            <w:vAlign w:val="bottom"/>
          </w:tcPr>
          <w:p w14:paraId="71E487AB" w14:textId="77777777" w:rsidR="00F21C54" w:rsidRDefault="00F21C54" w:rsidP="00F21C54"/>
        </w:tc>
      </w:tr>
      <w:tr w:rsidR="00F21C54" w14:paraId="0DC459A9" w14:textId="77777777" w:rsidTr="00CB3D59">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center"/>
          </w:tcPr>
          <w:p w14:paraId="341A79F4" w14:textId="6D2EA7BE" w:rsidR="00F21C54" w:rsidRDefault="00CB3D59" w:rsidP="00CB3D59">
            <w:pPr>
              <w:jc w:val="center"/>
            </w:pPr>
            <w:r>
              <w:rPr>
                <w:rFonts w:hint="eastAsia"/>
              </w:rPr>
              <w:t>倪鉴</w:t>
            </w:r>
          </w:p>
        </w:tc>
        <w:tc>
          <w:tcPr>
            <w:tcW w:w="49.65pt" w:type="dxa"/>
            <w:vAlign w:val="bottom"/>
          </w:tcPr>
          <w:p w14:paraId="76C56519" w14:textId="77777777" w:rsidR="00F21C54" w:rsidRDefault="00F21C54" w:rsidP="00F21C54"/>
        </w:tc>
      </w:tr>
      <w:tr w:rsidR="00F21C54" w14:paraId="57496E36" w14:textId="77777777" w:rsidTr="00CB3D59">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center"/>
          </w:tcPr>
          <w:p w14:paraId="152741AF" w14:textId="20D0C57D" w:rsidR="00F21C54" w:rsidRDefault="00CB3D59" w:rsidP="00CB3D59">
            <w:pPr>
              <w:jc w:val="center"/>
            </w:pPr>
            <w:r>
              <w:rPr>
                <w:rFonts w:hint="eastAsia"/>
              </w:rPr>
              <w:t>智慧治理学院</w:t>
            </w:r>
          </w:p>
        </w:tc>
        <w:tc>
          <w:tcPr>
            <w:tcW w:w="49.65pt" w:type="dxa"/>
            <w:vAlign w:val="bottom"/>
          </w:tcPr>
          <w:p w14:paraId="1E0F9810" w14:textId="77777777" w:rsidR="00F21C54" w:rsidRDefault="00F21C54" w:rsidP="00F21C54"/>
        </w:tc>
      </w:tr>
      <w:tr w:rsidR="00F21C54" w14:paraId="386B7066" w14:textId="77777777" w:rsidTr="00CB3D59">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center"/>
          </w:tcPr>
          <w:p w14:paraId="432C9050" w14:textId="19EF7777" w:rsidR="00F21C54" w:rsidRDefault="00CB3D59" w:rsidP="00CB3D59">
            <w:pPr>
              <w:jc w:val="center"/>
            </w:pPr>
            <w:r>
              <w:rPr>
                <w:rFonts w:hint="eastAsia"/>
              </w:rPr>
              <w:t>数字经济</w:t>
            </w:r>
          </w:p>
        </w:tc>
        <w:tc>
          <w:tcPr>
            <w:tcW w:w="49.65pt" w:type="dxa"/>
            <w:vAlign w:val="bottom"/>
          </w:tcPr>
          <w:p w14:paraId="1FA92E8C" w14:textId="77777777" w:rsidR="00F21C54" w:rsidRDefault="00F21C54" w:rsidP="00F21C54"/>
        </w:tc>
      </w:tr>
      <w:tr w:rsidR="00F21C54" w14:paraId="073B1490" w14:textId="77777777" w:rsidTr="00CB3D59">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center"/>
          </w:tcPr>
          <w:p w14:paraId="2489D1ED" w14:textId="1B9256F9" w:rsidR="00F21C54" w:rsidRDefault="00CB3D59" w:rsidP="00CB3D59">
            <w:pPr>
              <w:jc w:val="center"/>
            </w:pPr>
            <w:r>
              <w:rPr>
                <w:rFonts w:hint="eastAsia"/>
              </w:rPr>
              <w:t>莫际仙</w:t>
            </w:r>
          </w:p>
        </w:tc>
        <w:tc>
          <w:tcPr>
            <w:tcW w:w="49.65pt" w:type="dxa"/>
            <w:vAlign w:val="bottom"/>
          </w:tcPr>
          <w:p w14:paraId="56474551" w14:textId="77777777" w:rsidR="00F21C54" w:rsidRDefault="00F21C54" w:rsidP="00F21C54"/>
        </w:tc>
      </w:tr>
      <w:tr w:rsidR="00F21C54" w14:paraId="40670322" w14:textId="77777777" w:rsidTr="00CB3D59">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w:t>
            </w:r>
            <w:r w:rsidRPr="005F2276">
              <w:rPr>
                <w:rFonts w:hint="eastAsia"/>
                <w:sz w:val="28"/>
                <w:szCs w:val="28"/>
              </w:rPr>
              <w:t>3</w:t>
            </w:r>
            <w:r w:rsidRPr="005F2276">
              <w:rPr>
                <w:rFonts w:hint="eastAsia"/>
                <w:sz w:val="28"/>
                <w:szCs w:val="28"/>
              </w:rPr>
              <w:t>—</w:t>
            </w:r>
            <w:r w:rsidRPr="005F2276">
              <w:rPr>
                <w:rFonts w:hint="eastAsia"/>
                <w:sz w:val="28"/>
                <w:szCs w:val="28"/>
              </w:rPr>
              <w:t>5</w:t>
            </w:r>
            <w:r w:rsidRPr="005F2276">
              <w:rPr>
                <w:rFonts w:hint="eastAsia"/>
                <w:sz w:val="28"/>
                <w:szCs w:val="28"/>
              </w:rPr>
              <w:t>个）</w:t>
            </w:r>
          </w:p>
        </w:tc>
        <w:tc>
          <w:tcPr>
            <w:tcW w:w="197.55pt" w:type="dxa"/>
            <w:vAlign w:val="center"/>
          </w:tcPr>
          <w:p w14:paraId="52AF958C" w14:textId="77777777" w:rsidR="00CB3D59" w:rsidRDefault="00CB3D59" w:rsidP="00CB3D59">
            <w:pPr>
              <w:jc w:val="center"/>
            </w:pPr>
            <w:r>
              <w:t>智能投顾</w:t>
            </w:r>
            <w:r>
              <w:rPr>
                <w:rFonts w:hint="eastAsia"/>
              </w:rPr>
              <w:t xml:space="preserve"> </w:t>
            </w:r>
            <w:r>
              <w:rPr>
                <w:rFonts w:hint="eastAsia"/>
              </w:rPr>
              <w:t>智能体</w:t>
            </w:r>
            <w:r>
              <w:rPr>
                <w:rFonts w:hint="eastAsia"/>
              </w:rPr>
              <w:t xml:space="preserve"> </w:t>
            </w:r>
            <w:r>
              <w:rPr>
                <w:rFonts w:hint="eastAsia"/>
              </w:rPr>
              <w:t>大语言模型</w:t>
            </w:r>
          </w:p>
          <w:p w14:paraId="418F06AC" w14:textId="21B25D3C" w:rsidR="00F21C54" w:rsidRDefault="00CB3D59" w:rsidP="00CB3D59">
            <w:pPr>
              <w:jc w:val="center"/>
            </w:pPr>
            <w:r>
              <w:rPr>
                <w:rFonts w:hint="eastAsia"/>
              </w:rPr>
              <w:t>智能体记忆</w:t>
            </w:r>
          </w:p>
        </w:tc>
        <w:tc>
          <w:tcPr>
            <w:tcW w:w="49.65pt" w:type="dxa"/>
            <w:vAlign w:val="bottom"/>
          </w:tcPr>
          <w:p w14:paraId="26FFDA50" w14:textId="77777777" w:rsidR="00F21C54" w:rsidRDefault="00F21C54" w:rsidP="00F21C54"/>
        </w:tc>
      </w:tr>
      <w:tr w:rsidR="00F21C54" w14:paraId="148B96F0" w14:textId="77777777" w:rsidTr="00CB3D59">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center"/>
          </w:tcPr>
          <w:p w14:paraId="4395C080" w14:textId="5B3CCB49" w:rsidR="00F21C54" w:rsidRPr="00CB3D59" w:rsidRDefault="00CB3D59" w:rsidP="00CB3D59">
            <w:pPr>
              <w:jc w:val="center"/>
            </w:pPr>
            <w:r w:rsidRPr="00CB3D59">
              <w:rPr>
                <w:position w:val="4"/>
              </w:rPr>
              <w:t>2026</w:t>
            </w:r>
            <w:r w:rsidRPr="00CB3D59">
              <w:rPr>
                <w:rFonts w:hint="eastAsia"/>
                <w:position w:val="4"/>
              </w:rPr>
              <w:t>年</w:t>
            </w:r>
            <w:r w:rsidRPr="00CB3D59">
              <w:rPr>
                <w:position w:val="4"/>
              </w:rPr>
              <w:t>4</w:t>
            </w:r>
            <w:r w:rsidRPr="00CB3D59">
              <w:rPr>
                <w:rFonts w:hint="eastAsia"/>
                <w:position w:val="4"/>
              </w:rPr>
              <w:t>月</w:t>
            </w:r>
            <w:r w:rsidRPr="00CB3D59">
              <w:rPr>
                <w:position w:val="4"/>
              </w:rPr>
              <w:t>26</w:t>
            </w:r>
            <w:r w:rsidRPr="00CB3D59">
              <w:rPr>
                <w:rFonts w:hint="eastAsia"/>
                <w:position w:val="4"/>
              </w:rPr>
              <w:t>日</w:t>
            </w:r>
          </w:p>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178B18F8"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B4E15B4"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0A51701C"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6DC6794F"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w:t>
      </w:r>
      <w:r w:rsidR="008C2B75" w:rsidRPr="008C2B75">
        <w:rPr>
          <w:rFonts w:ascii="宋体" w:hAnsi="宋体"/>
        </w:rPr>
        <w:t>“单轮问答工具”</w:t>
      </w:r>
      <w:r>
        <w:t>向</w:t>
      </w:r>
      <w:r w:rsidR="008C2B75" w:rsidRPr="008C2B75">
        <w:rPr>
          <w:rFonts w:ascii="宋体" w:hAnsi="宋体" w:hint="eastAsia"/>
        </w:rPr>
        <w:t>“</w:t>
      </w:r>
      <w:r w:rsidR="008C2B75" w:rsidRPr="008C2B75">
        <w:rPr>
          <w:rFonts w:ascii="宋体" w:hAnsi="宋体"/>
        </w:rPr>
        <w:t>长期陪伴式决策辅助系统”</w:t>
      </w:r>
      <w:r>
        <w:t>的转型。</w:t>
      </w:r>
    </w:p>
    <w:p w14:paraId="6ED198EA" w14:textId="02E8CBCE" w:rsidR="00304B6A" w:rsidRDefault="00304B6A" w:rsidP="00304B6A">
      <w:pPr>
        <w:ind w:firstLine="21pt"/>
      </w:pPr>
      <w:r>
        <w:t>在理论层面，本文将动态认知理论、行为金融理论与智能体记忆机制相结合，提出以</w:t>
      </w:r>
      <w:r w:rsidR="004773F9">
        <w:rPr>
          <w:rFonts w:hint="eastAsia"/>
        </w:rPr>
        <w:t>“</w:t>
      </w:r>
      <w:r w:rsidR="008C2B75">
        <w:t>用户认知状态建模</w:t>
      </w:r>
      <w:r w:rsidR="004773F9" w:rsidRPr="008C2B75">
        <w:rPr>
          <w:rFonts w:ascii="宋体" w:hAnsi="宋体"/>
        </w:rPr>
        <w:t>”</w:t>
      </w:r>
      <w:r>
        <w:t>为核心的记忆增强框架。通过构建</w:t>
      </w:r>
      <w:r w:rsidR="008C2B75">
        <w:t>”</w:t>
      </w:r>
      <w:r w:rsidR="008C2B75">
        <w:t>理解</w:t>
      </w:r>
      <w:r w:rsidR="008C2B75">
        <w:t>—</w:t>
      </w:r>
      <w:r w:rsidR="008C2B75">
        <w:t>记忆</w:t>
      </w:r>
      <w:r w:rsidR="008C2B75">
        <w:t>—</w:t>
      </w:r>
      <w:r w:rsidR="008C2B75">
        <w:t>推理</w:t>
      </w:r>
      <w:r w:rsidR="008C2B75">
        <w:t>—</w:t>
      </w:r>
      <w:r w:rsidR="008C2B75">
        <w:t>反馈</w:t>
      </w:r>
      <w:r w:rsidR="008C2B75">
        <w:t>”</w:t>
      </w:r>
      <w:r>
        <w:t>的闭环框架，明确投资者动态行为变量与状态空间更新规则；同时界定决策一致性的四维内涵，即语义一致性、偏好一致性、决策路径一致性与监管一致性，为后续系统设计奠定理论基础。</w:t>
      </w:r>
    </w:p>
    <w:p w14:paraId="44D0FA43" w14:textId="39B68AEA" w:rsidR="00304B6A" w:rsidRDefault="00304B6A" w:rsidP="00304B6A">
      <w:pPr>
        <w:ind w:firstLine="21pt"/>
      </w:pPr>
      <w:r>
        <w:t>在系统架构层面，本文提出</w:t>
      </w:r>
      <w:r w:rsidR="004773F9" w:rsidRPr="008C2B75">
        <w:rPr>
          <w:rFonts w:ascii="宋体" w:hAnsi="宋体"/>
        </w:rPr>
        <w:t>“</w:t>
      </w:r>
      <w:r w:rsidR="008C2B75">
        <w:t>动态语境感知的长期对话记忆表征方法</w:t>
      </w:r>
      <w:r w:rsidR="004773F9" w:rsidRPr="008C2B75">
        <w:rPr>
          <w:rFonts w:ascii="宋体" w:hAnsi="宋体"/>
        </w:rPr>
        <w:t>”</w:t>
      </w:r>
      <w:r>
        <w:t>，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w:t>
      </w:r>
      <w:r w:rsidR="004773F9">
        <w:rPr>
          <w:rFonts w:hint="eastAsia"/>
        </w:rPr>
        <w:t>“</w:t>
      </w:r>
      <w:r w:rsidR="008C2B75">
        <w:t>短期优先、长期补充、画像约束</w:t>
      </w:r>
      <w:r w:rsidR="004773F9" w:rsidRPr="008C2B75">
        <w:rPr>
          <w:rFonts w:ascii="宋体" w:hAnsi="宋体"/>
        </w:rPr>
        <w:t>”</w:t>
      </w:r>
      <w:r>
        <w:t>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346D9EE9" w:rsidR="00304B6A" w:rsidRDefault="00304B6A" w:rsidP="00304B6A">
      <w:pPr>
        <w:ind w:firstLine="21pt"/>
      </w:pPr>
      <w:r>
        <w:t>在实验验证层面，本文选用</w:t>
      </w:r>
      <w:ins w:id="0" w:author="nijian.15" w:date="2026-04-26T21:30:00Z">
        <w:r w:rsidR="00A55D22">
          <w:rPr>
            <w:rFonts w:hint="eastAsia"/>
          </w:rPr>
          <w:t>两类数据集：</w:t>
        </w:r>
      </w:ins>
      <w:r>
        <w:rPr>
          <w:rFonts w:hint="eastAsia"/>
        </w:rPr>
        <w:t>通</w:t>
      </w:r>
      <w:r>
        <w:t>用对话数据集</w:t>
      </w:r>
      <w:proofErr w:type="spellStart"/>
      <w:r>
        <w:t>LoCoMo</w:t>
      </w:r>
      <w:proofErr w:type="spellEnd"/>
      <w:r>
        <w:t>评估长期记忆召回效果</w:t>
      </w:r>
      <w:ins w:id="1" w:author="nijian.15" w:date="2026-04-26T21:30:00Z">
        <w:r w:rsidR="00A55D22">
          <w:rPr>
            <w:rFonts w:hint="eastAsia"/>
          </w:rPr>
          <w:t>，该数据评估本文提出</w:t>
        </w:r>
      </w:ins>
      <w:ins w:id="2" w:author="nijian.15" w:date="2026-04-26T21:32:00Z">
        <w:r w:rsidR="00A55D22">
          <w:rPr>
            <w:rFonts w:hint="eastAsia"/>
          </w:rPr>
          <w:t>的记忆召回</w:t>
        </w:r>
      </w:ins>
      <w:ins w:id="3" w:author="nijian.15" w:date="2026-04-26T21:30:00Z">
        <w:r w:rsidR="00A55D22">
          <w:rPr>
            <w:rFonts w:hint="eastAsia"/>
          </w:rPr>
          <w:t>方法的</w:t>
        </w:r>
      </w:ins>
      <w:ins w:id="4" w:author="nijian.15" w:date="2026-04-26T21:31:00Z">
        <w:r w:rsidR="00A55D22">
          <w:rPr>
            <w:rFonts w:hint="eastAsia"/>
          </w:rPr>
          <w:t>在通用领域的泛化性</w:t>
        </w:r>
      </w:ins>
      <w:ins w:id="5" w:author="nijian.15" w:date="2026-04-26T21:30:00Z">
        <w:r w:rsidR="00A55D22">
          <w:rPr>
            <w:rFonts w:hint="eastAsia"/>
          </w:rPr>
          <w:t>；另外由于缺乏</w:t>
        </w:r>
      </w:ins>
      <w:ins w:id="6" w:author="nijian.15" w:date="2026-04-26T21:31:00Z">
        <w:r w:rsidR="00A55D22">
          <w:rPr>
            <w:rFonts w:hint="eastAsia"/>
          </w:rPr>
          <w:t>领域对话数据，并且该类数据通常涉及敏感信息而不易获得，本文</w:t>
        </w:r>
      </w:ins>
      <w:del w:id="7" w:author="nijian.15" w:date="2026-04-26T21:30:00Z">
        <w:r w:rsidDel="00A55D22">
          <w:rPr>
            <w:rFonts w:hint="eastAsia"/>
          </w:rPr>
          <w:delText>，</w:delText>
        </w:r>
        <w:r w:rsidDel="00A55D22">
          <w:delText>并</w:delText>
        </w:r>
      </w:del>
      <w:r>
        <w:t>构建金融领域多轮对话评测集</w:t>
      </w:r>
      <w:proofErr w:type="spellStart"/>
      <w:r>
        <w:t>MemFinConv</w:t>
      </w:r>
      <w:proofErr w:type="spellEnd"/>
      <w:r>
        <w:t>，从上下文连续性、用户画像对齐度、风险提示覆盖率、内容合规性与决策辅助解释度五个维度</w:t>
      </w:r>
      <w:r>
        <w:lastRenderedPageBreak/>
        <w:t>建立评测体系。实验结果表明，本文提出的动态语境感知记忆表征方法在</w:t>
      </w:r>
      <w:ins w:id="8" w:author="nijian.15" w:date="2026-04-26T21:32:00Z">
        <w:r w:rsidR="00A55D22">
          <w:rPr>
            <w:rFonts w:hint="eastAsia"/>
          </w:rPr>
          <w:t>通用数据集上</w:t>
        </w:r>
      </w:ins>
      <w:r>
        <w:t>Recall@5</w:t>
      </w:r>
      <w:r>
        <w:t>指标上达到</w:t>
      </w:r>
      <w:r>
        <w:t>68%</w:t>
      </w:r>
      <w:r>
        <w:t>，相较单话语嵌入方法提升</w:t>
      </w:r>
      <w:r>
        <w:t>10%</w:t>
      </w:r>
      <w:r>
        <w:t>，相较固定窗口最优方案提升</w:t>
      </w:r>
      <w:r>
        <w:t>7%</w:t>
      </w:r>
      <w:r>
        <w:t>，且跨对话标准差下降约</w:t>
      </w:r>
      <w:r>
        <w:t>32%</w:t>
      </w:r>
      <w:r>
        <w:t>，表现出更强的稳定性与泛化能力。在</w:t>
      </w:r>
      <w:ins w:id="9" w:author="nijian.15" w:date="2026-04-26T21:32:00Z">
        <w:r w:rsidR="00A55D22">
          <w:rPr>
            <w:rFonts w:hint="eastAsia"/>
          </w:rPr>
          <w:t>本文提出的金融多轮对话评测集（</w:t>
        </w:r>
      </w:ins>
      <w:proofErr w:type="spellStart"/>
      <w:ins w:id="10" w:author="nijian.15" w:date="2026-04-26T21:33:00Z">
        <w:r w:rsidR="00A55D22">
          <w:t>MemFinConv</w:t>
        </w:r>
      </w:ins>
      <w:proofErr w:type="spellEnd"/>
      <w:ins w:id="11" w:author="nijian.15" w:date="2026-04-26T21:32:00Z">
        <w:r w:rsidR="00A55D22">
          <w:rPr>
            <w:rFonts w:hint="eastAsia"/>
          </w:rPr>
          <w:t>）</w:t>
        </w:r>
      </w:ins>
      <w:del w:id="12" w:author="nijian.15" w:date="2026-04-26T21:32:00Z">
        <w:r w:rsidDel="00A55D22">
          <w:rPr>
            <w:rFonts w:hint="eastAsia"/>
          </w:rPr>
          <w:delText>金</w:delText>
        </w:r>
        <w:r w:rsidDel="00A55D22">
          <w:delText>融场景多轮对话质量评测</w:delText>
        </w:r>
      </w:del>
      <w:ins w:id="13" w:author="nijian.15" w:date="2026-04-26T21:33:00Z">
        <w:r w:rsidR="00A55D22">
          <w:rPr>
            <w:rFonts w:hint="eastAsia"/>
          </w:rPr>
          <w:t>上</w:t>
        </w:r>
      </w:ins>
      <w:del w:id="14" w:author="nijian.15" w:date="2026-04-26T21:33:00Z">
        <w:r w:rsidDel="00A55D22">
          <w:delText>中</w:delText>
        </w:r>
      </w:del>
      <w:r>
        <w:t>，本文系统（</w:t>
      </w:r>
      <w:proofErr w:type="spellStart"/>
      <w:r>
        <w:t>MemFinRobot</w:t>
      </w:r>
      <w:proofErr w:type="spellEnd"/>
      <w:r>
        <w:t>）在用户画像对齐度、风险提示覆盖率、严格风险覆盖率、内容合规度及决策辅助解释度等关键指标上均显著优于对比方法，验证了记忆</w:t>
      </w:r>
      <w:r>
        <w:rPr>
          <w:rFonts w:hint="eastAsia"/>
        </w:rPr>
        <w:t>、</w:t>
      </w:r>
      <w:r>
        <w:t>工具</w:t>
      </w:r>
      <w:r>
        <w:rPr>
          <w:rFonts w:hint="eastAsia"/>
        </w:rPr>
        <w:t>、</w:t>
      </w:r>
      <w:r>
        <w:t>合规协同架构的有效性。</w:t>
      </w:r>
      <w:r w:rsidR="00785AA7">
        <w:rPr>
          <w:rFonts w:hint="eastAsia"/>
        </w:rPr>
        <w:t>本文提出的智能体系统</w:t>
      </w:r>
      <w:proofErr w:type="spellStart"/>
      <w:r w:rsidR="00785AA7">
        <w:t>MemFinRobot</w:t>
      </w:r>
      <w:proofErr w:type="spellEnd"/>
      <w:r w:rsidR="00785AA7">
        <w:rPr>
          <w:rFonts w:hint="eastAsia"/>
        </w:rPr>
        <w:t>和领域数据集</w:t>
      </w:r>
      <w:proofErr w:type="spellStart"/>
      <w:r w:rsidR="00DE16DE">
        <w:rPr>
          <w:rFonts w:hint="eastAsia"/>
        </w:rPr>
        <w:t>MemFinConv</w:t>
      </w:r>
      <w:proofErr w:type="spellEnd"/>
      <w:r w:rsidR="00785AA7">
        <w:rPr>
          <w:rFonts w:hint="eastAsia"/>
        </w:rPr>
        <w:t>均已经开源</w:t>
      </w:r>
      <w:r w:rsidR="00785AA7">
        <w:rPr>
          <w:rStyle w:val="afc"/>
        </w:rPr>
        <w:footnoteReference w:id="1"/>
      </w:r>
      <w:r w:rsidR="00785AA7">
        <w:rPr>
          <w:rFonts w:hint="eastAsia"/>
        </w:rPr>
        <w:t>。</w:t>
      </w:r>
    </w:p>
    <w:p w14:paraId="5958802D" w14:textId="2318D03D" w:rsidR="00304B6A" w:rsidRDefault="00304B6A" w:rsidP="00304B6A">
      <w:pPr>
        <w:ind w:firstLine="21pt"/>
      </w:pPr>
      <w:r>
        <w:t>在产品可行性分析层面，本文从成本收益角度论证了系统的经济合理性。测算结果表明，在年咨询量</w:t>
      </w:r>
      <w:r>
        <w:t>100</w:t>
      </w:r>
      <w:r>
        <w:t>万次的基准情境下，系统年度综合净增益可达</w:t>
      </w:r>
      <w:r>
        <w:t>175.75</w:t>
      </w:r>
      <w:r>
        <w:t>万元，投资回报率（</w:t>
      </w:r>
      <w:r>
        <w:t>ROI</w:t>
      </w:r>
      <w:r>
        <w:t>）为</w:t>
      </w:r>
      <w:r>
        <w:t>52.89%</w:t>
      </w:r>
      <w:r>
        <w:t>，并随业务规模扩张呈现显著规模经济效应。结合中国智能投顾市场</w:t>
      </w:r>
      <w:r w:rsidR="008C2B75">
        <w:t>”</w:t>
      </w:r>
      <w:r w:rsidR="008C2B75">
        <w:t>十亿美元级</w:t>
      </w:r>
      <w:r w:rsidR="008C2B75">
        <w:t>”</w:t>
      </w:r>
      <w:r>
        <w:t>的增长预期，本文提出的记忆增强型智能理财顾问智能体具备面向真实金融咨询场景进行试点部署的技术基础与商业价值。</w:t>
      </w:r>
    </w:p>
    <w:p w14:paraId="333A1A96" w14:textId="4FEAEB7A" w:rsidR="00304B6A" w:rsidRDefault="00304B6A" w:rsidP="00304B6A">
      <w:pPr>
        <w:ind w:firstLine="21pt"/>
      </w:pPr>
      <w:r>
        <w:t>本文的创新性主要体现在三个方面：一是提出面向多轮对话的动态语境感知长期记忆表征方法，将</w:t>
      </w:r>
      <w:r w:rsidR="008C2B75" w:rsidRPr="008C2B75">
        <w:rPr>
          <w:rFonts w:ascii="宋体" w:hAnsi="宋体" w:hint="eastAsia"/>
        </w:rPr>
        <w:t>“</w:t>
      </w:r>
      <w:r w:rsidR="008C2B75" w:rsidRPr="008C2B75">
        <w:rPr>
          <w:rFonts w:ascii="宋体" w:hAnsi="宋体"/>
        </w:rPr>
        <w:t>召回相似文本”</w:t>
      </w:r>
      <w:r>
        <w:t>升级为</w:t>
      </w:r>
      <w:r w:rsidR="008C2B75">
        <w:rPr>
          <w:rFonts w:hint="eastAsia"/>
        </w:rPr>
        <w:t>“</w:t>
      </w:r>
      <w:r>
        <w:t>维持可用认知状态</w:t>
      </w:r>
      <w:r w:rsidR="008C2B75">
        <w:rPr>
          <w:rFonts w:hint="eastAsia"/>
        </w:rPr>
        <w:t>”</w:t>
      </w:r>
      <w:r>
        <w:t>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cs="Times New Roman"/>
          <w:color w:val="000000"/>
        </w:rPr>
      </w:pPr>
      <w:r w:rsidRPr="00BE0970">
        <w:rPr>
          <w:rFonts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cs="Times New Roman"/>
          <w:color w:val="000000"/>
        </w:rPr>
      </w:pPr>
      <w:r w:rsidRPr="00BE0970">
        <w:rPr>
          <w:rFonts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cs="Times New Roman"/>
          <w:color w:val="000000"/>
        </w:rPr>
      </w:pPr>
      <w:r w:rsidRPr="00BE0970">
        <w:rPr>
          <w:rFonts w:cs="Times New Roman"/>
          <w:color w:val="000000"/>
        </w:rPr>
        <w:t>At the system architecture level, this paper proposes a</w:t>
      </w:r>
      <w:r>
        <w:rPr>
          <w:rStyle w:val="apple-converted-space"/>
          <w:rFonts w:cs="Times New Roman"/>
          <w:color w:val="000000"/>
        </w:rPr>
        <w:t xml:space="preserve"> </w:t>
      </w:r>
      <w:r w:rsidRPr="00BE0970">
        <w:rPr>
          <w:rStyle w:val="a9"/>
          <w:rFonts w:cs="Times New Roman"/>
          <w:b w:val="0"/>
          <w:bCs w:val="0"/>
          <w:color w:val="000000"/>
        </w:rPr>
        <w:t>dynamic context-aware long-term conversational memory representation method</w:t>
      </w:r>
      <w:r w:rsidRPr="00BE0970">
        <w:rPr>
          <w:rFonts w:cs="Times New Roman"/>
          <w:color w:val="000000"/>
        </w:rPr>
        <w:t>, and constructs a three-</w:t>
      </w:r>
      <w:r w:rsidRPr="00BE0970">
        <w:rPr>
          <w:rFonts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cs="Times New Roman"/>
          <w:color w:val="000000"/>
        </w:rPr>
        <w:t>explicitize</w:t>
      </w:r>
      <w:proofErr w:type="spellEnd"/>
      <w:r w:rsidRPr="00BE0970">
        <w:rPr>
          <w:rFonts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43734C7D"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experimental verification level, this paper adopts the general conversational dataset </w:t>
      </w:r>
      <w:proofErr w:type="spellStart"/>
      <w:r w:rsidRPr="00BE0970">
        <w:rPr>
          <w:rFonts w:cs="Times New Roman"/>
          <w:color w:val="000000"/>
        </w:rPr>
        <w:t>LoCoMo</w:t>
      </w:r>
      <w:proofErr w:type="spellEnd"/>
      <w:r w:rsidRPr="00BE0970">
        <w:rPr>
          <w:rFonts w:cs="Times New Roman"/>
          <w:color w:val="000000"/>
        </w:rPr>
        <w:t xml:space="preserve"> to evaluate long-term memory retrieval performance, and constructs </w:t>
      </w:r>
      <w:proofErr w:type="spellStart"/>
      <w:r w:rsidRPr="00BE0970">
        <w:rPr>
          <w:rFonts w:cs="Times New Roman"/>
          <w:color w:val="000000"/>
        </w:rPr>
        <w:t>MemFinConv</w:t>
      </w:r>
      <w:proofErr w:type="spellEnd"/>
      <w:r w:rsidRPr="00BE0970">
        <w:rPr>
          <w:rFonts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cs="Times New Roman"/>
          <w:color w:val="000000"/>
        </w:rPr>
        <w:t>MemFinRobot</w:t>
      </w:r>
      <w:proofErr w:type="spellEnd"/>
      <w:r w:rsidRPr="00BE0970">
        <w:rPr>
          <w:rFonts w:cs="Times New Roman"/>
          <w:color w:val="000000"/>
        </w:rPr>
        <w:t>) significantly outperforms comparative methods on key indicators including user profile alignment, risk disclosure coverage, strict risk coverage, content compliance</w:t>
      </w:r>
      <w:r w:rsidR="007D345B">
        <w:rPr>
          <w:rFonts w:cs="Times New Roman"/>
          <w:color w:val="000000"/>
        </w:rPr>
        <w:t xml:space="preserve"> </w:t>
      </w:r>
      <w:r w:rsidRPr="00BE0970">
        <w:rPr>
          <w:rFonts w:cs="Times New Roman"/>
          <w:color w:val="000000"/>
        </w:rPr>
        <w:t>and decision support interpretability, verifying the effectiveness of the memory–tool–compliance collaborative architecture.</w:t>
      </w:r>
    </w:p>
    <w:p w14:paraId="191080B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product feasibility analysis level, this paper demonstrates the economic rationality of the system from the perspective of cost–benefit analysis. The </w:t>
      </w:r>
      <w:r w:rsidRPr="00BE0970">
        <w:rPr>
          <w:rFonts w:cs="Times New Roman"/>
          <w:color w:val="000000"/>
        </w:rPr>
        <w:lastRenderedPageBreak/>
        <w:t>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cs="Times New Roman"/>
          <w:color w:val="000000"/>
        </w:rPr>
      </w:pPr>
      <w:r w:rsidRPr="00BE0970">
        <w:rPr>
          <w:rFonts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cs="Times New Roman"/>
          <w:color w:val="000000"/>
        </w:rPr>
      </w:pPr>
      <w:r w:rsidRPr="00BE0970">
        <w:rPr>
          <w:rFonts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Third, a reproducible evaluation system and dataset construction method for financial multi-turn conversations are proposed, establishing </w:t>
      </w:r>
      <w:proofErr w:type="gramStart"/>
      <w:r w:rsidRPr="00BE0970">
        <w:rPr>
          <w:rFonts w:cs="Times New Roman"/>
          <w:color w:val="000000"/>
        </w:rPr>
        <w:t>a</w:t>
      </w:r>
      <w:proofErr w:type="gramEnd"/>
      <w:r w:rsidRPr="00BE0970">
        <w:rPr>
          <w:rFonts w:cs="Times New Roman"/>
          <w:color w:val="000000"/>
        </w:rPr>
        <w:t xml:space="preserve"> evaluable, </w:t>
      </w:r>
      <w:proofErr w:type="spellStart"/>
      <w:r w:rsidRPr="00BE0970">
        <w:rPr>
          <w:rFonts w:cs="Times New Roman"/>
          <w:color w:val="000000"/>
        </w:rPr>
        <w:t>iterable</w:t>
      </w:r>
      <w:proofErr w:type="spellEnd"/>
      <w:r w:rsidRPr="00BE0970">
        <w:rPr>
          <w:rFonts w:cs="Times New Roman"/>
          <w:color w:val="000000"/>
        </w:rPr>
        <w:t xml:space="preserve"> and deliverable technical closed loop.</w:t>
      </w:r>
    </w:p>
    <w:p w14:paraId="13C1B781" w14:textId="4F38AC75" w:rsidR="00871127" w:rsidRDefault="00BE0970" w:rsidP="00BE0970">
      <w:pPr>
        <w:spacing w:line="18pt" w:lineRule="atLeast"/>
        <w:ind w:firstLine="21pt"/>
        <w:rPr>
          <w:rFonts w:cs="Times New Roman"/>
          <w:color w:val="000000"/>
        </w:rPr>
      </w:pPr>
      <w:r w:rsidRPr="00BE0970">
        <w:rPr>
          <w:rFonts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cs="Times New Roman"/>
          <w:color w:val="000000"/>
        </w:rPr>
      </w:pPr>
    </w:p>
    <w:p w14:paraId="57769D5E" w14:textId="2ED5AAF4" w:rsidR="00BE0970" w:rsidRPr="00BE0970" w:rsidRDefault="00BE0970" w:rsidP="00BE0970">
      <w:pPr>
        <w:spacing w:line="18pt" w:lineRule="atLeast"/>
        <w:ind w:firstLine="21pt"/>
        <w:rPr>
          <w:rFonts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cs="Times New Roman"/>
        </w:rPr>
        <w:t>.</w:t>
      </w:r>
    </w:p>
    <w:p w14:paraId="64C642C2" w14:textId="77777777" w:rsidR="00704A41"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24FBF1B5" w14:textId="7E9CD079" w:rsidR="00704A41" w:rsidRDefault="00000000" w:rsidP="009A69DA">
      <w:pPr>
        <w:pStyle w:val="14"/>
        <w:rPr>
          <w:rFonts w:asciiTheme="minorHAnsi" w:eastAsiaTheme="minorEastAsia" w:hAnsiTheme="minorHAnsi" w:cstheme="minorBidi"/>
          <w:kern w:val="2"/>
          <w:sz w:val="22"/>
          <w14:ligatures w14:val="standardContextual"/>
        </w:rPr>
      </w:pPr>
      <w:hyperlink w:anchor="_Toc224431568" w:history="1">
        <w:r w:rsidR="00704A41" w:rsidRPr="005E54AD">
          <w:rPr>
            <w:rStyle w:val="ac"/>
          </w:rPr>
          <w:t>第</w:t>
        </w:r>
        <w:r w:rsidR="00704A41" w:rsidRPr="005E54AD">
          <w:rPr>
            <w:rStyle w:val="ac"/>
          </w:rPr>
          <w:t>1</w:t>
        </w:r>
        <w:r w:rsidR="00704A41" w:rsidRPr="005E54AD">
          <w:rPr>
            <w:rStyle w:val="ac"/>
          </w:rPr>
          <w:t>章</w:t>
        </w:r>
        <w:r w:rsidR="00704A41" w:rsidRPr="005E54AD">
          <w:rPr>
            <w:rStyle w:val="ac"/>
          </w:rPr>
          <w:t xml:space="preserve"> </w:t>
        </w:r>
        <w:r w:rsidR="00704A41" w:rsidRPr="005E54AD">
          <w:rPr>
            <w:rStyle w:val="ac"/>
          </w:rPr>
          <w:t>绪论</w:t>
        </w:r>
        <w:r w:rsidR="00704A41">
          <w:rPr>
            <w:webHidden/>
          </w:rPr>
          <w:tab/>
        </w:r>
        <w:r w:rsidR="00704A41">
          <w:rPr>
            <w:webHidden/>
          </w:rPr>
          <w:fldChar w:fldCharType="begin"/>
        </w:r>
        <w:r w:rsidR="00704A41">
          <w:rPr>
            <w:webHidden/>
          </w:rPr>
          <w:instrText xml:space="preserve"> PAGEREF _Toc224431568 \h </w:instrText>
        </w:r>
        <w:r w:rsidR="00704A41">
          <w:rPr>
            <w:webHidden/>
          </w:rPr>
        </w:r>
        <w:r w:rsidR="00704A41">
          <w:rPr>
            <w:webHidden/>
          </w:rPr>
          <w:fldChar w:fldCharType="separate"/>
        </w:r>
        <w:r w:rsidR="00704A41">
          <w:rPr>
            <w:webHidden/>
          </w:rPr>
          <w:t>1</w:t>
        </w:r>
        <w:r w:rsidR="00704A41">
          <w:rPr>
            <w:webHidden/>
          </w:rPr>
          <w:fldChar w:fldCharType="end"/>
        </w:r>
      </w:hyperlink>
    </w:p>
    <w:p w14:paraId="70746F70" w14:textId="749ECF4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69" w:history="1">
        <w:r w:rsidR="00704A41" w:rsidRPr="005E54AD">
          <w:rPr>
            <w:rStyle w:val="ac"/>
          </w:rPr>
          <w:t xml:space="preserve">1.1 </w:t>
        </w:r>
        <w:r w:rsidR="00704A41" w:rsidRPr="005E54AD">
          <w:rPr>
            <w:rStyle w:val="ac"/>
          </w:rPr>
          <w:t>研究背景</w:t>
        </w:r>
        <w:r w:rsidR="00704A41">
          <w:rPr>
            <w:webHidden/>
          </w:rPr>
          <w:tab/>
        </w:r>
        <w:r w:rsidR="00704A41">
          <w:rPr>
            <w:webHidden/>
          </w:rPr>
          <w:fldChar w:fldCharType="begin"/>
        </w:r>
        <w:r w:rsidR="00704A41">
          <w:rPr>
            <w:webHidden/>
          </w:rPr>
          <w:instrText xml:space="preserve"> PAGEREF _Toc224431569 \h </w:instrText>
        </w:r>
        <w:r w:rsidR="00704A41">
          <w:rPr>
            <w:webHidden/>
          </w:rPr>
        </w:r>
        <w:r w:rsidR="00704A41">
          <w:rPr>
            <w:webHidden/>
          </w:rPr>
          <w:fldChar w:fldCharType="separate"/>
        </w:r>
        <w:r w:rsidR="00704A41">
          <w:rPr>
            <w:webHidden/>
          </w:rPr>
          <w:t>1</w:t>
        </w:r>
        <w:r w:rsidR="00704A41">
          <w:rPr>
            <w:webHidden/>
          </w:rPr>
          <w:fldChar w:fldCharType="end"/>
        </w:r>
      </w:hyperlink>
    </w:p>
    <w:p w14:paraId="3DE40EDA" w14:textId="62322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0" w:history="1">
        <w:r w:rsidR="00704A41" w:rsidRPr="005E54AD">
          <w:rPr>
            <w:rStyle w:val="ac"/>
          </w:rPr>
          <w:t xml:space="preserve">1.2 </w:t>
        </w:r>
        <w:r w:rsidR="00704A41" w:rsidRPr="005E54AD">
          <w:rPr>
            <w:rStyle w:val="ac"/>
          </w:rPr>
          <w:t>研究意义</w:t>
        </w:r>
        <w:r w:rsidR="00704A41">
          <w:rPr>
            <w:webHidden/>
          </w:rPr>
          <w:tab/>
        </w:r>
        <w:r w:rsidR="00704A41">
          <w:rPr>
            <w:webHidden/>
          </w:rPr>
          <w:fldChar w:fldCharType="begin"/>
        </w:r>
        <w:r w:rsidR="00704A41">
          <w:rPr>
            <w:webHidden/>
          </w:rPr>
          <w:instrText xml:space="preserve"> PAGEREF _Toc224431570 \h </w:instrText>
        </w:r>
        <w:r w:rsidR="00704A41">
          <w:rPr>
            <w:webHidden/>
          </w:rPr>
        </w:r>
        <w:r w:rsidR="00704A41">
          <w:rPr>
            <w:webHidden/>
          </w:rPr>
          <w:fldChar w:fldCharType="separate"/>
        </w:r>
        <w:r w:rsidR="00704A41">
          <w:rPr>
            <w:webHidden/>
          </w:rPr>
          <w:t>2</w:t>
        </w:r>
        <w:r w:rsidR="00704A41">
          <w:rPr>
            <w:webHidden/>
          </w:rPr>
          <w:fldChar w:fldCharType="end"/>
        </w:r>
      </w:hyperlink>
    </w:p>
    <w:p w14:paraId="711AA213" w14:textId="399ADDC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1" w:history="1">
        <w:r w:rsidR="00704A41" w:rsidRPr="005E54AD">
          <w:rPr>
            <w:rStyle w:val="ac"/>
          </w:rPr>
          <w:t xml:space="preserve">1.2.1 </w:t>
        </w:r>
        <w:r w:rsidR="00704A41" w:rsidRPr="005E54AD">
          <w:rPr>
            <w:rStyle w:val="ac"/>
          </w:rPr>
          <w:t>理论意义</w:t>
        </w:r>
        <w:r w:rsidR="00704A41">
          <w:rPr>
            <w:webHidden/>
          </w:rPr>
          <w:tab/>
        </w:r>
        <w:r w:rsidR="00704A41">
          <w:rPr>
            <w:webHidden/>
          </w:rPr>
          <w:fldChar w:fldCharType="begin"/>
        </w:r>
        <w:r w:rsidR="00704A41">
          <w:rPr>
            <w:webHidden/>
          </w:rPr>
          <w:instrText xml:space="preserve"> PAGEREF _Toc224431571 \h </w:instrText>
        </w:r>
        <w:r w:rsidR="00704A41">
          <w:rPr>
            <w:webHidden/>
          </w:rPr>
        </w:r>
        <w:r w:rsidR="00704A41">
          <w:rPr>
            <w:webHidden/>
          </w:rPr>
          <w:fldChar w:fldCharType="separate"/>
        </w:r>
        <w:r w:rsidR="00704A41">
          <w:rPr>
            <w:webHidden/>
          </w:rPr>
          <w:t>2</w:t>
        </w:r>
        <w:r w:rsidR="00704A41">
          <w:rPr>
            <w:webHidden/>
          </w:rPr>
          <w:fldChar w:fldCharType="end"/>
        </w:r>
      </w:hyperlink>
    </w:p>
    <w:p w14:paraId="25C8ADC9" w14:textId="59F0B59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2" w:history="1">
        <w:r w:rsidR="00704A41" w:rsidRPr="005E54AD">
          <w:rPr>
            <w:rStyle w:val="ac"/>
          </w:rPr>
          <w:t xml:space="preserve">1.2.2 </w:t>
        </w:r>
        <w:r w:rsidR="00704A41" w:rsidRPr="005E54AD">
          <w:rPr>
            <w:rStyle w:val="ac"/>
          </w:rPr>
          <w:t>实践意义</w:t>
        </w:r>
        <w:r w:rsidR="00704A41">
          <w:rPr>
            <w:webHidden/>
          </w:rPr>
          <w:tab/>
        </w:r>
        <w:r w:rsidR="00704A41">
          <w:rPr>
            <w:webHidden/>
          </w:rPr>
          <w:fldChar w:fldCharType="begin"/>
        </w:r>
        <w:r w:rsidR="00704A41">
          <w:rPr>
            <w:webHidden/>
          </w:rPr>
          <w:instrText xml:space="preserve"> PAGEREF _Toc224431572 \h </w:instrText>
        </w:r>
        <w:r w:rsidR="00704A41">
          <w:rPr>
            <w:webHidden/>
          </w:rPr>
        </w:r>
        <w:r w:rsidR="00704A41">
          <w:rPr>
            <w:webHidden/>
          </w:rPr>
          <w:fldChar w:fldCharType="separate"/>
        </w:r>
        <w:r w:rsidR="00704A41">
          <w:rPr>
            <w:webHidden/>
          </w:rPr>
          <w:t>3</w:t>
        </w:r>
        <w:r w:rsidR="00704A41">
          <w:rPr>
            <w:webHidden/>
          </w:rPr>
          <w:fldChar w:fldCharType="end"/>
        </w:r>
      </w:hyperlink>
    </w:p>
    <w:p w14:paraId="1EBFCDAA" w14:textId="45489833"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3" w:history="1">
        <w:r w:rsidR="00704A41" w:rsidRPr="005E54AD">
          <w:rPr>
            <w:rStyle w:val="ac"/>
          </w:rPr>
          <w:t xml:space="preserve">1.3 </w:t>
        </w:r>
        <w:r w:rsidR="00704A41" w:rsidRPr="005E54AD">
          <w:rPr>
            <w:rStyle w:val="ac"/>
          </w:rPr>
          <w:t>技术路线与创新点</w:t>
        </w:r>
        <w:r w:rsidR="00704A41">
          <w:rPr>
            <w:webHidden/>
          </w:rPr>
          <w:tab/>
        </w:r>
        <w:r w:rsidR="00704A41">
          <w:rPr>
            <w:webHidden/>
          </w:rPr>
          <w:fldChar w:fldCharType="begin"/>
        </w:r>
        <w:r w:rsidR="00704A41">
          <w:rPr>
            <w:webHidden/>
          </w:rPr>
          <w:instrText xml:space="preserve"> PAGEREF _Toc224431573 \h </w:instrText>
        </w:r>
        <w:r w:rsidR="00704A41">
          <w:rPr>
            <w:webHidden/>
          </w:rPr>
        </w:r>
        <w:r w:rsidR="00704A41">
          <w:rPr>
            <w:webHidden/>
          </w:rPr>
          <w:fldChar w:fldCharType="separate"/>
        </w:r>
        <w:r w:rsidR="00704A41">
          <w:rPr>
            <w:webHidden/>
          </w:rPr>
          <w:t>4</w:t>
        </w:r>
        <w:r w:rsidR="00704A41">
          <w:rPr>
            <w:webHidden/>
          </w:rPr>
          <w:fldChar w:fldCharType="end"/>
        </w:r>
      </w:hyperlink>
    </w:p>
    <w:p w14:paraId="3F41BDD6" w14:textId="60E88EC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4" w:history="1">
        <w:r w:rsidR="00704A41" w:rsidRPr="005E54AD">
          <w:rPr>
            <w:rStyle w:val="ac"/>
          </w:rPr>
          <w:t xml:space="preserve">1.3.1 </w:t>
        </w:r>
        <w:r w:rsidR="00704A41" w:rsidRPr="005E54AD">
          <w:rPr>
            <w:rStyle w:val="ac"/>
          </w:rPr>
          <w:t>技术路线</w:t>
        </w:r>
        <w:r w:rsidR="00704A41">
          <w:rPr>
            <w:webHidden/>
          </w:rPr>
          <w:tab/>
        </w:r>
        <w:r w:rsidR="00704A41">
          <w:rPr>
            <w:webHidden/>
          </w:rPr>
          <w:fldChar w:fldCharType="begin"/>
        </w:r>
        <w:r w:rsidR="00704A41">
          <w:rPr>
            <w:webHidden/>
          </w:rPr>
          <w:instrText xml:space="preserve"> PAGEREF _Toc224431574 \h </w:instrText>
        </w:r>
        <w:r w:rsidR="00704A41">
          <w:rPr>
            <w:webHidden/>
          </w:rPr>
        </w:r>
        <w:r w:rsidR="00704A41">
          <w:rPr>
            <w:webHidden/>
          </w:rPr>
          <w:fldChar w:fldCharType="separate"/>
        </w:r>
        <w:r w:rsidR="00704A41">
          <w:rPr>
            <w:webHidden/>
          </w:rPr>
          <w:t>4</w:t>
        </w:r>
        <w:r w:rsidR="00704A41">
          <w:rPr>
            <w:webHidden/>
          </w:rPr>
          <w:fldChar w:fldCharType="end"/>
        </w:r>
      </w:hyperlink>
    </w:p>
    <w:p w14:paraId="581C94BB" w14:textId="2934ABB0"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5" w:history="1">
        <w:r w:rsidR="00704A41" w:rsidRPr="005E54AD">
          <w:rPr>
            <w:rStyle w:val="ac"/>
          </w:rPr>
          <w:t xml:space="preserve">1.3.2 </w:t>
        </w:r>
        <w:r w:rsidR="00704A41" w:rsidRPr="005E54AD">
          <w:rPr>
            <w:rStyle w:val="ac"/>
          </w:rPr>
          <w:t>创新点</w:t>
        </w:r>
        <w:r w:rsidR="00704A41">
          <w:rPr>
            <w:webHidden/>
          </w:rPr>
          <w:tab/>
        </w:r>
        <w:r w:rsidR="00704A41">
          <w:rPr>
            <w:webHidden/>
          </w:rPr>
          <w:fldChar w:fldCharType="begin"/>
        </w:r>
        <w:r w:rsidR="00704A41">
          <w:rPr>
            <w:webHidden/>
          </w:rPr>
          <w:instrText xml:space="preserve"> PAGEREF _Toc224431575 \h </w:instrText>
        </w:r>
        <w:r w:rsidR="00704A41">
          <w:rPr>
            <w:webHidden/>
          </w:rPr>
        </w:r>
        <w:r w:rsidR="00704A41">
          <w:rPr>
            <w:webHidden/>
          </w:rPr>
          <w:fldChar w:fldCharType="separate"/>
        </w:r>
        <w:r w:rsidR="00704A41">
          <w:rPr>
            <w:webHidden/>
          </w:rPr>
          <w:t>6</w:t>
        </w:r>
        <w:r w:rsidR="00704A41">
          <w:rPr>
            <w:webHidden/>
          </w:rPr>
          <w:fldChar w:fldCharType="end"/>
        </w:r>
      </w:hyperlink>
    </w:p>
    <w:p w14:paraId="5B82A98A" w14:textId="18F8C451" w:rsidR="00704A41" w:rsidRDefault="00000000" w:rsidP="009A69DA">
      <w:pPr>
        <w:pStyle w:val="14"/>
        <w:rPr>
          <w:rFonts w:asciiTheme="minorHAnsi" w:eastAsiaTheme="minorEastAsia" w:hAnsiTheme="minorHAnsi" w:cstheme="minorBidi"/>
          <w:kern w:val="2"/>
          <w:sz w:val="22"/>
          <w14:ligatures w14:val="standardContextual"/>
        </w:rPr>
      </w:pPr>
      <w:hyperlink w:anchor="_Toc224431576" w:history="1">
        <w:r w:rsidR="00704A41" w:rsidRPr="005E54AD">
          <w:rPr>
            <w:rStyle w:val="ac"/>
          </w:rPr>
          <w:t>第</w:t>
        </w:r>
        <w:r w:rsidR="00704A41" w:rsidRPr="005E54AD">
          <w:rPr>
            <w:rStyle w:val="ac"/>
          </w:rPr>
          <w:t>2</w:t>
        </w:r>
        <w:r w:rsidR="00704A41" w:rsidRPr="005E54AD">
          <w:rPr>
            <w:rStyle w:val="ac"/>
          </w:rPr>
          <w:t>章</w:t>
        </w:r>
        <w:r w:rsidR="00704A41" w:rsidRPr="005E54AD">
          <w:rPr>
            <w:rStyle w:val="ac"/>
          </w:rPr>
          <w:t xml:space="preserve"> </w:t>
        </w:r>
        <w:r w:rsidR="00704A41" w:rsidRPr="005E54AD">
          <w:rPr>
            <w:rStyle w:val="ac"/>
          </w:rPr>
          <w:t>研究现状</w:t>
        </w:r>
        <w:r w:rsidR="00704A41">
          <w:rPr>
            <w:webHidden/>
          </w:rPr>
          <w:tab/>
        </w:r>
        <w:r w:rsidR="00704A41">
          <w:rPr>
            <w:webHidden/>
          </w:rPr>
          <w:fldChar w:fldCharType="begin"/>
        </w:r>
        <w:r w:rsidR="00704A41">
          <w:rPr>
            <w:webHidden/>
          </w:rPr>
          <w:instrText xml:space="preserve"> PAGEREF _Toc224431576 \h </w:instrText>
        </w:r>
        <w:r w:rsidR="00704A41">
          <w:rPr>
            <w:webHidden/>
          </w:rPr>
        </w:r>
        <w:r w:rsidR="00704A41">
          <w:rPr>
            <w:webHidden/>
          </w:rPr>
          <w:fldChar w:fldCharType="separate"/>
        </w:r>
        <w:r w:rsidR="00704A41">
          <w:rPr>
            <w:webHidden/>
          </w:rPr>
          <w:t>7</w:t>
        </w:r>
        <w:r w:rsidR="00704A41">
          <w:rPr>
            <w:webHidden/>
          </w:rPr>
          <w:fldChar w:fldCharType="end"/>
        </w:r>
      </w:hyperlink>
    </w:p>
    <w:p w14:paraId="3EAF0AA5" w14:textId="25E4B03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7" w:history="1">
        <w:r w:rsidR="00704A41" w:rsidRPr="005E54AD">
          <w:rPr>
            <w:rStyle w:val="ac"/>
            <w:rFonts w:ascii="-webkit-standard" w:hAnsi="-webkit-standard"/>
          </w:rPr>
          <w:t xml:space="preserve">2.1 </w:t>
        </w:r>
        <w:r w:rsidR="00704A41" w:rsidRPr="005E54AD">
          <w:rPr>
            <w:rStyle w:val="ac"/>
            <w:rFonts w:ascii="-webkit-standard" w:hAnsi="-webkit-standard"/>
          </w:rPr>
          <w:t>多轮对话智能体的发展与局限</w:t>
        </w:r>
        <w:r w:rsidR="00704A41">
          <w:rPr>
            <w:webHidden/>
          </w:rPr>
          <w:tab/>
        </w:r>
        <w:r w:rsidR="00704A41">
          <w:rPr>
            <w:webHidden/>
          </w:rPr>
          <w:fldChar w:fldCharType="begin"/>
        </w:r>
        <w:r w:rsidR="00704A41">
          <w:rPr>
            <w:webHidden/>
          </w:rPr>
          <w:instrText xml:space="preserve"> PAGEREF _Toc224431577 \h </w:instrText>
        </w:r>
        <w:r w:rsidR="00704A41">
          <w:rPr>
            <w:webHidden/>
          </w:rPr>
        </w:r>
        <w:r w:rsidR="00704A41">
          <w:rPr>
            <w:webHidden/>
          </w:rPr>
          <w:fldChar w:fldCharType="separate"/>
        </w:r>
        <w:r w:rsidR="00704A41">
          <w:rPr>
            <w:webHidden/>
          </w:rPr>
          <w:t>7</w:t>
        </w:r>
        <w:r w:rsidR="00704A41">
          <w:rPr>
            <w:webHidden/>
          </w:rPr>
          <w:fldChar w:fldCharType="end"/>
        </w:r>
      </w:hyperlink>
    </w:p>
    <w:p w14:paraId="5C382AEA" w14:textId="06CFBE6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8" w:history="1">
        <w:r w:rsidR="00704A41" w:rsidRPr="005E54AD">
          <w:rPr>
            <w:rStyle w:val="ac"/>
          </w:rPr>
          <w:t xml:space="preserve">2.1.1 </w:t>
        </w:r>
        <w:r w:rsidR="00704A41" w:rsidRPr="005E54AD">
          <w:rPr>
            <w:rStyle w:val="ac"/>
          </w:rPr>
          <w:t>大语言模型在多轮对话中的能力边界</w:t>
        </w:r>
        <w:r w:rsidR="00704A41">
          <w:rPr>
            <w:webHidden/>
          </w:rPr>
          <w:tab/>
        </w:r>
        <w:r w:rsidR="00704A41">
          <w:rPr>
            <w:webHidden/>
          </w:rPr>
          <w:fldChar w:fldCharType="begin"/>
        </w:r>
        <w:r w:rsidR="00704A41">
          <w:rPr>
            <w:webHidden/>
          </w:rPr>
          <w:instrText xml:space="preserve"> PAGEREF _Toc224431578 \h </w:instrText>
        </w:r>
        <w:r w:rsidR="00704A41">
          <w:rPr>
            <w:webHidden/>
          </w:rPr>
        </w:r>
        <w:r w:rsidR="00704A41">
          <w:rPr>
            <w:webHidden/>
          </w:rPr>
          <w:fldChar w:fldCharType="separate"/>
        </w:r>
        <w:r w:rsidR="00704A41">
          <w:rPr>
            <w:webHidden/>
          </w:rPr>
          <w:t>7</w:t>
        </w:r>
        <w:r w:rsidR="00704A41">
          <w:rPr>
            <w:webHidden/>
          </w:rPr>
          <w:fldChar w:fldCharType="end"/>
        </w:r>
      </w:hyperlink>
    </w:p>
    <w:p w14:paraId="71D33E14" w14:textId="43C91EB9" w:rsidR="00704A41" w:rsidRDefault="00000000" w:rsidP="000B38D4">
      <w:pPr>
        <w:pStyle w:val="TOC3"/>
        <w:tabs>
          <w:tab w:val="end" w:leader="dot" w:pos="396.30pt"/>
        </w:tabs>
        <w:spacing w:line="20pt" w:lineRule="exact"/>
        <w:rPr>
          <w:rFonts w:asciiTheme="minorHAnsi" w:eastAsiaTheme="minorEastAsia" w:hAnsiTheme="minorHAnsi" w:cstheme="minorBidi"/>
          <w:i w:val="0"/>
          <w:iCs w:val="0"/>
          <w:noProof/>
          <w:kern w:val="2"/>
          <w:sz w:val="22"/>
          <w14:ligatures w14:val="standardContextual"/>
        </w:rPr>
      </w:pPr>
      <w:hyperlink w:anchor="_Toc224431579" w:history="1">
        <w:r w:rsidR="00704A41" w:rsidRPr="005E54AD">
          <w:rPr>
            <w:rStyle w:val="ac"/>
            <w:noProof/>
          </w:rPr>
          <w:t>2</w:t>
        </w:r>
        <w:r w:rsidR="00704A41" w:rsidRPr="00660FDF">
          <w:rPr>
            <w:rStyle w:val="ac"/>
            <w:rFonts w:eastAsia="宋体"/>
            <w:i w:val="0"/>
            <w:iCs w:val="0"/>
            <w:noProof/>
            <w:sz w:val="24"/>
          </w:rPr>
          <w:t xml:space="preserve">.1.2 </w:t>
        </w:r>
        <w:r w:rsidR="00704A41" w:rsidRPr="00660FDF">
          <w:rPr>
            <w:rStyle w:val="ac"/>
            <w:rFonts w:eastAsia="宋体"/>
            <w:i w:val="0"/>
            <w:iCs w:val="0"/>
            <w:noProof/>
            <w:sz w:val="24"/>
          </w:rPr>
          <w:t>智能体架构的发展</w:t>
        </w:r>
        <w:r w:rsidR="00704A41" w:rsidRPr="00660FDF">
          <w:rPr>
            <w:rStyle w:val="ac"/>
            <w:rFonts w:eastAsia="宋体"/>
            <w:i w:val="0"/>
            <w:iCs w:val="0"/>
            <w:webHidden/>
            <w:sz w:val="24"/>
          </w:rPr>
          <w:tab/>
        </w:r>
        <w:r w:rsidR="00704A41" w:rsidRPr="00660FDF">
          <w:rPr>
            <w:rStyle w:val="ac"/>
            <w:rFonts w:eastAsia="宋体"/>
            <w:i w:val="0"/>
            <w:iCs w:val="0"/>
            <w:webHidden/>
            <w:sz w:val="24"/>
          </w:rPr>
          <w:fldChar w:fldCharType="begin"/>
        </w:r>
        <w:r w:rsidR="00704A41" w:rsidRPr="00660FDF">
          <w:rPr>
            <w:rStyle w:val="ac"/>
            <w:rFonts w:eastAsia="宋体"/>
            <w:i w:val="0"/>
            <w:iCs w:val="0"/>
            <w:webHidden/>
            <w:sz w:val="24"/>
          </w:rPr>
          <w:instrText xml:space="preserve"> PAGEREF _Toc224431579 \h </w:instrText>
        </w:r>
        <w:r w:rsidR="00704A41" w:rsidRPr="00660FDF">
          <w:rPr>
            <w:rStyle w:val="ac"/>
            <w:rFonts w:eastAsia="宋体"/>
            <w:i w:val="0"/>
            <w:iCs w:val="0"/>
            <w:webHidden/>
            <w:sz w:val="24"/>
          </w:rPr>
        </w:r>
        <w:r w:rsidR="00704A41" w:rsidRPr="00660FDF">
          <w:rPr>
            <w:rStyle w:val="ac"/>
            <w:rFonts w:eastAsia="宋体"/>
            <w:i w:val="0"/>
            <w:iCs w:val="0"/>
            <w:webHidden/>
            <w:sz w:val="24"/>
          </w:rPr>
          <w:fldChar w:fldCharType="separate"/>
        </w:r>
        <w:r w:rsidR="00704A41" w:rsidRPr="00660FDF">
          <w:rPr>
            <w:rStyle w:val="ac"/>
            <w:rFonts w:eastAsia="宋体"/>
            <w:i w:val="0"/>
            <w:iCs w:val="0"/>
            <w:webHidden/>
            <w:sz w:val="24"/>
          </w:rPr>
          <w:t>8</w:t>
        </w:r>
        <w:r w:rsidR="00704A41" w:rsidRPr="00660FDF">
          <w:rPr>
            <w:rStyle w:val="ac"/>
            <w:rFonts w:eastAsia="宋体"/>
            <w:i w:val="0"/>
            <w:iCs w:val="0"/>
            <w:webHidden/>
            <w:sz w:val="24"/>
          </w:rPr>
          <w:fldChar w:fldCharType="end"/>
        </w:r>
      </w:hyperlink>
    </w:p>
    <w:p w14:paraId="500174C2" w14:textId="136AA185"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0" w:history="1">
        <w:r w:rsidR="00704A41" w:rsidRPr="005E54AD">
          <w:rPr>
            <w:rStyle w:val="ac"/>
          </w:rPr>
          <w:t xml:space="preserve">2.2 </w:t>
        </w:r>
        <w:r w:rsidR="00704A41" w:rsidRPr="005E54AD">
          <w:rPr>
            <w:rStyle w:val="ac"/>
          </w:rPr>
          <w:t>智能体记忆机制研究</w:t>
        </w:r>
        <w:r w:rsidR="00704A41">
          <w:rPr>
            <w:webHidden/>
          </w:rPr>
          <w:tab/>
        </w:r>
        <w:r w:rsidR="00704A41">
          <w:rPr>
            <w:webHidden/>
          </w:rPr>
          <w:fldChar w:fldCharType="begin"/>
        </w:r>
        <w:r w:rsidR="00704A41">
          <w:rPr>
            <w:webHidden/>
          </w:rPr>
          <w:instrText xml:space="preserve"> PAGEREF _Toc224431580 \h </w:instrText>
        </w:r>
        <w:r w:rsidR="00704A41">
          <w:rPr>
            <w:webHidden/>
          </w:rPr>
        </w:r>
        <w:r w:rsidR="00704A41">
          <w:rPr>
            <w:webHidden/>
          </w:rPr>
          <w:fldChar w:fldCharType="separate"/>
        </w:r>
        <w:r w:rsidR="00704A41">
          <w:rPr>
            <w:webHidden/>
          </w:rPr>
          <w:t>9</w:t>
        </w:r>
        <w:r w:rsidR="00704A41">
          <w:rPr>
            <w:webHidden/>
          </w:rPr>
          <w:fldChar w:fldCharType="end"/>
        </w:r>
      </w:hyperlink>
    </w:p>
    <w:p w14:paraId="62E91B1A" w14:textId="649DE21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1" w:history="1">
        <w:r w:rsidR="00704A41" w:rsidRPr="005E54AD">
          <w:rPr>
            <w:rStyle w:val="ac"/>
          </w:rPr>
          <w:t xml:space="preserve">2.2.1 </w:t>
        </w:r>
        <w:r w:rsidR="00704A41" w:rsidRPr="005E54AD">
          <w:rPr>
            <w:rStyle w:val="ac"/>
          </w:rPr>
          <w:t>记忆的理论来源</w:t>
        </w:r>
        <w:r w:rsidR="00704A41">
          <w:rPr>
            <w:webHidden/>
          </w:rPr>
          <w:tab/>
        </w:r>
        <w:r w:rsidR="00704A41">
          <w:rPr>
            <w:webHidden/>
          </w:rPr>
          <w:fldChar w:fldCharType="begin"/>
        </w:r>
        <w:r w:rsidR="00704A41">
          <w:rPr>
            <w:webHidden/>
          </w:rPr>
          <w:instrText xml:space="preserve"> PAGEREF _Toc224431581 \h </w:instrText>
        </w:r>
        <w:r w:rsidR="00704A41">
          <w:rPr>
            <w:webHidden/>
          </w:rPr>
        </w:r>
        <w:r w:rsidR="00704A41">
          <w:rPr>
            <w:webHidden/>
          </w:rPr>
          <w:fldChar w:fldCharType="separate"/>
        </w:r>
        <w:r w:rsidR="00704A41">
          <w:rPr>
            <w:webHidden/>
          </w:rPr>
          <w:t>9</w:t>
        </w:r>
        <w:r w:rsidR="00704A41">
          <w:rPr>
            <w:webHidden/>
          </w:rPr>
          <w:fldChar w:fldCharType="end"/>
        </w:r>
      </w:hyperlink>
    </w:p>
    <w:p w14:paraId="23C1B27A" w14:textId="3C578F9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2" w:history="1">
        <w:r w:rsidR="00704A41" w:rsidRPr="005E54AD">
          <w:rPr>
            <w:rStyle w:val="ac"/>
          </w:rPr>
          <w:t xml:space="preserve">2.2.2 </w:t>
        </w:r>
        <w:r w:rsidR="00704A41" w:rsidRPr="005E54AD">
          <w:rPr>
            <w:rStyle w:val="ac"/>
          </w:rPr>
          <w:t>现有记忆的机制</w:t>
        </w:r>
        <w:r w:rsidR="00704A41">
          <w:rPr>
            <w:webHidden/>
          </w:rPr>
          <w:tab/>
        </w:r>
        <w:r w:rsidR="00704A41">
          <w:rPr>
            <w:webHidden/>
          </w:rPr>
          <w:fldChar w:fldCharType="begin"/>
        </w:r>
        <w:r w:rsidR="00704A41">
          <w:rPr>
            <w:webHidden/>
          </w:rPr>
          <w:instrText xml:space="preserve"> PAGEREF _Toc224431582 \h </w:instrText>
        </w:r>
        <w:r w:rsidR="00704A41">
          <w:rPr>
            <w:webHidden/>
          </w:rPr>
        </w:r>
        <w:r w:rsidR="00704A41">
          <w:rPr>
            <w:webHidden/>
          </w:rPr>
          <w:fldChar w:fldCharType="separate"/>
        </w:r>
        <w:r w:rsidR="00704A41">
          <w:rPr>
            <w:webHidden/>
          </w:rPr>
          <w:t>10</w:t>
        </w:r>
        <w:r w:rsidR="00704A41">
          <w:rPr>
            <w:webHidden/>
          </w:rPr>
          <w:fldChar w:fldCharType="end"/>
        </w:r>
      </w:hyperlink>
    </w:p>
    <w:p w14:paraId="58E8B9BA" w14:textId="7595280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3" w:history="1">
        <w:r w:rsidR="00704A41" w:rsidRPr="005E54AD">
          <w:rPr>
            <w:rStyle w:val="ac"/>
          </w:rPr>
          <w:t>2.3</w:t>
        </w:r>
        <w:r w:rsidR="00704A41" w:rsidRPr="005E54AD">
          <w:rPr>
            <w:rStyle w:val="ac"/>
            <w:rFonts w:ascii="-webkit-standard" w:hAnsi="-webkit-standard"/>
          </w:rPr>
          <w:t xml:space="preserve"> </w:t>
        </w:r>
        <w:r w:rsidR="00704A41" w:rsidRPr="005E54AD">
          <w:rPr>
            <w:rStyle w:val="ac"/>
            <w:rFonts w:ascii="-webkit-standard" w:hAnsi="-webkit-standard"/>
          </w:rPr>
          <w:t>金融场景下的智能投顾</w:t>
        </w:r>
        <w:r w:rsidR="00704A41">
          <w:rPr>
            <w:webHidden/>
          </w:rPr>
          <w:tab/>
        </w:r>
        <w:r w:rsidR="00704A41">
          <w:rPr>
            <w:webHidden/>
          </w:rPr>
          <w:fldChar w:fldCharType="begin"/>
        </w:r>
        <w:r w:rsidR="00704A41">
          <w:rPr>
            <w:webHidden/>
          </w:rPr>
          <w:instrText xml:space="preserve"> PAGEREF _Toc224431583 \h </w:instrText>
        </w:r>
        <w:r w:rsidR="00704A41">
          <w:rPr>
            <w:webHidden/>
          </w:rPr>
        </w:r>
        <w:r w:rsidR="00704A41">
          <w:rPr>
            <w:webHidden/>
          </w:rPr>
          <w:fldChar w:fldCharType="separate"/>
        </w:r>
        <w:r w:rsidR="00704A41">
          <w:rPr>
            <w:webHidden/>
          </w:rPr>
          <w:t>11</w:t>
        </w:r>
        <w:r w:rsidR="00704A41">
          <w:rPr>
            <w:webHidden/>
          </w:rPr>
          <w:fldChar w:fldCharType="end"/>
        </w:r>
      </w:hyperlink>
    </w:p>
    <w:p w14:paraId="7329F261" w14:textId="238F1A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4" w:history="1">
        <w:r w:rsidR="00704A41" w:rsidRPr="005E54AD">
          <w:rPr>
            <w:rStyle w:val="ac"/>
          </w:rPr>
          <w:t xml:space="preserve">2.3.1 </w:t>
        </w:r>
        <w:r w:rsidR="00704A41" w:rsidRPr="005E54AD">
          <w:rPr>
            <w:rStyle w:val="ac"/>
          </w:rPr>
          <w:t>传统智能投顾</w:t>
        </w:r>
        <w:r w:rsidR="00704A41">
          <w:rPr>
            <w:webHidden/>
          </w:rPr>
          <w:tab/>
        </w:r>
        <w:r w:rsidR="00704A41">
          <w:rPr>
            <w:webHidden/>
          </w:rPr>
          <w:fldChar w:fldCharType="begin"/>
        </w:r>
        <w:r w:rsidR="00704A41">
          <w:rPr>
            <w:webHidden/>
          </w:rPr>
          <w:instrText xml:space="preserve"> PAGEREF _Toc224431584 \h </w:instrText>
        </w:r>
        <w:r w:rsidR="00704A41">
          <w:rPr>
            <w:webHidden/>
          </w:rPr>
        </w:r>
        <w:r w:rsidR="00704A41">
          <w:rPr>
            <w:webHidden/>
          </w:rPr>
          <w:fldChar w:fldCharType="separate"/>
        </w:r>
        <w:r w:rsidR="00704A41">
          <w:rPr>
            <w:webHidden/>
          </w:rPr>
          <w:t>11</w:t>
        </w:r>
        <w:r w:rsidR="00704A41">
          <w:rPr>
            <w:webHidden/>
          </w:rPr>
          <w:fldChar w:fldCharType="end"/>
        </w:r>
      </w:hyperlink>
    </w:p>
    <w:p w14:paraId="2B445CF7" w14:textId="66852C4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5" w:history="1">
        <w:r w:rsidR="00704A41" w:rsidRPr="005E54AD">
          <w:rPr>
            <w:rStyle w:val="ac"/>
          </w:rPr>
          <w:t xml:space="preserve">2.3.2 </w:t>
        </w:r>
        <w:r w:rsidR="00704A41" w:rsidRPr="005E54AD">
          <w:rPr>
            <w:rStyle w:val="ac"/>
          </w:rPr>
          <w:t>金融大模型与金融智能体</w:t>
        </w:r>
        <w:r w:rsidR="00704A41">
          <w:rPr>
            <w:webHidden/>
          </w:rPr>
          <w:tab/>
        </w:r>
        <w:r w:rsidR="00704A41">
          <w:rPr>
            <w:webHidden/>
          </w:rPr>
          <w:fldChar w:fldCharType="begin"/>
        </w:r>
        <w:r w:rsidR="00704A41">
          <w:rPr>
            <w:webHidden/>
          </w:rPr>
          <w:instrText xml:space="preserve"> PAGEREF _Toc224431585 \h </w:instrText>
        </w:r>
        <w:r w:rsidR="00704A41">
          <w:rPr>
            <w:webHidden/>
          </w:rPr>
        </w:r>
        <w:r w:rsidR="00704A41">
          <w:rPr>
            <w:webHidden/>
          </w:rPr>
          <w:fldChar w:fldCharType="separate"/>
        </w:r>
        <w:r w:rsidR="00704A41">
          <w:rPr>
            <w:webHidden/>
          </w:rPr>
          <w:t>12</w:t>
        </w:r>
        <w:r w:rsidR="00704A41">
          <w:rPr>
            <w:webHidden/>
          </w:rPr>
          <w:fldChar w:fldCharType="end"/>
        </w:r>
      </w:hyperlink>
    </w:p>
    <w:p w14:paraId="78AF2E98" w14:textId="46C57C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6" w:history="1">
        <w:r w:rsidR="00704A41" w:rsidRPr="005E54AD">
          <w:rPr>
            <w:rStyle w:val="ac"/>
          </w:rPr>
          <w:t xml:space="preserve">2.3.3 </w:t>
        </w:r>
        <w:r w:rsidR="00704A41" w:rsidRPr="005E54AD">
          <w:rPr>
            <w:rStyle w:val="ac"/>
          </w:rPr>
          <w:t>投资咨询场景特殊性</w:t>
        </w:r>
        <w:r w:rsidR="00704A41">
          <w:rPr>
            <w:webHidden/>
          </w:rPr>
          <w:tab/>
        </w:r>
        <w:r w:rsidR="00704A41">
          <w:rPr>
            <w:webHidden/>
          </w:rPr>
          <w:fldChar w:fldCharType="begin"/>
        </w:r>
        <w:r w:rsidR="00704A41">
          <w:rPr>
            <w:webHidden/>
          </w:rPr>
          <w:instrText xml:space="preserve"> PAGEREF _Toc224431586 \h </w:instrText>
        </w:r>
        <w:r w:rsidR="00704A41">
          <w:rPr>
            <w:webHidden/>
          </w:rPr>
        </w:r>
        <w:r w:rsidR="00704A41">
          <w:rPr>
            <w:webHidden/>
          </w:rPr>
          <w:fldChar w:fldCharType="separate"/>
        </w:r>
        <w:r w:rsidR="00704A41">
          <w:rPr>
            <w:webHidden/>
          </w:rPr>
          <w:t>13</w:t>
        </w:r>
        <w:r w:rsidR="00704A41">
          <w:rPr>
            <w:webHidden/>
          </w:rPr>
          <w:fldChar w:fldCharType="end"/>
        </w:r>
      </w:hyperlink>
    </w:p>
    <w:p w14:paraId="739B6644" w14:textId="38D0EDA7" w:rsidR="00704A41" w:rsidRDefault="00000000" w:rsidP="009A69DA">
      <w:pPr>
        <w:pStyle w:val="14"/>
        <w:rPr>
          <w:rFonts w:asciiTheme="minorHAnsi" w:eastAsiaTheme="minorEastAsia" w:hAnsiTheme="minorHAnsi" w:cstheme="minorBidi"/>
          <w:kern w:val="2"/>
          <w:sz w:val="22"/>
          <w14:ligatures w14:val="standardContextual"/>
        </w:rPr>
      </w:pPr>
      <w:hyperlink w:anchor="_Toc224431587" w:history="1">
        <w:r w:rsidR="00704A41" w:rsidRPr="005E54AD">
          <w:rPr>
            <w:rStyle w:val="ac"/>
          </w:rPr>
          <w:t>第</w:t>
        </w:r>
        <w:r w:rsidR="00704A41" w:rsidRPr="005E54AD">
          <w:rPr>
            <w:rStyle w:val="ac"/>
          </w:rPr>
          <w:t>3</w:t>
        </w:r>
        <w:r w:rsidR="00704A41" w:rsidRPr="005E54AD">
          <w:rPr>
            <w:rStyle w:val="ac"/>
          </w:rPr>
          <w:t>章</w:t>
        </w:r>
        <w:r w:rsidR="00704A41" w:rsidRPr="005E54AD">
          <w:rPr>
            <w:rStyle w:val="ac"/>
          </w:rPr>
          <w:t xml:space="preserve"> </w:t>
        </w:r>
        <w:r w:rsidR="00704A41" w:rsidRPr="005E54AD">
          <w:rPr>
            <w:rStyle w:val="ac"/>
          </w:rPr>
          <w:t>面向证券投资顾问智能体的理论分析</w:t>
        </w:r>
        <w:r w:rsidR="00704A41">
          <w:rPr>
            <w:webHidden/>
          </w:rPr>
          <w:tab/>
        </w:r>
        <w:r w:rsidR="00704A41">
          <w:rPr>
            <w:webHidden/>
          </w:rPr>
          <w:fldChar w:fldCharType="begin"/>
        </w:r>
        <w:r w:rsidR="00704A41">
          <w:rPr>
            <w:webHidden/>
          </w:rPr>
          <w:instrText xml:space="preserve"> PAGEREF _Toc224431587 \h </w:instrText>
        </w:r>
        <w:r w:rsidR="00704A41">
          <w:rPr>
            <w:webHidden/>
          </w:rPr>
        </w:r>
        <w:r w:rsidR="00704A41">
          <w:rPr>
            <w:webHidden/>
          </w:rPr>
          <w:fldChar w:fldCharType="separate"/>
        </w:r>
        <w:r w:rsidR="00704A41">
          <w:rPr>
            <w:webHidden/>
          </w:rPr>
          <w:t>15</w:t>
        </w:r>
        <w:r w:rsidR="00704A41">
          <w:rPr>
            <w:webHidden/>
          </w:rPr>
          <w:fldChar w:fldCharType="end"/>
        </w:r>
      </w:hyperlink>
    </w:p>
    <w:p w14:paraId="2BAF3205" w14:textId="432618EB"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8" w:history="1">
        <w:r w:rsidR="00704A41" w:rsidRPr="005E54AD">
          <w:rPr>
            <w:rStyle w:val="ac"/>
          </w:rPr>
          <w:t xml:space="preserve">3.1 </w:t>
        </w:r>
        <w:r w:rsidR="00704A41" w:rsidRPr="005E54AD">
          <w:rPr>
            <w:rStyle w:val="ac"/>
          </w:rPr>
          <w:t>智能投顾中的动态认知</w:t>
        </w:r>
        <w:r w:rsidR="00704A41">
          <w:rPr>
            <w:webHidden/>
          </w:rPr>
          <w:tab/>
        </w:r>
        <w:r w:rsidR="00704A41">
          <w:rPr>
            <w:webHidden/>
          </w:rPr>
          <w:fldChar w:fldCharType="begin"/>
        </w:r>
        <w:r w:rsidR="00704A41">
          <w:rPr>
            <w:webHidden/>
          </w:rPr>
          <w:instrText xml:space="preserve"> PAGEREF _Toc224431588 \h </w:instrText>
        </w:r>
        <w:r w:rsidR="00704A41">
          <w:rPr>
            <w:webHidden/>
          </w:rPr>
        </w:r>
        <w:r w:rsidR="00704A41">
          <w:rPr>
            <w:webHidden/>
          </w:rPr>
          <w:fldChar w:fldCharType="separate"/>
        </w:r>
        <w:r w:rsidR="00704A41">
          <w:rPr>
            <w:webHidden/>
          </w:rPr>
          <w:t>15</w:t>
        </w:r>
        <w:r w:rsidR="00704A41">
          <w:rPr>
            <w:webHidden/>
          </w:rPr>
          <w:fldChar w:fldCharType="end"/>
        </w:r>
      </w:hyperlink>
    </w:p>
    <w:p w14:paraId="7B1EB245" w14:textId="5F52E70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9" w:history="1">
        <w:r w:rsidR="00704A41" w:rsidRPr="005E54AD">
          <w:rPr>
            <w:rStyle w:val="ac"/>
          </w:rPr>
          <w:t xml:space="preserve">3.1.1 </w:t>
        </w:r>
        <w:r w:rsidR="00704A41" w:rsidRPr="005E54AD">
          <w:rPr>
            <w:rStyle w:val="ac"/>
          </w:rPr>
          <w:t>动态认知的定义与边界</w:t>
        </w:r>
        <w:r w:rsidR="00704A41">
          <w:rPr>
            <w:webHidden/>
          </w:rPr>
          <w:tab/>
        </w:r>
        <w:r w:rsidR="00704A41">
          <w:rPr>
            <w:webHidden/>
          </w:rPr>
          <w:fldChar w:fldCharType="begin"/>
        </w:r>
        <w:r w:rsidR="00704A41">
          <w:rPr>
            <w:webHidden/>
          </w:rPr>
          <w:instrText xml:space="preserve"> PAGEREF _Toc224431589 \h </w:instrText>
        </w:r>
        <w:r w:rsidR="00704A41">
          <w:rPr>
            <w:webHidden/>
          </w:rPr>
        </w:r>
        <w:r w:rsidR="00704A41">
          <w:rPr>
            <w:webHidden/>
          </w:rPr>
          <w:fldChar w:fldCharType="separate"/>
        </w:r>
        <w:r w:rsidR="00704A41">
          <w:rPr>
            <w:webHidden/>
          </w:rPr>
          <w:t>15</w:t>
        </w:r>
        <w:r w:rsidR="00704A41">
          <w:rPr>
            <w:webHidden/>
          </w:rPr>
          <w:fldChar w:fldCharType="end"/>
        </w:r>
      </w:hyperlink>
    </w:p>
    <w:p w14:paraId="63A9F3B4" w14:textId="0184E50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0" w:history="1">
        <w:r w:rsidR="00704A41" w:rsidRPr="005E54AD">
          <w:rPr>
            <w:rStyle w:val="ac"/>
          </w:rPr>
          <w:t xml:space="preserve">3.1.2 </w:t>
        </w:r>
        <w:r w:rsidR="00704A41" w:rsidRPr="005E54AD">
          <w:rPr>
            <w:rStyle w:val="ac"/>
          </w:rPr>
          <w:t>投资者动态行为变量</w:t>
        </w:r>
        <w:r w:rsidR="00704A41">
          <w:rPr>
            <w:webHidden/>
          </w:rPr>
          <w:tab/>
        </w:r>
        <w:r w:rsidR="00704A41">
          <w:rPr>
            <w:webHidden/>
          </w:rPr>
          <w:fldChar w:fldCharType="begin"/>
        </w:r>
        <w:r w:rsidR="00704A41">
          <w:rPr>
            <w:webHidden/>
          </w:rPr>
          <w:instrText xml:space="preserve"> PAGEREF _Toc224431590 \h </w:instrText>
        </w:r>
        <w:r w:rsidR="00704A41">
          <w:rPr>
            <w:webHidden/>
          </w:rPr>
        </w:r>
        <w:r w:rsidR="00704A41">
          <w:rPr>
            <w:webHidden/>
          </w:rPr>
          <w:fldChar w:fldCharType="separate"/>
        </w:r>
        <w:r w:rsidR="00704A41">
          <w:rPr>
            <w:webHidden/>
          </w:rPr>
          <w:t>16</w:t>
        </w:r>
        <w:r w:rsidR="00704A41">
          <w:rPr>
            <w:webHidden/>
          </w:rPr>
          <w:fldChar w:fldCharType="end"/>
        </w:r>
      </w:hyperlink>
    </w:p>
    <w:p w14:paraId="09F73D4D" w14:textId="0ECA86C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1" w:history="1">
        <w:r w:rsidR="00704A41" w:rsidRPr="005E54AD">
          <w:rPr>
            <w:rStyle w:val="ac"/>
          </w:rPr>
          <w:t xml:space="preserve">3.1.3 </w:t>
        </w:r>
        <w:r w:rsidR="00704A41" w:rsidRPr="008C2B75">
          <w:rPr>
            <w:rStyle w:val="ac"/>
            <w:rFonts w:ascii="宋体" w:hAnsi="宋体"/>
          </w:rPr>
          <w:t>“理解—记忆—推理—反馈”</w:t>
        </w:r>
        <w:r w:rsidR="00704A41" w:rsidRPr="005E54AD">
          <w:rPr>
            <w:rStyle w:val="ac"/>
          </w:rPr>
          <w:t>循环</w:t>
        </w:r>
        <w:r w:rsidR="00704A41">
          <w:rPr>
            <w:webHidden/>
          </w:rPr>
          <w:tab/>
        </w:r>
        <w:r w:rsidR="00704A41">
          <w:rPr>
            <w:webHidden/>
          </w:rPr>
          <w:fldChar w:fldCharType="begin"/>
        </w:r>
        <w:r w:rsidR="00704A41">
          <w:rPr>
            <w:webHidden/>
          </w:rPr>
          <w:instrText xml:space="preserve"> PAGEREF _Toc224431591 \h </w:instrText>
        </w:r>
        <w:r w:rsidR="00704A41">
          <w:rPr>
            <w:webHidden/>
          </w:rPr>
        </w:r>
        <w:r w:rsidR="00704A41">
          <w:rPr>
            <w:webHidden/>
          </w:rPr>
          <w:fldChar w:fldCharType="separate"/>
        </w:r>
        <w:r w:rsidR="00704A41">
          <w:rPr>
            <w:webHidden/>
          </w:rPr>
          <w:t>16</w:t>
        </w:r>
        <w:r w:rsidR="00704A41">
          <w:rPr>
            <w:webHidden/>
          </w:rPr>
          <w:fldChar w:fldCharType="end"/>
        </w:r>
      </w:hyperlink>
    </w:p>
    <w:p w14:paraId="6CF75E94" w14:textId="4F8BF8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2" w:history="1">
        <w:r w:rsidR="00704A41" w:rsidRPr="005E54AD">
          <w:rPr>
            <w:rStyle w:val="ac"/>
          </w:rPr>
          <w:t xml:space="preserve">3.1.4 </w:t>
        </w:r>
        <w:r w:rsidR="00704A41" w:rsidRPr="005E54AD">
          <w:rPr>
            <w:rStyle w:val="ac"/>
          </w:rPr>
          <w:t>状态空间与更新规则</w:t>
        </w:r>
        <w:r w:rsidR="00704A41">
          <w:rPr>
            <w:webHidden/>
          </w:rPr>
          <w:tab/>
        </w:r>
        <w:r w:rsidR="00704A41">
          <w:rPr>
            <w:webHidden/>
          </w:rPr>
          <w:fldChar w:fldCharType="begin"/>
        </w:r>
        <w:r w:rsidR="00704A41">
          <w:rPr>
            <w:webHidden/>
          </w:rPr>
          <w:instrText xml:space="preserve"> PAGEREF _Toc224431592 \h </w:instrText>
        </w:r>
        <w:r w:rsidR="00704A41">
          <w:rPr>
            <w:webHidden/>
          </w:rPr>
        </w:r>
        <w:r w:rsidR="00704A41">
          <w:rPr>
            <w:webHidden/>
          </w:rPr>
          <w:fldChar w:fldCharType="separate"/>
        </w:r>
        <w:r w:rsidR="00704A41">
          <w:rPr>
            <w:webHidden/>
          </w:rPr>
          <w:t>17</w:t>
        </w:r>
        <w:r w:rsidR="00704A41">
          <w:rPr>
            <w:webHidden/>
          </w:rPr>
          <w:fldChar w:fldCharType="end"/>
        </w:r>
      </w:hyperlink>
    </w:p>
    <w:p w14:paraId="68F44907" w14:textId="6EB94DB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3" w:history="1">
        <w:r w:rsidR="00704A41" w:rsidRPr="005E54AD">
          <w:rPr>
            <w:rStyle w:val="ac"/>
          </w:rPr>
          <w:t xml:space="preserve">3.2 </w:t>
        </w:r>
        <w:r w:rsidR="00704A41" w:rsidRPr="005E54AD">
          <w:rPr>
            <w:rStyle w:val="ac"/>
          </w:rPr>
          <w:t>智能投顾中的决策一致</w:t>
        </w:r>
        <w:r w:rsidR="00704A41">
          <w:rPr>
            <w:webHidden/>
          </w:rPr>
          <w:tab/>
        </w:r>
        <w:r w:rsidR="00704A41">
          <w:rPr>
            <w:webHidden/>
          </w:rPr>
          <w:fldChar w:fldCharType="begin"/>
        </w:r>
        <w:r w:rsidR="00704A41">
          <w:rPr>
            <w:webHidden/>
          </w:rPr>
          <w:instrText xml:space="preserve"> PAGEREF _Toc224431593 \h </w:instrText>
        </w:r>
        <w:r w:rsidR="00704A41">
          <w:rPr>
            <w:webHidden/>
          </w:rPr>
        </w:r>
        <w:r w:rsidR="00704A41">
          <w:rPr>
            <w:webHidden/>
          </w:rPr>
          <w:fldChar w:fldCharType="separate"/>
        </w:r>
        <w:r w:rsidR="00704A41">
          <w:rPr>
            <w:webHidden/>
          </w:rPr>
          <w:t>17</w:t>
        </w:r>
        <w:r w:rsidR="00704A41">
          <w:rPr>
            <w:webHidden/>
          </w:rPr>
          <w:fldChar w:fldCharType="end"/>
        </w:r>
      </w:hyperlink>
    </w:p>
    <w:p w14:paraId="7EA275B8" w14:textId="7DC350C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4" w:history="1">
        <w:r w:rsidR="00704A41" w:rsidRPr="005E54AD">
          <w:rPr>
            <w:rStyle w:val="ac"/>
          </w:rPr>
          <w:t xml:space="preserve">3.2.1 </w:t>
        </w:r>
        <w:r w:rsidR="00704A41" w:rsidRPr="005E54AD">
          <w:rPr>
            <w:rStyle w:val="ac"/>
          </w:rPr>
          <w:t>决策一致性的内涵与维度界定</w:t>
        </w:r>
        <w:r w:rsidR="00704A41">
          <w:rPr>
            <w:webHidden/>
          </w:rPr>
          <w:tab/>
        </w:r>
        <w:r w:rsidR="00704A41">
          <w:rPr>
            <w:webHidden/>
          </w:rPr>
          <w:fldChar w:fldCharType="begin"/>
        </w:r>
        <w:r w:rsidR="00704A41">
          <w:rPr>
            <w:webHidden/>
          </w:rPr>
          <w:instrText xml:space="preserve"> PAGEREF _Toc224431594 \h </w:instrText>
        </w:r>
        <w:r w:rsidR="00704A41">
          <w:rPr>
            <w:webHidden/>
          </w:rPr>
        </w:r>
        <w:r w:rsidR="00704A41">
          <w:rPr>
            <w:webHidden/>
          </w:rPr>
          <w:fldChar w:fldCharType="separate"/>
        </w:r>
        <w:r w:rsidR="00704A41">
          <w:rPr>
            <w:webHidden/>
          </w:rPr>
          <w:t>18</w:t>
        </w:r>
        <w:r w:rsidR="00704A41">
          <w:rPr>
            <w:webHidden/>
          </w:rPr>
          <w:fldChar w:fldCharType="end"/>
        </w:r>
      </w:hyperlink>
    </w:p>
    <w:p w14:paraId="398B0E6D" w14:textId="5294A37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5" w:history="1">
        <w:r w:rsidR="00704A41" w:rsidRPr="005E54AD">
          <w:rPr>
            <w:rStyle w:val="ac"/>
          </w:rPr>
          <w:t xml:space="preserve">3.2.2 </w:t>
        </w:r>
        <w:r w:rsidR="00704A41" w:rsidRPr="005E54AD">
          <w:rPr>
            <w:rStyle w:val="ac"/>
          </w:rPr>
          <w:t>决策一致性对信任与采纳行为的影响</w:t>
        </w:r>
        <w:r w:rsidR="00704A41">
          <w:rPr>
            <w:webHidden/>
          </w:rPr>
          <w:tab/>
        </w:r>
        <w:r w:rsidR="00704A41">
          <w:rPr>
            <w:webHidden/>
          </w:rPr>
          <w:fldChar w:fldCharType="begin"/>
        </w:r>
        <w:r w:rsidR="00704A41">
          <w:rPr>
            <w:webHidden/>
          </w:rPr>
          <w:instrText xml:space="preserve"> PAGEREF _Toc224431595 \h </w:instrText>
        </w:r>
        <w:r w:rsidR="00704A41">
          <w:rPr>
            <w:webHidden/>
          </w:rPr>
        </w:r>
        <w:r w:rsidR="00704A41">
          <w:rPr>
            <w:webHidden/>
          </w:rPr>
          <w:fldChar w:fldCharType="separate"/>
        </w:r>
        <w:r w:rsidR="00704A41">
          <w:rPr>
            <w:webHidden/>
          </w:rPr>
          <w:t>18</w:t>
        </w:r>
        <w:r w:rsidR="00704A41">
          <w:rPr>
            <w:webHidden/>
          </w:rPr>
          <w:fldChar w:fldCharType="end"/>
        </w:r>
      </w:hyperlink>
    </w:p>
    <w:p w14:paraId="26B54BBC" w14:textId="1780F18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6" w:history="1">
        <w:r w:rsidR="00704A41" w:rsidRPr="005E54AD">
          <w:rPr>
            <w:rStyle w:val="ac"/>
          </w:rPr>
          <w:t xml:space="preserve">3.2.3 </w:t>
        </w:r>
        <w:r w:rsidR="00704A41" w:rsidRPr="005E54AD">
          <w:rPr>
            <w:rStyle w:val="ac"/>
          </w:rPr>
          <w:t>决策一致性的实现机制</w:t>
        </w:r>
        <w:r w:rsidR="00704A41">
          <w:rPr>
            <w:webHidden/>
          </w:rPr>
          <w:tab/>
        </w:r>
        <w:r w:rsidR="00704A41">
          <w:rPr>
            <w:webHidden/>
          </w:rPr>
          <w:fldChar w:fldCharType="begin"/>
        </w:r>
        <w:r w:rsidR="00704A41">
          <w:rPr>
            <w:webHidden/>
          </w:rPr>
          <w:instrText xml:space="preserve"> PAGEREF _Toc224431596 \h </w:instrText>
        </w:r>
        <w:r w:rsidR="00704A41">
          <w:rPr>
            <w:webHidden/>
          </w:rPr>
        </w:r>
        <w:r w:rsidR="00704A41">
          <w:rPr>
            <w:webHidden/>
          </w:rPr>
          <w:fldChar w:fldCharType="separate"/>
        </w:r>
        <w:r w:rsidR="00704A41">
          <w:rPr>
            <w:webHidden/>
          </w:rPr>
          <w:t>19</w:t>
        </w:r>
        <w:r w:rsidR="00704A41">
          <w:rPr>
            <w:webHidden/>
          </w:rPr>
          <w:fldChar w:fldCharType="end"/>
        </w:r>
      </w:hyperlink>
    </w:p>
    <w:p w14:paraId="14272080" w14:textId="444F4552" w:rsidR="00704A41" w:rsidRDefault="00000000" w:rsidP="009A69DA">
      <w:pPr>
        <w:pStyle w:val="14"/>
        <w:rPr>
          <w:rFonts w:asciiTheme="minorHAnsi" w:eastAsiaTheme="minorEastAsia" w:hAnsiTheme="minorHAnsi" w:cstheme="minorBidi"/>
          <w:kern w:val="2"/>
          <w:sz w:val="22"/>
          <w14:ligatures w14:val="standardContextual"/>
        </w:rPr>
      </w:pPr>
      <w:hyperlink w:anchor="_Toc224431597" w:history="1">
        <w:r w:rsidR="00704A41" w:rsidRPr="005E54AD">
          <w:rPr>
            <w:rStyle w:val="ac"/>
          </w:rPr>
          <w:t>第</w:t>
        </w:r>
        <w:r w:rsidR="00704A41" w:rsidRPr="005E54AD">
          <w:rPr>
            <w:rStyle w:val="ac"/>
          </w:rPr>
          <w:t>4</w:t>
        </w:r>
        <w:r w:rsidR="00704A41" w:rsidRPr="005E54AD">
          <w:rPr>
            <w:rStyle w:val="ac"/>
          </w:rPr>
          <w:t>章</w:t>
        </w:r>
        <w:r w:rsidR="00704A41" w:rsidRPr="005E54AD">
          <w:rPr>
            <w:rStyle w:val="ac"/>
          </w:rPr>
          <w:t xml:space="preserve"> </w:t>
        </w:r>
        <w:r w:rsidR="00704A41" w:rsidRPr="005E54AD">
          <w:rPr>
            <w:rStyle w:val="ac"/>
          </w:rPr>
          <w:t>动态语境感知的长期对话记忆表征</w:t>
        </w:r>
        <w:r w:rsidR="00704A41">
          <w:rPr>
            <w:webHidden/>
          </w:rPr>
          <w:tab/>
        </w:r>
        <w:r w:rsidR="00704A41">
          <w:rPr>
            <w:webHidden/>
          </w:rPr>
          <w:fldChar w:fldCharType="begin"/>
        </w:r>
        <w:r w:rsidR="00704A41">
          <w:rPr>
            <w:webHidden/>
          </w:rPr>
          <w:instrText xml:space="preserve"> PAGEREF _Toc224431597 \h </w:instrText>
        </w:r>
        <w:r w:rsidR="00704A41">
          <w:rPr>
            <w:webHidden/>
          </w:rPr>
        </w:r>
        <w:r w:rsidR="00704A41">
          <w:rPr>
            <w:webHidden/>
          </w:rPr>
          <w:fldChar w:fldCharType="separate"/>
        </w:r>
        <w:r w:rsidR="00704A41">
          <w:rPr>
            <w:webHidden/>
          </w:rPr>
          <w:t>20</w:t>
        </w:r>
        <w:r w:rsidR="00704A41">
          <w:rPr>
            <w:webHidden/>
          </w:rPr>
          <w:fldChar w:fldCharType="end"/>
        </w:r>
      </w:hyperlink>
    </w:p>
    <w:p w14:paraId="3C1680A1" w14:textId="5341E3A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8" w:history="1">
        <w:r w:rsidR="00704A41" w:rsidRPr="005E54AD">
          <w:rPr>
            <w:rStyle w:val="ac"/>
          </w:rPr>
          <w:t xml:space="preserve">4.1 </w:t>
        </w:r>
        <w:r w:rsidR="00704A41" w:rsidRPr="005E54AD">
          <w:rPr>
            <w:rStyle w:val="ac"/>
          </w:rPr>
          <w:t>长期对话记忆的问题定义</w:t>
        </w:r>
        <w:r w:rsidR="00704A41">
          <w:rPr>
            <w:webHidden/>
          </w:rPr>
          <w:tab/>
        </w:r>
        <w:r w:rsidR="00704A41">
          <w:rPr>
            <w:webHidden/>
          </w:rPr>
          <w:fldChar w:fldCharType="begin"/>
        </w:r>
        <w:r w:rsidR="00704A41">
          <w:rPr>
            <w:webHidden/>
          </w:rPr>
          <w:instrText xml:space="preserve"> PAGEREF _Toc224431598 \h </w:instrText>
        </w:r>
        <w:r w:rsidR="00704A41">
          <w:rPr>
            <w:webHidden/>
          </w:rPr>
        </w:r>
        <w:r w:rsidR="00704A41">
          <w:rPr>
            <w:webHidden/>
          </w:rPr>
          <w:fldChar w:fldCharType="separate"/>
        </w:r>
        <w:r w:rsidR="00704A41">
          <w:rPr>
            <w:webHidden/>
          </w:rPr>
          <w:t>20</w:t>
        </w:r>
        <w:r w:rsidR="00704A41">
          <w:rPr>
            <w:webHidden/>
          </w:rPr>
          <w:fldChar w:fldCharType="end"/>
        </w:r>
      </w:hyperlink>
    </w:p>
    <w:p w14:paraId="465167D2" w14:textId="0C4ED7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9" w:history="1">
        <w:r w:rsidR="00704A41" w:rsidRPr="005E54AD">
          <w:rPr>
            <w:rStyle w:val="ac"/>
          </w:rPr>
          <w:t xml:space="preserve">4.1.1 </w:t>
        </w:r>
        <w:r w:rsidR="00704A41" w:rsidRPr="005E54AD">
          <w:rPr>
            <w:rStyle w:val="ac"/>
          </w:rPr>
          <w:t>多轮对话中的长期记忆需求与任务特征</w:t>
        </w:r>
        <w:r w:rsidR="00704A41">
          <w:rPr>
            <w:webHidden/>
          </w:rPr>
          <w:tab/>
        </w:r>
        <w:r w:rsidR="00704A41">
          <w:rPr>
            <w:webHidden/>
          </w:rPr>
          <w:fldChar w:fldCharType="begin"/>
        </w:r>
        <w:r w:rsidR="00704A41">
          <w:rPr>
            <w:webHidden/>
          </w:rPr>
          <w:instrText xml:space="preserve"> PAGEREF _Toc224431599 \h </w:instrText>
        </w:r>
        <w:r w:rsidR="00704A41">
          <w:rPr>
            <w:webHidden/>
          </w:rPr>
        </w:r>
        <w:r w:rsidR="00704A41">
          <w:rPr>
            <w:webHidden/>
          </w:rPr>
          <w:fldChar w:fldCharType="separate"/>
        </w:r>
        <w:r w:rsidR="00704A41">
          <w:rPr>
            <w:webHidden/>
          </w:rPr>
          <w:t>20</w:t>
        </w:r>
        <w:r w:rsidR="00704A41">
          <w:rPr>
            <w:webHidden/>
          </w:rPr>
          <w:fldChar w:fldCharType="end"/>
        </w:r>
      </w:hyperlink>
    </w:p>
    <w:p w14:paraId="3C08BA22" w14:textId="602749AD"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0" w:history="1">
        <w:r w:rsidR="00704A41" w:rsidRPr="005E54AD">
          <w:rPr>
            <w:rStyle w:val="ac"/>
          </w:rPr>
          <w:t xml:space="preserve">4.1.2 </w:t>
        </w:r>
        <w:r w:rsidR="00704A41" w:rsidRPr="005E54AD">
          <w:rPr>
            <w:rStyle w:val="ac"/>
          </w:rPr>
          <w:t>传统表征范式的局限</w:t>
        </w:r>
        <w:r w:rsidR="00704A41">
          <w:rPr>
            <w:webHidden/>
          </w:rPr>
          <w:tab/>
        </w:r>
        <w:r w:rsidR="00704A41">
          <w:rPr>
            <w:webHidden/>
          </w:rPr>
          <w:fldChar w:fldCharType="begin"/>
        </w:r>
        <w:r w:rsidR="00704A41">
          <w:rPr>
            <w:webHidden/>
          </w:rPr>
          <w:instrText xml:space="preserve"> PAGEREF _Toc224431600 \h </w:instrText>
        </w:r>
        <w:r w:rsidR="00704A41">
          <w:rPr>
            <w:webHidden/>
          </w:rPr>
        </w:r>
        <w:r w:rsidR="00704A41">
          <w:rPr>
            <w:webHidden/>
          </w:rPr>
          <w:fldChar w:fldCharType="separate"/>
        </w:r>
        <w:r w:rsidR="00704A41">
          <w:rPr>
            <w:webHidden/>
          </w:rPr>
          <w:t>21</w:t>
        </w:r>
        <w:r w:rsidR="00704A41">
          <w:rPr>
            <w:webHidden/>
          </w:rPr>
          <w:fldChar w:fldCharType="end"/>
        </w:r>
      </w:hyperlink>
    </w:p>
    <w:p w14:paraId="35D971D6" w14:textId="3152C59E"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1" w:history="1">
        <w:r w:rsidR="00704A41" w:rsidRPr="005E54AD">
          <w:rPr>
            <w:rStyle w:val="ac"/>
          </w:rPr>
          <w:t xml:space="preserve">4.2 </w:t>
        </w:r>
        <w:r w:rsidR="00704A41" w:rsidRPr="005E54AD">
          <w:rPr>
            <w:rStyle w:val="ac"/>
          </w:rPr>
          <w:t>长期对话记忆的动态语境表征建模</w:t>
        </w:r>
        <w:r w:rsidR="00704A41">
          <w:rPr>
            <w:webHidden/>
          </w:rPr>
          <w:tab/>
        </w:r>
        <w:r w:rsidR="00704A41">
          <w:rPr>
            <w:webHidden/>
          </w:rPr>
          <w:fldChar w:fldCharType="begin"/>
        </w:r>
        <w:r w:rsidR="00704A41">
          <w:rPr>
            <w:webHidden/>
          </w:rPr>
          <w:instrText xml:space="preserve"> PAGEREF _Toc224431601 \h </w:instrText>
        </w:r>
        <w:r w:rsidR="00704A41">
          <w:rPr>
            <w:webHidden/>
          </w:rPr>
        </w:r>
        <w:r w:rsidR="00704A41">
          <w:rPr>
            <w:webHidden/>
          </w:rPr>
          <w:fldChar w:fldCharType="separate"/>
        </w:r>
        <w:r w:rsidR="00704A41">
          <w:rPr>
            <w:webHidden/>
          </w:rPr>
          <w:t>23</w:t>
        </w:r>
        <w:r w:rsidR="00704A41">
          <w:rPr>
            <w:webHidden/>
          </w:rPr>
          <w:fldChar w:fldCharType="end"/>
        </w:r>
      </w:hyperlink>
    </w:p>
    <w:p w14:paraId="71F0DD28" w14:textId="3300D7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2" w:history="1">
        <w:r w:rsidR="00704A41" w:rsidRPr="005E54AD">
          <w:rPr>
            <w:rStyle w:val="ac"/>
          </w:rPr>
          <w:t xml:space="preserve">4.2.1 </w:t>
        </w:r>
        <w:r w:rsidR="00704A41" w:rsidRPr="005E54AD">
          <w:rPr>
            <w:rStyle w:val="ac"/>
          </w:rPr>
          <w:t>任务定义</w:t>
        </w:r>
        <w:r w:rsidR="00704A41">
          <w:rPr>
            <w:webHidden/>
          </w:rPr>
          <w:tab/>
        </w:r>
        <w:r w:rsidR="00704A41">
          <w:rPr>
            <w:webHidden/>
          </w:rPr>
          <w:fldChar w:fldCharType="begin"/>
        </w:r>
        <w:r w:rsidR="00704A41">
          <w:rPr>
            <w:webHidden/>
          </w:rPr>
          <w:instrText xml:space="preserve"> PAGEREF _Toc224431602 \h </w:instrText>
        </w:r>
        <w:r w:rsidR="00704A41">
          <w:rPr>
            <w:webHidden/>
          </w:rPr>
        </w:r>
        <w:r w:rsidR="00704A41">
          <w:rPr>
            <w:webHidden/>
          </w:rPr>
          <w:fldChar w:fldCharType="separate"/>
        </w:r>
        <w:r w:rsidR="00704A41">
          <w:rPr>
            <w:webHidden/>
          </w:rPr>
          <w:t>23</w:t>
        </w:r>
        <w:r w:rsidR="00704A41">
          <w:rPr>
            <w:webHidden/>
          </w:rPr>
          <w:fldChar w:fldCharType="end"/>
        </w:r>
      </w:hyperlink>
    </w:p>
    <w:p w14:paraId="40612D22" w14:textId="7BE57D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3" w:history="1">
        <w:r w:rsidR="00704A41" w:rsidRPr="005E54AD">
          <w:rPr>
            <w:rStyle w:val="ac"/>
          </w:rPr>
          <w:t xml:space="preserve">4.2.2 </w:t>
        </w:r>
        <w:r w:rsidR="00704A41" w:rsidRPr="005E54AD">
          <w:rPr>
            <w:rStyle w:val="ac"/>
          </w:rPr>
          <w:t>动态语境选择建模</w:t>
        </w:r>
        <w:r w:rsidR="00704A41">
          <w:rPr>
            <w:webHidden/>
          </w:rPr>
          <w:tab/>
        </w:r>
        <w:r w:rsidR="00704A41">
          <w:rPr>
            <w:webHidden/>
          </w:rPr>
          <w:fldChar w:fldCharType="begin"/>
        </w:r>
        <w:r w:rsidR="00704A41">
          <w:rPr>
            <w:webHidden/>
          </w:rPr>
          <w:instrText xml:space="preserve"> PAGEREF _Toc224431603 \h </w:instrText>
        </w:r>
        <w:r w:rsidR="00704A41">
          <w:rPr>
            <w:webHidden/>
          </w:rPr>
        </w:r>
        <w:r w:rsidR="00704A41">
          <w:rPr>
            <w:webHidden/>
          </w:rPr>
          <w:fldChar w:fldCharType="separate"/>
        </w:r>
        <w:r w:rsidR="00704A41">
          <w:rPr>
            <w:webHidden/>
          </w:rPr>
          <w:t>24</w:t>
        </w:r>
        <w:r w:rsidR="00704A41">
          <w:rPr>
            <w:webHidden/>
          </w:rPr>
          <w:fldChar w:fldCharType="end"/>
        </w:r>
      </w:hyperlink>
    </w:p>
    <w:p w14:paraId="6B0D56E1" w14:textId="7EF01D7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4" w:history="1">
        <w:r w:rsidR="00704A41" w:rsidRPr="005E54AD">
          <w:rPr>
            <w:rStyle w:val="ac"/>
          </w:rPr>
          <w:t xml:space="preserve">4.2.3 </w:t>
        </w:r>
        <w:r w:rsidR="00704A41" w:rsidRPr="005E54AD">
          <w:rPr>
            <w:rStyle w:val="ac"/>
          </w:rPr>
          <w:t>关键信息提取建模</w:t>
        </w:r>
        <w:r w:rsidR="00704A41">
          <w:rPr>
            <w:webHidden/>
          </w:rPr>
          <w:tab/>
        </w:r>
        <w:r w:rsidR="00704A41">
          <w:rPr>
            <w:webHidden/>
          </w:rPr>
          <w:fldChar w:fldCharType="begin"/>
        </w:r>
        <w:r w:rsidR="00704A41">
          <w:rPr>
            <w:webHidden/>
          </w:rPr>
          <w:instrText xml:space="preserve"> PAGEREF _Toc224431604 \h </w:instrText>
        </w:r>
        <w:r w:rsidR="00704A41">
          <w:rPr>
            <w:webHidden/>
          </w:rPr>
        </w:r>
        <w:r w:rsidR="00704A41">
          <w:rPr>
            <w:webHidden/>
          </w:rPr>
          <w:fldChar w:fldCharType="separate"/>
        </w:r>
        <w:r w:rsidR="00704A41">
          <w:rPr>
            <w:webHidden/>
          </w:rPr>
          <w:t>25</w:t>
        </w:r>
        <w:r w:rsidR="00704A41">
          <w:rPr>
            <w:webHidden/>
          </w:rPr>
          <w:fldChar w:fldCharType="end"/>
        </w:r>
      </w:hyperlink>
    </w:p>
    <w:p w14:paraId="79CAD44B" w14:textId="0A8581F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5" w:history="1">
        <w:r w:rsidR="00704A41" w:rsidRPr="005E54AD">
          <w:rPr>
            <w:rStyle w:val="ac"/>
          </w:rPr>
          <w:t xml:space="preserve">4.2.4 </w:t>
        </w:r>
        <w:r w:rsidR="00704A41" w:rsidRPr="005E54AD">
          <w:rPr>
            <w:rStyle w:val="ac"/>
          </w:rPr>
          <w:t>语境增强表示建模</w:t>
        </w:r>
        <w:r w:rsidR="00704A41">
          <w:rPr>
            <w:webHidden/>
          </w:rPr>
          <w:tab/>
        </w:r>
        <w:r w:rsidR="00704A41">
          <w:rPr>
            <w:webHidden/>
          </w:rPr>
          <w:fldChar w:fldCharType="begin"/>
        </w:r>
        <w:r w:rsidR="00704A41">
          <w:rPr>
            <w:webHidden/>
          </w:rPr>
          <w:instrText xml:space="preserve"> PAGEREF _Toc224431605 \h </w:instrText>
        </w:r>
        <w:r w:rsidR="00704A41">
          <w:rPr>
            <w:webHidden/>
          </w:rPr>
        </w:r>
        <w:r w:rsidR="00704A41">
          <w:rPr>
            <w:webHidden/>
          </w:rPr>
          <w:fldChar w:fldCharType="separate"/>
        </w:r>
        <w:r w:rsidR="00704A41">
          <w:rPr>
            <w:webHidden/>
          </w:rPr>
          <w:t>25</w:t>
        </w:r>
        <w:r w:rsidR="00704A41">
          <w:rPr>
            <w:webHidden/>
          </w:rPr>
          <w:fldChar w:fldCharType="end"/>
        </w:r>
      </w:hyperlink>
    </w:p>
    <w:p w14:paraId="753F4A70" w14:textId="65B296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6" w:history="1">
        <w:r w:rsidR="00704A41" w:rsidRPr="005E54AD">
          <w:rPr>
            <w:rStyle w:val="ac"/>
          </w:rPr>
          <w:t xml:space="preserve">4.2.5 </w:t>
        </w:r>
        <w:r w:rsidR="00704A41" w:rsidRPr="005E54AD">
          <w:rPr>
            <w:rStyle w:val="ac"/>
          </w:rPr>
          <w:t>建模目标</w:t>
        </w:r>
        <w:r w:rsidR="00704A41">
          <w:rPr>
            <w:webHidden/>
          </w:rPr>
          <w:tab/>
        </w:r>
        <w:r w:rsidR="00704A41">
          <w:rPr>
            <w:webHidden/>
          </w:rPr>
          <w:fldChar w:fldCharType="begin"/>
        </w:r>
        <w:r w:rsidR="00704A41">
          <w:rPr>
            <w:webHidden/>
          </w:rPr>
          <w:instrText xml:space="preserve"> PAGEREF _Toc224431606 \h </w:instrText>
        </w:r>
        <w:r w:rsidR="00704A41">
          <w:rPr>
            <w:webHidden/>
          </w:rPr>
        </w:r>
        <w:r w:rsidR="00704A41">
          <w:rPr>
            <w:webHidden/>
          </w:rPr>
          <w:fldChar w:fldCharType="separate"/>
        </w:r>
        <w:r w:rsidR="00704A41">
          <w:rPr>
            <w:webHidden/>
          </w:rPr>
          <w:t>26</w:t>
        </w:r>
        <w:r w:rsidR="00704A41">
          <w:rPr>
            <w:webHidden/>
          </w:rPr>
          <w:fldChar w:fldCharType="end"/>
        </w:r>
      </w:hyperlink>
    </w:p>
    <w:p w14:paraId="18179B02" w14:textId="0831CA0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7" w:history="1">
        <w:r w:rsidR="00704A41" w:rsidRPr="005E54AD">
          <w:rPr>
            <w:rStyle w:val="ac"/>
          </w:rPr>
          <w:t xml:space="preserve">4.3 </w:t>
        </w:r>
        <w:r w:rsidR="00704A41" w:rsidRPr="005E54AD">
          <w:rPr>
            <w:rStyle w:val="ac"/>
          </w:rPr>
          <w:t>基于动态语境感知的长期对话记忆表征设计</w:t>
        </w:r>
        <w:r w:rsidR="00704A41">
          <w:rPr>
            <w:webHidden/>
          </w:rPr>
          <w:tab/>
        </w:r>
        <w:r w:rsidR="00704A41">
          <w:rPr>
            <w:webHidden/>
          </w:rPr>
          <w:fldChar w:fldCharType="begin"/>
        </w:r>
        <w:r w:rsidR="00704A41">
          <w:rPr>
            <w:webHidden/>
          </w:rPr>
          <w:instrText xml:space="preserve"> PAGEREF _Toc224431607 \h </w:instrText>
        </w:r>
        <w:r w:rsidR="00704A41">
          <w:rPr>
            <w:webHidden/>
          </w:rPr>
        </w:r>
        <w:r w:rsidR="00704A41">
          <w:rPr>
            <w:webHidden/>
          </w:rPr>
          <w:fldChar w:fldCharType="separate"/>
        </w:r>
        <w:r w:rsidR="00704A41">
          <w:rPr>
            <w:webHidden/>
          </w:rPr>
          <w:t>26</w:t>
        </w:r>
        <w:r w:rsidR="00704A41">
          <w:rPr>
            <w:webHidden/>
          </w:rPr>
          <w:fldChar w:fldCharType="end"/>
        </w:r>
      </w:hyperlink>
    </w:p>
    <w:p w14:paraId="5CA259FE" w14:textId="0CDE0FA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8" w:history="1">
        <w:r w:rsidR="00704A41" w:rsidRPr="005E54AD">
          <w:rPr>
            <w:rStyle w:val="ac"/>
          </w:rPr>
          <w:t xml:space="preserve">4.3.1 </w:t>
        </w:r>
        <w:r w:rsidR="00704A41" w:rsidRPr="005E54AD">
          <w:rPr>
            <w:rStyle w:val="ac"/>
          </w:rPr>
          <w:t>动态窗口选择</w:t>
        </w:r>
        <w:r w:rsidR="00704A41">
          <w:rPr>
            <w:webHidden/>
          </w:rPr>
          <w:tab/>
        </w:r>
        <w:r w:rsidR="00704A41">
          <w:rPr>
            <w:webHidden/>
          </w:rPr>
          <w:fldChar w:fldCharType="begin"/>
        </w:r>
        <w:r w:rsidR="00704A41">
          <w:rPr>
            <w:webHidden/>
          </w:rPr>
          <w:instrText xml:space="preserve"> PAGEREF _Toc224431608 \h </w:instrText>
        </w:r>
        <w:r w:rsidR="00704A41">
          <w:rPr>
            <w:webHidden/>
          </w:rPr>
        </w:r>
        <w:r w:rsidR="00704A41">
          <w:rPr>
            <w:webHidden/>
          </w:rPr>
          <w:fldChar w:fldCharType="separate"/>
        </w:r>
        <w:r w:rsidR="00704A41">
          <w:rPr>
            <w:webHidden/>
          </w:rPr>
          <w:t>27</w:t>
        </w:r>
        <w:r w:rsidR="00704A41">
          <w:rPr>
            <w:webHidden/>
          </w:rPr>
          <w:fldChar w:fldCharType="end"/>
        </w:r>
      </w:hyperlink>
    </w:p>
    <w:p w14:paraId="5B633CF0" w14:textId="2C25F9D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9" w:history="1">
        <w:r w:rsidR="00704A41" w:rsidRPr="005E54AD">
          <w:rPr>
            <w:rStyle w:val="ac"/>
          </w:rPr>
          <w:t xml:space="preserve">4.3.2 </w:t>
        </w:r>
        <w:r w:rsidR="00704A41" w:rsidRPr="005E54AD">
          <w:rPr>
            <w:rStyle w:val="ac"/>
          </w:rPr>
          <w:t>窗口内容精炼</w:t>
        </w:r>
        <w:r w:rsidR="00704A41">
          <w:rPr>
            <w:webHidden/>
          </w:rPr>
          <w:tab/>
        </w:r>
        <w:r w:rsidR="00704A41">
          <w:rPr>
            <w:webHidden/>
          </w:rPr>
          <w:fldChar w:fldCharType="begin"/>
        </w:r>
        <w:r w:rsidR="00704A41">
          <w:rPr>
            <w:webHidden/>
          </w:rPr>
          <w:instrText xml:space="preserve"> PAGEREF _Toc224431609 \h </w:instrText>
        </w:r>
        <w:r w:rsidR="00704A41">
          <w:rPr>
            <w:webHidden/>
          </w:rPr>
        </w:r>
        <w:r w:rsidR="00704A41">
          <w:rPr>
            <w:webHidden/>
          </w:rPr>
          <w:fldChar w:fldCharType="separate"/>
        </w:r>
        <w:r w:rsidR="00704A41">
          <w:rPr>
            <w:webHidden/>
          </w:rPr>
          <w:t>28</w:t>
        </w:r>
        <w:r w:rsidR="00704A41">
          <w:rPr>
            <w:webHidden/>
          </w:rPr>
          <w:fldChar w:fldCharType="end"/>
        </w:r>
      </w:hyperlink>
    </w:p>
    <w:p w14:paraId="0925B0F6" w14:textId="1975C5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0" w:history="1">
        <w:r w:rsidR="00704A41" w:rsidRPr="005E54AD">
          <w:rPr>
            <w:rStyle w:val="ac"/>
          </w:rPr>
          <w:t xml:space="preserve">4.3.3 </w:t>
        </w:r>
        <w:r w:rsidR="00704A41" w:rsidRPr="005E54AD">
          <w:rPr>
            <w:rStyle w:val="ac"/>
          </w:rPr>
          <w:t>语境内容生成</w:t>
        </w:r>
        <w:r w:rsidR="00704A41">
          <w:rPr>
            <w:webHidden/>
          </w:rPr>
          <w:tab/>
        </w:r>
        <w:r w:rsidR="00704A41">
          <w:rPr>
            <w:webHidden/>
          </w:rPr>
          <w:fldChar w:fldCharType="begin"/>
        </w:r>
        <w:r w:rsidR="00704A41">
          <w:rPr>
            <w:webHidden/>
          </w:rPr>
          <w:instrText xml:space="preserve"> PAGEREF _Toc224431610 \h </w:instrText>
        </w:r>
        <w:r w:rsidR="00704A41">
          <w:rPr>
            <w:webHidden/>
          </w:rPr>
        </w:r>
        <w:r w:rsidR="00704A41">
          <w:rPr>
            <w:webHidden/>
          </w:rPr>
          <w:fldChar w:fldCharType="separate"/>
        </w:r>
        <w:r w:rsidR="00704A41">
          <w:rPr>
            <w:webHidden/>
          </w:rPr>
          <w:t>28</w:t>
        </w:r>
        <w:r w:rsidR="00704A41">
          <w:rPr>
            <w:webHidden/>
          </w:rPr>
          <w:fldChar w:fldCharType="end"/>
        </w:r>
      </w:hyperlink>
    </w:p>
    <w:p w14:paraId="060284D1" w14:textId="396E62C0" w:rsidR="00704A41" w:rsidRDefault="00000000" w:rsidP="009A69DA">
      <w:pPr>
        <w:pStyle w:val="14"/>
        <w:rPr>
          <w:rFonts w:asciiTheme="minorHAnsi" w:eastAsiaTheme="minorEastAsia" w:hAnsiTheme="minorHAnsi" w:cstheme="minorBidi"/>
          <w:kern w:val="2"/>
          <w:sz w:val="22"/>
          <w14:ligatures w14:val="standardContextual"/>
        </w:rPr>
      </w:pPr>
      <w:hyperlink w:anchor="_Toc224431611" w:history="1">
        <w:r w:rsidR="00704A41" w:rsidRPr="005E54AD">
          <w:rPr>
            <w:rStyle w:val="ac"/>
          </w:rPr>
          <w:t>第</w:t>
        </w:r>
        <w:r w:rsidR="00704A41" w:rsidRPr="005E54AD">
          <w:rPr>
            <w:rStyle w:val="ac"/>
          </w:rPr>
          <w:t>5</w:t>
        </w:r>
        <w:r w:rsidR="00704A41" w:rsidRPr="005E54AD">
          <w:rPr>
            <w:rStyle w:val="ac"/>
          </w:rPr>
          <w:t>章</w:t>
        </w:r>
        <w:r w:rsidR="00704A41" w:rsidRPr="005E54AD">
          <w:rPr>
            <w:rStyle w:val="ac"/>
          </w:rPr>
          <w:t xml:space="preserve"> </w:t>
        </w:r>
        <w:r w:rsidR="00704A41" w:rsidRPr="005E54AD">
          <w:rPr>
            <w:rStyle w:val="ac"/>
          </w:rPr>
          <w:t>系统设计与实验分析</w:t>
        </w:r>
        <w:r w:rsidR="00704A41">
          <w:rPr>
            <w:webHidden/>
          </w:rPr>
          <w:tab/>
        </w:r>
        <w:r w:rsidR="00704A41">
          <w:rPr>
            <w:webHidden/>
          </w:rPr>
          <w:fldChar w:fldCharType="begin"/>
        </w:r>
        <w:r w:rsidR="00704A41">
          <w:rPr>
            <w:webHidden/>
          </w:rPr>
          <w:instrText xml:space="preserve"> PAGEREF _Toc224431611 \h </w:instrText>
        </w:r>
        <w:r w:rsidR="00704A41">
          <w:rPr>
            <w:webHidden/>
          </w:rPr>
        </w:r>
        <w:r w:rsidR="00704A41">
          <w:rPr>
            <w:webHidden/>
          </w:rPr>
          <w:fldChar w:fldCharType="separate"/>
        </w:r>
        <w:r w:rsidR="00704A41">
          <w:rPr>
            <w:webHidden/>
          </w:rPr>
          <w:t>30</w:t>
        </w:r>
        <w:r w:rsidR="00704A41">
          <w:rPr>
            <w:webHidden/>
          </w:rPr>
          <w:fldChar w:fldCharType="end"/>
        </w:r>
      </w:hyperlink>
    </w:p>
    <w:p w14:paraId="29AE094A" w14:textId="59B634F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2" w:history="1">
        <w:r w:rsidR="00704A41" w:rsidRPr="005E54AD">
          <w:rPr>
            <w:rStyle w:val="ac"/>
          </w:rPr>
          <w:t xml:space="preserve">5.1 </w:t>
        </w:r>
        <w:r w:rsidR="00704A41" w:rsidRPr="005E54AD">
          <w:rPr>
            <w:rStyle w:val="ac"/>
          </w:rPr>
          <w:t>智能体对话系统设计</w:t>
        </w:r>
        <w:r w:rsidR="00704A41">
          <w:rPr>
            <w:webHidden/>
          </w:rPr>
          <w:tab/>
        </w:r>
        <w:r w:rsidR="00704A41">
          <w:rPr>
            <w:webHidden/>
          </w:rPr>
          <w:fldChar w:fldCharType="begin"/>
        </w:r>
        <w:r w:rsidR="00704A41">
          <w:rPr>
            <w:webHidden/>
          </w:rPr>
          <w:instrText xml:space="preserve"> PAGEREF _Toc224431612 \h </w:instrText>
        </w:r>
        <w:r w:rsidR="00704A41">
          <w:rPr>
            <w:webHidden/>
          </w:rPr>
        </w:r>
        <w:r w:rsidR="00704A41">
          <w:rPr>
            <w:webHidden/>
          </w:rPr>
          <w:fldChar w:fldCharType="separate"/>
        </w:r>
        <w:r w:rsidR="00704A41">
          <w:rPr>
            <w:webHidden/>
          </w:rPr>
          <w:t>30</w:t>
        </w:r>
        <w:r w:rsidR="00704A41">
          <w:rPr>
            <w:webHidden/>
          </w:rPr>
          <w:fldChar w:fldCharType="end"/>
        </w:r>
      </w:hyperlink>
    </w:p>
    <w:p w14:paraId="14A71AAD" w14:textId="35ABBE7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3" w:history="1">
        <w:r w:rsidR="00704A41" w:rsidRPr="005E54AD">
          <w:rPr>
            <w:rStyle w:val="ac"/>
          </w:rPr>
          <w:t xml:space="preserve">5.1.1 </w:t>
        </w:r>
        <w:r w:rsidR="00704A41" w:rsidRPr="005E54AD">
          <w:rPr>
            <w:rStyle w:val="ac"/>
          </w:rPr>
          <w:t>系统总体架构</w:t>
        </w:r>
        <w:r w:rsidR="00704A41">
          <w:rPr>
            <w:webHidden/>
          </w:rPr>
          <w:tab/>
        </w:r>
        <w:r w:rsidR="00704A41">
          <w:rPr>
            <w:webHidden/>
          </w:rPr>
          <w:fldChar w:fldCharType="begin"/>
        </w:r>
        <w:r w:rsidR="00704A41">
          <w:rPr>
            <w:webHidden/>
          </w:rPr>
          <w:instrText xml:space="preserve"> PAGEREF _Toc224431613 \h </w:instrText>
        </w:r>
        <w:r w:rsidR="00704A41">
          <w:rPr>
            <w:webHidden/>
          </w:rPr>
        </w:r>
        <w:r w:rsidR="00704A41">
          <w:rPr>
            <w:webHidden/>
          </w:rPr>
          <w:fldChar w:fldCharType="separate"/>
        </w:r>
        <w:r w:rsidR="00704A41">
          <w:rPr>
            <w:webHidden/>
          </w:rPr>
          <w:t>30</w:t>
        </w:r>
        <w:r w:rsidR="00704A41">
          <w:rPr>
            <w:webHidden/>
          </w:rPr>
          <w:fldChar w:fldCharType="end"/>
        </w:r>
      </w:hyperlink>
    </w:p>
    <w:p w14:paraId="69B71A90" w14:textId="2F95FB87"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4" w:history="1">
        <w:r w:rsidR="00704A41" w:rsidRPr="005E54AD">
          <w:rPr>
            <w:rStyle w:val="ac"/>
          </w:rPr>
          <w:t xml:space="preserve">5.1.2 </w:t>
        </w:r>
        <w:r w:rsidR="00704A41" w:rsidRPr="005E54AD">
          <w:rPr>
            <w:rStyle w:val="ac"/>
          </w:rPr>
          <w:t>各层功能与职责说明</w:t>
        </w:r>
        <w:r w:rsidR="00704A41">
          <w:rPr>
            <w:webHidden/>
          </w:rPr>
          <w:tab/>
        </w:r>
        <w:r w:rsidR="00704A41">
          <w:rPr>
            <w:webHidden/>
          </w:rPr>
          <w:fldChar w:fldCharType="begin"/>
        </w:r>
        <w:r w:rsidR="00704A41">
          <w:rPr>
            <w:webHidden/>
          </w:rPr>
          <w:instrText xml:space="preserve"> PAGEREF _Toc224431614 \h </w:instrText>
        </w:r>
        <w:r w:rsidR="00704A41">
          <w:rPr>
            <w:webHidden/>
          </w:rPr>
        </w:r>
        <w:r w:rsidR="00704A41">
          <w:rPr>
            <w:webHidden/>
          </w:rPr>
          <w:fldChar w:fldCharType="separate"/>
        </w:r>
        <w:r w:rsidR="00704A41">
          <w:rPr>
            <w:webHidden/>
          </w:rPr>
          <w:t>31</w:t>
        </w:r>
        <w:r w:rsidR="00704A41">
          <w:rPr>
            <w:webHidden/>
          </w:rPr>
          <w:fldChar w:fldCharType="end"/>
        </w:r>
      </w:hyperlink>
    </w:p>
    <w:p w14:paraId="3082FD99" w14:textId="3BD73F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5" w:history="1">
        <w:r w:rsidR="00704A41" w:rsidRPr="005E54AD">
          <w:rPr>
            <w:rStyle w:val="ac"/>
          </w:rPr>
          <w:t xml:space="preserve">5.1.3 </w:t>
        </w:r>
        <w:r w:rsidR="00704A41" w:rsidRPr="005E54AD">
          <w:rPr>
            <w:rStyle w:val="ac"/>
          </w:rPr>
          <w:t>系统运行的整体流程</w:t>
        </w:r>
        <w:r w:rsidR="00704A41">
          <w:rPr>
            <w:webHidden/>
          </w:rPr>
          <w:tab/>
        </w:r>
        <w:r w:rsidR="00704A41">
          <w:rPr>
            <w:webHidden/>
          </w:rPr>
          <w:fldChar w:fldCharType="begin"/>
        </w:r>
        <w:r w:rsidR="00704A41">
          <w:rPr>
            <w:webHidden/>
          </w:rPr>
          <w:instrText xml:space="preserve"> PAGEREF _Toc224431615 \h </w:instrText>
        </w:r>
        <w:r w:rsidR="00704A41">
          <w:rPr>
            <w:webHidden/>
          </w:rPr>
        </w:r>
        <w:r w:rsidR="00704A41">
          <w:rPr>
            <w:webHidden/>
          </w:rPr>
          <w:fldChar w:fldCharType="separate"/>
        </w:r>
        <w:r w:rsidR="00704A41">
          <w:rPr>
            <w:webHidden/>
          </w:rPr>
          <w:t>33</w:t>
        </w:r>
        <w:r w:rsidR="00704A41">
          <w:rPr>
            <w:webHidden/>
          </w:rPr>
          <w:fldChar w:fldCharType="end"/>
        </w:r>
      </w:hyperlink>
    </w:p>
    <w:p w14:paraId="2C47B704" w14:textId="47F109F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6" w:history="1">
        <w:r w:rsidR="00704A41" w:rsidRPr="005E54AD">
          <w:rPr>
            <w:rStyle w:val="ac"/>
          </w:rPr>
          <w:t xml:space="preserve">5.2 </w:t>
        </w:r>
        <w:r w:rsidR="00704A41" w:rsidRPr="005E54AD">
          <w:rPr>
            <w:rStyle w:val="ac"/>
          </w:rPr>
          <w:t>评估数据集</w:t>
        </w:r>
        <w:r w:rsidR="00704A41">
          <w:rPr>
            <w:webHidden/>
          </w:rPr>
          <w:tab/>
        </w:r>
        <w:r w:rsidR="00704A41">
          <w:rPr>
            <w:webHidden/>
          </w:rPr>
          <w:fldChar w:fldCharType="begin"/>
        </w:r>
        <w:r w:rsidR="00704A41">
          <w:rPr>
            <w:webHidden/>
          </w:rPr>
          <w:instrText xml:space="preserve"> PAGEREF _Toc224431616 \h </w:instrText>
        </w:r>
        <w:r w:rsidR="00704A41">
          <w:rPr>
            <w:webHidden/>
          </w:rPr>
        </w:r>
        <w:r w:rsidR="00704A41">
          <w:rPr>
            <w:webHidden/>
          </w:rPr>
          <w:fldChar w:fldCharType="separate"/>
        </w:r>
        <w:r w:rsidR="00704A41">
          <w:rPr>
            <w:webHidden/>
          </w:rPr>
          <w:t>34</w:t>
        </w:r>
        <w:r w:rsidR="00704A41">
          <w:rPr>
            <w:webHidden/>
          </w:rPr>
          <w:fldChar w:fldCharType="end"/>
        </w:r>
      </w:hyperlink>
    </w:p>
    <w:p w14:paraId="5644E586" w14:textId="0815E22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7" w:history="1">
        <w:r w:rsidR="00704A41" w:rsidRPr="005E54AD">
          <w:rPr>
            <w:rStyle w:val="ac"/>
          </w:rPr>
          <w:t>5.2.1 LoCoMo</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_Toc224431617 \h </w:instrText>
        </w:r>
        <w:r w:rsidR="00704A41">
          <w:rPr>
            <w:webHidden/>
          </w:rPr>
        </w:r>
        <w:r w:rsidR="00704A41">
          <w:rPr>
            <w:webHidden/>
          </w:rPr>
          <w:fldChar w:fldCharType="separate"/>
        </w:r>
        <w:r w:rsidR="00704A41">
          <w:rPr>
            <w:webHidden/>
          </w:rPr>
          <w:t>35</w:t>
        </w:r>
        <w:r w:rsidR="00704A41">
          <w:rPr>
            <w:webHidden/>
          </w:rPr>
          <w:fldChar w:fldCharType="end"/>
        </w:r>
      </w:hyperlink>
    </w:p>
    <w:p w14:paraId="2C26340D" w14:textId="7D81F6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8" w:history="1">
        <w:r w:rsidR="00704A41" w:rsidRPr="005E54AD">
          <w:rPr>
            <w:rStyle w:val="ac"/>
          </w:rPr>
          <w:t>5.2.2 MemFinConv</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_Toc224431618 \h </w:instrText>
        </w:r>
        <w:r w:rsidR="00704A41">
          <w:rPr>
            <w:webHidden/>
          </w:rPr>
        </w:r>
        <w:r w:rsidR="00704A41">
          <w:rPr>
            <w:webHidden/>
          </w:rPr>
          <w:fldChar w:fldCharType="separate"/>
        </w:r>
        <w:r w:rsidR="00704A41">
          <w:rPr>
            <w:webHidden/>
          </w:rPr>
          <w:t>35</w:t>
        </w:r>
        <w:r w:rsidR="00704A41">
          <w:rPr>
            <w:webHidden/>
          </w:rPr>
          <w:fldChar w:fldCharType="end"/>
        </w:r>
      </w:hyperlink>
    </w:p>
    <w:p w14:paraId="50A79F8D" w14:textId="6D03CBC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9" w:history="1">
        <w:r w:rsidR="00704A41" w:rsidRPr="005E54AD">
          <w:rPr>
            <w:rStyle w:val="ac"/>
          </w:rPr>
          <w:t xml:space="preserve">5.3 </w:t>
        </w:r>
        <w:r w:rsidR="00704A41" w:rsidRPr="005E54AD">
          <w:rPr>
            <w:rStyle w:val="ac"/>
          </w:rPr>
          <w:t>评价指标</w:t>
        </w:r>
        <w:r w:rsidR="00704A41">
          <w:rPr>
            <w:webHidden/>
          </w:rPr>
          <w:tab/>
        </w:r>
        <w:r w:rsidR="00704A41">
          <w:rPr>
            <w:webHidden/>
          </w:rPr>
          <w:fldChar w:fldCharType="begin"/>
        </w:r>
        <w:r w:rsidR="00704A41">
          <w:rPr>
            <w:webHidden/>
          </w:rPr>
          <w:instrText xml:space="preserve"> PAGEREF _Toc224431619 \h </w:instrText>
        </w:r>
        <w:r w:rsidR="00704A41">
          <w:rPr>
            <w:webHidden/>
          </w:rPr>
        </w:r>
        <w:r w:rsidR="00704A41">
          <w:rPr>
            <w:webHidden/>
          </w:rPr>
          <w:fldChar w:fldCharType="separate"/>
        </w:r>
        <w:r w:rsidR="00704A41">
          <w:rPr>
            <w:webHidden/>
          </w:rPr>
          <w:t>38</w:t>
        </w:r>
        <w:r w:rsidR="00704A41">
          <w:rPr>
            <w:webHidden/>
          </w:rPr>
          <w:fldChar w:fldCharType="end"/>
        </w:r>
      </w:hyperlink>
    </w:p>
    <w:p w14:paraId="49A0D357" w14:textId="24B539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0" w:history="1">
        <w:r w:rsidR="00704A41" w:rsidRPr="005E54AD">
          <w:rPr>
            <w:rStyle w:val="ac"/>
          </w:rPr>
          <w:t xml:space="preserve">5.3.1 </w:t>
        </w:r>
        <w:r w:rsidR="00704A41" w:rsidRPr="005E54AD">
          <w:rPr>
            <w:rStyle w:val="ac"/>
          </w:rPr>
          <w:t>通用对话领域长期记忆召回指标</w:t>
        </w:r>
        <w:r w:rsidR="00704A41">
          <w:rPr>
            <w:webHidden/>
          </w:rPr>
          <w:tab/>
        </w:r>
        <w:r w:rsidR="00704A41">
          <w:rPr>
            <w:webHidden/>
          </w:rPr>
          <w:fldChar w:fldCharType="begin"/>
        </w:r>
        <w:r w:rsidR="00704A41">
          <w:rPr>
            <w:webHidden/>
          </w:rPr>
          <w:instrText xml:space="preserve"> PAGEREF _Toc224431620 \h </w:instrText>
        </w:r>
        <w:r w:rsidR="00704A41">
          <w:rPr>
            <w:webHidden/>
          </w:rPr>
        </w:r>
        <w:r w:rsidR="00704A41">
          <w:rPr>
            <w:webHidden/>
          </w:rPr>
          <w:fldChar w:fldCharType="separate"/>
        </w:r>
        <w:r w:rsidR="00704A41">
          <w:rPr>
            <w:webHidden/>
          </w:rPr>
          <w:t>39</w:t>
        </w:r>
        <w:r w:rsidR="00704A41">
          <w:rPr>
            <w:webHidden/>
          </w:rPr>
          <w:fldChar w:fldCharType="end"/>
        </w:r>
      </w:hyperlink>
    </w:p>
    <w:p w14:paraId="39D898C2" w14:textId="22E0E08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1" w:history="1">
        <w:r w:rsidR="00704A41" w:rsidRPr="005E54AD">
          <w:rPr>
            <w:rStyle w:val="ac"/>
          </w:rPr>
          <w:t xml:space="preserve">5.3.2 </w:t>
        </w:r>
        <w:r w:rsidR="00704A41" w:rsidRPr="005E54AD">
          <w:rPr>
            <w:rStyle w:val="ac"/>
          </w:rPr>
          <w:t>经济金融领域多轮对话质量指标</w:t>
        </w:r>
        <w:r w:rsidR="00704A41">
          <w:rPr>
            <w:webHidden/>
          </w:rPr>
          <w:tab/>
        </w:r>
        <w:r w:rsidR="00704A41">
          <w:rPr>
            <w:webHidden/>
          </w:rPr>
          <w:fldChar w:fldCharType="begin"/>
        </w:r>
        <w:r w:rsidR="00704A41">
          <w:rPr>
            <w:webHidden/>
          </w:rPr>
          <w:instrText xml:space="preserve"> PAGEREF _Toc224431621 \h </w:instrText>
        </w:r>
        <w:r w:rsidR="00704A41">
          <w:rPr>
            <w:webHidden/>
          </w:rPr>
        </w:r>
        <w:r w:rsidR="00704A41">
          <w:rPr>
            <w:webHidden/>
          </w:rPr>
          <w:fldChar w:fldCharType="separate"/>
        </w:r>
        <w:r w:rsidR="00704A41">
          <w:rPr>
            <w:webHidden/>
          </w:rPr>
          <w:t>39</w:t>
        </w:r>
        <w:r w:rsidR="00704A41">
          <w:rPr>
            <w:webHidden/>
          </w:rPr>
          <w:fldChar w:fldCharType="end"/>
        </w:r>
      </w:hyperlink>
    </w:p>
    <w:p w14:paraId="45691062" w14:textId="4C53283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2" w:history="1">
        <w:r w:rsidR="00704A41" w:rsidRPr="005E54AD">
          <w:rPr>
            <w:rStyle w:val="ac"/>
          </w:rPr>
          <w:t xml:space="preserve">5.4 </w:t>
        </w:r>
        <w:r w:rsidR="00704A41" w:rsidRPr="005E54AD">
          <w:rPr>
            <w:rStyle w:val="ac"/>
          </w:rPr>
          <w:t>实验结果</w:t>
        </w:r>
        <w:r w:rsidR="00704A41">
          <w:rPr>
            <w:webHidden/>
          </w:rPr>
          <w:tab/>
        </w:r>
        <w:r w:rsidR="00704A41">
          <w:rPr>
            <w:webHidden/>
          </w:rPr>
          <w:fldChar w:fldCharType="begin"/>
        </w:r>
        <w:r w:rsidR="00704A41">
          <w:rPr>
            <w:webHidden/>
          </w:rPr>
          <w:instrText xml:space="preserve"> PAGEREF _Toc224431622 \h </w:instrText>
        </w:r>
        <w:r w:rsidR="00704A41">
          <w:rPr>
            <w:webHidden/>
          </w:rPr>
        </w:r>
        <w:r w:rsidR="00704A41">
          <w:rPr>
            <w:webHidden/>
          </w:rPr>
          <w:fldChar w:fldCharType="separate"/>
        </w:r>
        <w:r w:rsidR="00704A41">
          <w:rPr>
            <w:webHidden/>
          </w:rPr>
          <w:t>42</w:t>
        </w:r>
        <w:r w:rsidR="00704A41">
          <w:rPr>
            <w:webHidden/>
          </w:rPr>
          <w:fldChar w:fldCharType="end"/>
        </w:r>
      </w:hyperlink>
    </w:p>
    <w:p w14:paraId="6AA66B7F" w14:textId="3E28E06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3" w:history="1">
        <w:r w:rsidR="00704A41" w:rsidRPr="005E54AD">
          <w:rPr>
            <w:rStyle w:val="ac"/>
          </w:rPr>
          <w:t xml:space="preserve">5.4.1 </w:t>
        </w:r>
        <w:r w:rsidR="00704A41" w:rsidRPr="005E54AD">
          <w:rPr>
            <w:rStyle w:val="ac"/>
          </w:rPr>
          <w:t>长期对话记忆表征与建模召回效果</w:t>
        </w:r>
        <w:r w:rsidR="00704A41">
          <w:rPr>
            <w:webHidden/>
          </w:rPr>
          <w:tab/>
        </w:r>
        <w:r w:rsidR="00704A41">
          <w:rPr>
            <w:webHidden/>
          </w:rPr>
          <w:fldChar w:fldCharType="begin"/>
        </w:r>
        <w:r w:rsidR="00704A41">
          <w:rPr>
            <w:webHidden/>
          </w:rPr>
          <w:instrText xml:space="preserve"> PAGEREF _Toc224431623 \h </w:instrText>
        </w:r>
        <w:r w:rsidR="00704A41">
          <w:rPr>
            <w:webHidden/>
          </w:rPr>
        </w:r>
        <w:r w:rsidR="00704A41">
          <w:rPr>
            <w:webHidden/>
          </w:rPr>
          <w:fldChar w:fldCharType="separate"/>
        </w:r>
        <w:r w:rsidR="00704A41">
          <w:rPr>
            <w:webHidden/>
          </w:rPr>
          <w:t>42</w:t>
        </w:r>
        <w:r w:rsidR="00704A41">
          <w:rPr>
            <w:webHidden/>
          </w:rPr>
          <w:fldChar w:fldCharType="end"/>
        </w:r>
      </w:hyperlink>
    </w:p>
    <w:p w14:paraId="0D76D68F" w14:textId="572ECE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4" w:history="1">
        <w:r w:rsidR="00704A41" w:rsidRPr="005E54AD">
          <w:rPr>
            <w:rStyle w:val="ac"/>
          </w:rPr>
          <w:t xml:space="preserve">5.4.2 </w:t>
        </w:r>
        <w:r w:rsidR="00704A41" w:rsidRPr="005E54AD">
          <w:rPr>
            <w:rStyle w:val="ac"/>
          </w:rPr>
          <w:t>经济金融对话数据集的多轮对话质量指标</w:t>
        </w:r>
        <w:r w:rsidR="00704A41">
          <w:rPr>
            <w:webHidden/>
          </w:rPr>
          <w:tab/>
        </w:r>
        <w:r w:rsidR="00704A41">
          <w:rPr>
            <w:webHidden/>
          </w:rPr>
          <w:fldChar w:fldCharType="begin"/>
        </w:r>
        <w:r w:rsidR="00704A41">
          <w:rPr>
            <w:webHidden/>
          </w:rPr>
          <w:instrText xml:space="preserve"> PAGEREF _Toc224431624 \h </w:instrText>
        </w:r>
        <w:r w:rsidR="00704A41">
          <w:rPr>
            <w:webHidden/>
          </w:rPr>
        </w:r>
        <w:r w:rsidR="00704A41">
          <w:rPr>
            <w:webHidden/>
          </w:rPr>
          <w:fldChar w:fldCharType="separate"/>
        </w:r>
        <w:r w:rsidR="00704A41">
          <w:rPr>
            <w:webHidden/>
          </w:rPr>
          <w:t>45</w:t>
        </w:r>
        <w:r w:rsidR="00704A41">
          <w:rPr>
            <w:webHidden/>
          </w:rPr>
          <w:fldChar w:fldCharType="end"/>
        </w:r>
      </w:hyperlink>
    </w:p>
    <w:p w14:paraId="2311E340" w14:textId="2B7B7C58" w:rsidR="00704A41" w:rsidRDefault="00000000" w:rsidP="009A69DA">
      <w:pPr>
        <w:pStyle w:val="14"/>
        <w:rPr>
          <w:rFonts w:asciiTheme="minorHAnsi" w:eastAsiaTheme="minorEastAsia" w:hAnsiTheme="minorHAnsi" w:cstheme="minorBidi"/>
          <w:kern w:val="2"/>
          <w:sz w:val="22"/>
          <w14:ligatures w14:val="standardContextual"/>
        </w:rPr>
      </w:pPr>
      <w:hyperlink w:anchor="_Toc224431625" w:history="1">
        <w:r w:rsidR="00704A41" w:rsidRPr="005E54AD">
          <w:rPr>
            <w:rStyle w:val="ac"/>
          </w:rPr>
          <w:t>第</w:t>
        </w:r>
        <w:r w:rsidR="00704A41" w:rsidRPr="005E54AD">
          <w:rPr>
            <w:rStyle w:val="ac"/>
          </w:rPr>
          <w:t>6</w:t>
        </w:r>
        <w:r w:rsidR="00704A41" w:rsidRPr="005E54AD">
          <w:rPr>
            <w:rStyle w:val="ac"/>
          </w:rPr>
          <w:t>章</w:t>
        </w:r>
        <w:r w:rsidR="00704A41" w:rsidRPr="005E54AD">
          <w:rPr>
            <w:rStyle w:val="ac"/>
          </w:rPr>
          <w:t xml:space="preserve"> </w:t>
        </w:r>
        <w:r w:rsidR="00704A41" w:rsidRPr="005E54AD">
          <w:rPr>
            <w:rStyle w:val="ac"/>
          </w:rPr>
          <w:t>产品可行性与市场分析</w:t>
        </w:r>
        <w:r w:rsidR="00704A41">
          <w:rPr>
            <w:webHidden/>
          </w:rPr>
          <w:tab/>
        </w:r>
        <w:r w:rsidR="00704A41">
          <w:rPr>
            <w:webHidden/>
          </w:rPr>
          <w:fldChar w:fldCharType="begin"/>
        </w:r>
        <w:r w:rsidR="00704A41">
          <w:rPr>
            <w:webHidden/>
          </w:rPr>
          <w:instrText xml:space="preserve"> PAGEREF _Toc224431625 \h </w:instrText>
        </w:r>
        <w:r w:rsidR="00704A41">
          <w:rPr>
            <w:webHidden/>
          </w:rPr>
        </w:r>
        <w:r w:rsidR="00704A41">
          <w:rPr>
            <w:webHidden/>
          </w:rPr>
          <w:fldChar w:fldCharType="separate"/>
        </w:r>
        <w:r w:rsidR="00704A41">
          <w:rPr>
            <w:webHidden/>
          </w:rPr>
          <w:t>52</w:t>
        </w:r>
        <w:r w:rsidR="00704A41">
          <w:rPr>
            <w:webHidden/>
          </w:rPr>
          <w:fldChar w:fldCharType="end"/>
        </w:r>
      </w:hyperlink>
    </w:p>
    <w:p w14:paraId="0047C3AE" w14:textId="23019D2D"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6" w:history="1">
        <w:r w:rsidR="00704A41" w:rsidRPr="005E54AD">
          <w:rPr>
            <w:rStyle w:val="ac"/>
          </w:rPr>
          <w:t xml:space="preserve">6.1 </w:t>
        </w:r>
        <w:r w:rsidR="00704A41" w:rsidRPr="005E54AD">
          <w:rPr>
            <w:rStyle w:val="ac"/>
          </w:rPr>
          <w:t>产品可行性与产品形态展示</w:t>
        </w:r>
        <w:r w:rsidR="00704A41">
          <w:rPr>
            <w:webHidden/>
          </w:rPr>
          <w:tab/>
        </w:r>
        <w:r w:rsidR="00704A41">
          <w:rPr>
            <w:webHidden/>
          </w:rPr>
          <w:fldChar w:fldCharType="begin"/>
        </w:r>
        <w:r w:rsidR="00704A41">
          <w:rPr>
            <w:webHidden/>
          </w:rPr>
          <w:instrText xml:space="preserve"> PAGEREF _Toc224431626 \h </w:instrText>
        </w:r>
        <w:r w:rsidR="00704A41">
          <w:rPr>
            <w:webHidden/>
          </w:rPr>
        </w:r>
        <w:r w:rsidR="00704A41">
          <w:rPr>
            <w:webHidden/>
          </w:rPr>
          <w:fldChar w:fldCharType="separate"/>
        </w:r>
        <w:r w:rsidR="00704A41">
          <w:rPr>
            <w:webHidden/>
          </w:rPr>
          <w:t>52</w:t>
        </w:r>
        <w:r w:rsidR="00704A41">
          <w:rPr>
            <w:webHidden/>
          </w:rPr>
          <w:fldChar w:fldCharType="end"/>
        </w:r>
      </w:hyperlink>
    </w:p>
    <w:p w14:paraId="5C2A8AE1" w14:textId="2671885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7" w:history="1">
        <w:r w:rsidR="00704A41" w:rsidRPr="005E54AD">
          <w:rPr>
            <w:rStyle w:val="ac"/>
          </w:rPr>
          <w:t xml:space="preserve">6.1.1 </w:t>
        </w:r>
        <w:r w:rsidR="00704A41" w:rsidRPr="005E54AD">
          <w:rPr>
            <w:rStyle w:val="ac"/>
          </w:rPr>
          <w:t>产品定位与交付形态</w:t>
        </w:r>
        <w:r w:rsidR="00704A41">
          <w:rPr>
            <w:webHidden/>
          </w:rPr>
          <w:tab/>
        </w:r>
        <w:r w:rsidR="00704A41">
          <w:rPr>
            <w:webHidden/>
          </w:rPr>
          <w:fldChar w:fldCharType="begin"/>
        </w:r>
        <w:r w:rsidR="00704A41">
          <w:rPr>
            <w:webHidden/>
          </w:rPr>
          <w:instrText xml:space="preserve"> PAGEREF _Toc224431627 \h </w:instrText>
        </w:r>
        <w:r w:rsidR="00704A41">
          <w:rPr>
            <w:webHidden/>
          </w:rPr>
        </w:r>
        <w:r w:rsidR="00704A41">
          <w:rPr>
            <w:webHidden/>
          </w:rPr>
          <w:fldChar w:fldCharType="separate"/>
        </w:r>
        <w:r w:rsidR="00704A41">
          <w:rPr>
            <w:webHidden/>
          </w:rPr>
          <w:t>52</w:t>
        </w:r>
        <w:r w:rsidR="00704A41">
          <w:rPr>
            <w:webHidden/>
          </w:rPr>
          <w:fldChar w:fldCharType="end"/>
        </w:r>
      </w:hyperlink>
    </w:p>
    <w:p w14:paraId="671EBB12" w14:textId="34CB727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8" w:history="1">
        <w:r w:rsidR="00704A41" w:rsidRPr="005E54AD">
          <w:rPr>
            <w:rStyle w:val="ac"/>
          </w:rPr>
          <w:t xml:space="preserve">6.1.2 </w:t>
        </w:r>
        <w:r w:rsidR="00704A41" w:rsidRPr="005E54AD">
          <w:rPr>
            <w:rStyle w:val="ac"/>
          </w:rPr>
          <w:t>关键能力的可行性证据</w:t>
        </w:r>
        <w:r w:rsidR="00704A41">
          <w:rPr>
            <w:webHidden/>
          </w:rPr>
          <w:tab/>
        </w:r>
        <w:r w:rsidR="00704A41">
          <w:rPr>
            <w:webHidden/>
          </w:rPr>
          <w:fldChar w:fldCharType="begin"/>
        </w:r>
        <w:r w:rsidR="00704A41">
          <w:rPr>
            <w:webHidden/>
          </w:rPr>
          <w:instrText xml:space="preserve"> PAGEREF _Toc224431628 \h </w:instrText>
        </w:r>
        <w:r w:rsidR="00704A41">
          <w:rPr>
            <w:webHidden/>
          </w:rPr>
        </w:r>
        <w:r w:rsidR="00704A41">
          <w:rPr>
            <w:webHidden/>
          </w:rPr>
          <w:fldChar w:fldCharType="separate"/>
        </w:r>
        <w:r w:rsidR="00704A41">
          <w:rPr>
            <w:webHidden/>
          </w:rPr>
          <w:t>53</w:t>
        </w:r>
        <w:r w:rsidR="00704A41">
          <w:rPr>
            <w:webHidden/>
          </w:rPr>
          <w:fldChar w:fldCharType="end"/>
        </w:r>
      </w:hyperlink>
    </w:p>
    <w:p w14:paraId="20FB87E5" w14:textId="4A630669"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9" w:history="1">
        <w:r w:rsidR="00704A41" w:rsidRPr="005E54AD">
          <w:rPr>
            <w:rStyle w:val="ac"/>
          </w:rPr>
          <w:t xml:space="preserve">6.1.3 </w:t>
        </w:r>
        <w:r w:rsidR="00704A41" w:rsidRPr="005E54AD">
          <w:rPr>
            <w:rStyle w:val="ac"/>
          </w:rPr>
          <w:t>产品完成度与工程可扩展性</w:t>
        </w:r>
        <w:r w:rsidR="00704A41">
          <w:rPr>
            <w:webHidden/>
          </w:rPr>
          <w:tab/>
        </w:r>
        <w:r w:rsidR="00704A41">
          <w:rPr>
            <w:webHidden/>
          </w:rPr>
          <w:fldChar w:fldCharType="begin"/>
        </w:r>
        <w:r w:rsidR="00704A41">
          <w:rPr>
            <w:webHidden/>
          </w:rPr>
          <w:instrText xml:space="preserve"> PAGEREF _Toc224431629 \h </w:instrText>
        </w:r>
        <w:r w:rsidR="00704A41">
          <w:rPr>
            <w:webHidden/>
          </w:rPr>
        </w:r>
        <w:r w:rsidR="00704A41">
          <w:rPr>
            <w:webHidden/>
          </w:rPr>
          <w:fldChar w:fldCharType="separate"/>
        </w:r>
        <w:r w:rsidR="00704A41">
          <w:rPr>
            <w:webHidden/>
          </w:rPr>
          <w:t>54</w:t>
        </w:r>
        <w:r w:rsidR="00704A41">
          <w:rPr>
            <w:webHidden/>
          </w:rPr>
          <w:fldChar w:fldCharType="end"/>
        </w:r>
      </w:hyperlink>
    </w:p>
    <w:p w14:paraId="6C99144F" w14:textId="2F3F7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0" w:history="1">
        <w:r w:rsidR="00704A41" w:rsidRPr="005E54AD">
          <w:rPr>
            <w:rStyle w:val="ac"/>
          </w:rPr>
          <w:t xml:space="preserve">6.2 </w:t>
        </w:r>
        <w:r w:rsidR="00704A41" w:rsidRPr="005E54AD">
          <w:rPr>
            <w:rStyle w:val="ac"/>
          </w:rPr>
          <w:t>产品的成本与收益分析</w:t>
        </w:r>
        <w:r w:rsidR="00704A41">
          <w:rPr>
            <w:webHidden/>
          </w:rPr>
          <w:tab/>
        </w:r>
        <w:r w:rsidR="00704A41">
          <w:rPr>
            <w:webHidden/>
          </w:rPr>
          <w:fldChar w:fldCharType="begin"/>
        </w:r>
        <w:r w:rsidR="00704A41">
          <w:rPr>
            <w:webHidden/>
          </w:rPr>
          <w:instrText xml:space="preserve"> PAGEREF _Toc224431630 \h </w:instrText>
        </w:r>
        <w:r w:rsidR="00704A41">
          <w:rPr>
            <w:webHidden/>
          </w:rPr>
        </w:r>
        <w:r w:rsidR="00704A41">
          <w:rPr>
            <w:webHidden/>
          </w:rPr>
          <w:fldChar w:fldCharType="separate"/>
        </w:r>
        <w:r w:rsidR="00704A41">
          <w:rPr>
            <w:webHidden/>
          </w:rPr>
          <w:t>54</w:t>
        </w:r>
        <w:r w:rsidR="00704A41">
          <w:rPr>
            <w:webHidden/>
          </w:rPr>
          <w:fldChar w:fldCharType="end"/>
        </w:r>
      </w:hyperlink>
    </w:p>
    <w:p w14:paraId="47AD1CC6" w14:textId="3B2D642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1" w:history="1">
        <w:r w:rsidR="00704A41" w:rsidRPr="005E54AD">
          <w:rPr>
            <w:rStyle w:val="ac"/>
          </w:rPr>
          <w:t xml:space="preserve">6.2.1 </w:t>
        </w:r>
        <w:r w:rsidR="00704A41" w:rsidRPr="005E54AD">
          <w:rPr>
            <w:rStyle w:val="ac"/>
          </w:rPr>
          <w:t>成本结构与测算口径</w:t>
        </w:r>
        <w:r w:rsidR="00704A41">
          <w:rPr>
            <w:webHidden/>
          </w:rPr>
          <w:tab/>
        </w:r>
        <w:r w:rsidR="00704A41">
          <w:rPr>
            <w:webHidden/>
          </w:rPr>
          <w:fldChar w:fldCharType="begin"/>
        </w:r>
        <w:r w:rsidR="00704A41">
          <w:rPr>
            <w:webHidden/>
          </w:rPr>
          <w:instrText xml:space="preserve"> PAGEREF _Toc224431631 \h </w:instrText>
        </w:r>
        <w:r w:rsidR="00704A41">
          <w:rPr>
            <w:webHidden/>
          </w:rPr>
        </w:r>
        <w:r w:rsidR="00704A41">
          <w:rPr>
            <w:webHidden/>
          </w:rPr>
          <w:fldChar w:fldCharType="separate"/>
        </w:r>
        <w:r w:rsidR="00704A41">
          <w:rPr>
            <w:webHidden/>
          </w:rPr>
          <w:t>54</w:t>
        </w:r>
        <w:r w:rsidR="00704A41">
          <w:rPr>
            <w:webHidden/>
          </w:rPr>
          <w:fldChar w:fldCharType="end"/>
        </w:r>
      </w:hyperlink>
    </w:p>
    <w:p w14:paraId="5735BE5B" w14:textId="626CD28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2" w:history="1">
        <w:r w:rsidR="00704A41" w:rsidRPr="005E54AD">
          <w:rPr>
            <w:rStyle w:val="ac"/>
          </w:rPr>
          <w:t xml:space="preserve">6.2.2 </w:t>
        </w:r>
        <w:r w:rsidR="00704A41" w:rsidRPr="005E54AD">
          <w:rPr>
            <w:rStyle w:val="ac"/>
          </w:rPr>
          <w:t>基准情境下的成本、收益测算与指标映射</w:t>
        </w:r>
        <w:r w:rsidR="00704A41">
          <w:rPr>
            <w:webHidden/>
          </w:rPr>
          <w:tab/>
        </w:r>
        <w:r w:rsidR="00704A41">
          <w:rPr>
            <w:webHidden/>
          </w:rPr>
          <w:fldChar w:fldCharType="begin"/>
        </w:r>
        <w:r w:rsidR="00704A41">
          <w:rPr>
            <w:webHidden/>
          </w:rPr>
          <w:instrText xml:space="preserve"> PAGEREF _Toc224431632 \h </w:instrText>
        </w:r>
        <w:r w:rsidR="00704A41">
          <w:rPr>
            <w:webHidden/>
          </w:rPr>
        </w:r>
        <w:r w:rsidR="00704A41">
          <w:rPr>
            <w:webHidden/>
          </w:rPr>
          <w:fldChar w:fldCharType="separate"/>
        </w:r>
        <w:r w:rsidR="00704A41">
          <w:rPr>
            <w:webHidden/>
          </w:rPr>
          <w:t>55</w:t>
        </w:r>
        <w:r w:rsidR="00704A41">
          <w:rPr>
            <w:webHidden/>
          </w:rPr>
          <w:fldChar w:fldCharType="end"/>
        </w:r>
      </w:hyperlink>
    </w:p>
    <w:p w14:paraId="43D48E83" w14:textId="3F7A316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3" w:history="1">
        <w:r w:rsidR="00704A41" w:rsidRPr="005E54AD">
          <w:rPr>
            <w:rStyle w:val="ac"/>
          </w:rPr>
          <w:t xml:space="preserve">6.2.3 </w:t>
        </w:r>
        <w:r w:rsidR="00704A41" w:rsidRPr="005E54AD">
          <w:rPr>
            <w:rStyle w:val="ac"/>
          </w:rPr>
          <w:t>规模敏感性分析与规模经济结论</w:t>
        </w:r>
        <w:r w:rsidR="00704A41">
          <w:rPr>
            <w:webHidden/>
          </w:rPr>
          <w:tab/>
        </w:r>
        <w:r w:rsidR="00704A41">
          <w:rPr>
            <w:webHidden/>
          </w:rPr>
          <w:fldChar w:fldCharType="begin"/>
        </w:r>
        <w:r w:rsidR="00704A41">
          <w:rPr>
            <w:webHidden/>
          </w:rPr>
          <w:instrText xml:space="preserve"> PAGEREF _Toc224431633 \h </w:instrText>
        </w:r>
        <w:r w:rsidR="00704A41">
          <w:rPr>
            <w:webHidden/>
          </w:rPr>
        </w:r>
        <w:r w:rsidR="00704A41">
          <w:rPr>
            <w:webHidden/>
          </w:rPr>
          <w:fldChar w:fldCharType="separate"/>
        </w:r>
        <w:r w:rsidR="00704A41">
          <w:rPr>
            <w:webHidden/>
          </w:rPr>
          <w:t>56</w:t>
        </w:r>
        <w:r w:rsidR="00704A41">
          <w:rPr>
            <w:webHidden/>
          </w:rPr>
          <w:fldChar w:fldCharType="end"/>
        </w:r>
      </w:hyperlink>
    </w:p>
    <w:p w14:paraId="4C6C0F2E" w14:textId="282FEC1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4" w:history="1">
        <w:r w:rsidR="00704A41" w:rsidRPr="005E54AD">
          <w:rPr>
            <w:rStyle w:val="ac"/>
          </w:rPr>
          <w:t xml:space="preserve">6.3 </w:t>
        </w:r>
        <w:r w:rsidR="00704A41" w:rsidRPr="005E54AD">
          <w:rPr>
            <w:rStyle w:val="ac"/>
          </w:rPr>
          <w:t>市场规模与竞争分析</w:t>
        </w:r>
        <w:r w:rsidR="00704A41">
          <w:rPr>
            <w:webHidden/>
          </w:rPr>
          <w:tab/>
        </w:r>
        <w:r w:rsidR="00704A41">
          <w:rPr>
            <w:webHidden/>
          </w:rPr>
          <w:fldChar w:fldCharType="begin"/>
        </w:r>
        <w:r w:rsidR="00704A41">
          <w:rPr>
            <w:webHidden/>
          </w:rPr>
          <w:instrText xml:space="preserve"> PAGEREF _Toc224431634 \h </w:instrText>
        </w:r>
        <w:r w:rsidR="00704A41">
          <w:rPr>
            <w:webHidden/>
          </w:rPr>
        </w:r>
        <w:r w:rsidR="00704A41">
          <w:rPr>
            <w:webHidden/>
          </w:rPr>
          <w:fldChar w:fldCharType="separate"/>
        </w:r>
        <w:r w:rsidR="00704A41">
          <w:rPr>
            <w:webHidden/>
          </w:rPr>
          <w:t>57</w:t>
        </w:r>
        <w:r w:rsidR="00704A41">
          <w:rPr>
            <w:webHidden/>
          </w:rPr>
          <w:fldChar w:fldCharType="end"/>
        </w:r>
      </w:hyperlink>
    </w:p>
    <w:p w14:paraId="688F3E83" w14:textId="6CA0510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5" w:history="1">
        <w:r w:rsidR="00704A41" w:rsidRPr="005E54AD">
          <w:rPr>
            <w:rStyle w:val="ac"/>
          </w:rPr>
          <w:t xml:space="preserve">6.3.1 </w:t>
        </w:r>
        <w:r w:rsidR="00704A41" w:rsidRPr="005E54AD">
          <w:rPr>
            <w:rStyle w:val="ac"/>
          </w:rPr>
          <w:t>中国智能投顾市场规模区间</w:t>
        </w:r>
        <w:r w:rsidR="00704A41">
          <w:rPr>
            <w:webHidden/>
          </w:rPr>
          <w:tab/>
        </w:r>
        <w:r w:rsidR="00704A41">
          <w:rPr>
            <w:webHidden/>
          </w:rPr>
          <w:fldChar w:fldCharType="begin"/>
        </w:r>
        <w:r w:rsidR="00704A41">
          <w:rPr>
            <w:webHidden/>
          </w:rPr>
          <w:instrText xml:space="preserve"> PAGEREF _Toc224431635 \h </w:instrText>
        </w:r>
        <w:r w:rsidR="00704A41">
          <w:rPr>
            <w:webHidden/>
          </w:rPr>
        </w:r>
        <w:r w:rsidR="00704A41">
          <w:rPr>
            <w:webHidden/>
          </w:rPr>
          <w:fldChar w:fldCharType="separate"/>
        </w:r>
        <w:r w:rsidR="00704A41">
          <w:rPr>
            <w:webHidden/>
          </w:rPr>
          <w:t>57</w:t>
        </w:r>
        <w:r w:rsidR="00704A41">
          <w:rPr>
            <w:webHidden/>
          </w:rPr>
          <w:fldChar w:fldCharType="end"/>
        </w:r>
      </w:hyperlink>
    </w:p>
    <w:p w14:paraId="5A5E0985" w14:textId="73DB9A3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6" w:history="1">
        <w:r w:rsidR="00704A41" w:rsidRPr="005E54AD">
          <w:rPr>
            <w:rStyle w:val="ac"/>
          </w:rPr>
          <w:t xml:space="preserve">6.3.2 </w:t>
        </w:r>
        <w:r w:rsidR="00704A41" w:rsidRPr="005E54AD">
          <w:rPr>
            <w:rStyle w:val="ac"/>
          </w:rPr>
          <w:t>竞争格局与差异化优势</w:t>
        </w:r>
        <w:r w:rsidR="00704A41">
          <w:rPr>
            <w:webHidden/>
          </w:rPr>
          <w:tab/>
        </w:r>
        <w:r w:rsidR="00704A41">
          <w:rPr>
            <w:webHidden/>
          </w:rPr>
          <w:fldChar w:fldCharType="begin"/>
        </w:r>
        <w:r w:rsidR="00704A41">
          <w:rPr>
            <w:webHidden/>
          </w:rPr>
          <w:instrText xml:space="preserve"> PAGEREF _Toc224431636 \h </w:instrText>
        </w:r>
        <w:r w:rsidR="00704A41">
          <w:rPr>
            <w:webHidden/>
          </w:rPr>
        </w:r>
        <w:r w:rsidR="00704A41">
          <w:rPr>
            <w:webHidden/>
          </w:rPr>
          <w:fldChar w:fldCharType="separate"/>
        </w:r>
        <w:r w:rsidR="00704A41">
          <w:rPr>
            <w:webHidden/>
          </w:rPr>
          <w:t>58</w:t>
        </w:r>
        <w:r w:rsidR="00704A41">
          <w:rPr>
            <w:webHidden/>
          </w:rPr>
          <w:fldChar w:fldCharType="end"/>
        </w:r>
      </w:hyperlink>
    </w:p>
    <w:p w14:paraId="64A01CAA" w14:textId="1964D2A5" w:rsidR="00704A41" w:rsidRDefault="00000000" w:rsidP="009A69DA">
      <w:pPr>
        <w:pStyle w:val="14"/>
        <w:rPr>
          <w:rFonts w:asciiTheme="minorHAnsi" w:eastAsiaTheme="minorEastAsia" w:hAnsiTheme="minorHAnsi" w:cstheme="minorBidi"/>
          <w:kern w:val="2"/>
          <w:sz w:val="22"/>
          <w14:ligatures w14:val="standardContextual"/>
        </w:rPr>
      </w:pPr>
      <w:hyperlink w:anchor="_Toc224431637" w:history="1">
        <w:r w:rsidR="00704A41" w:rsidRPr="005E54AD">
          <w:rPr>
            <w:rStyle w:val="ac"/>
          </w:rPr>
          <w:t>第</w:t>
        </w:r>
        <w:r w:rsidR="00704A41" w:rsidRPr="005E54AD">
          <w:rPr>
            <w:rStyle w:val="ac"/>
          </w:rPr>
          <w:t>7</w:t>
        </w:r>
        <w:r w:rsidR="00704A41" w:rsidRPr="005E54AD">
          <w:rPr>
            <w:rStyle w:val="ac"/>
          </w:rPr>
          <w:t>章</w:t>
        </w:r>
        <w:r w:rsidR="00704A41" w:rsidRPr="005E54AD">
          <w:rPr>
            <w:rStyle w:val="ac"/>
          </w:rPr>
          <w:t xml:space="preserve"> </w:t>
        </w:r>
        <w:r w:rsidR="00704A41" w:rsidRPr="005E54AD">
          <w:rPr>
            <w:rStyle w:val="ac"/>
          </w:rPr>
          <w:t>研究结论与建议</w:t>
        </w:r>
        <w:r w:rsidR="00704A41">
          <w:rPr>
            <w:webHidden/>
          </w:rPr>
          <w:tab/>
        </w:r>
        <w:r w:rsidR="00704A41">
          <w:rPr>
            <w:webHidden/>
          </w:rPr>
          <w:fldChar w:fldCharType="begin"/>
        </w:r>
        <w:r w:rsidR="00704A41">
          <w:rPr>
            <w:webHidden/>
          </w:rPr>
          <w:instrText xml:space="preserve"> PAGEREF _Toc224431637 \h </w:instrText>
        </w:r>
        <w:r w:rsidR="00704A41">
          <w:rPr>
            <w:webHidden/>
          </w:rPr>
        </w:r>
        <w:r w:rsidR="00704A41">
          <w:rPr>
            <w:webHidden/>
          </w:rPr>
          <w:fldChar w:fldCharType="separate"/>
        </w:r>
        <w:r w:rsidR="00704A41">
          <w:rPr>
            <w:webHidden/>
          </w:rPr>
          <w:t>59</w:t>
        </w:r>
        <w:r w:rsidR="00704A41">
          <w:rPr>
            <w:webHidden/>
          </w:rPr>
          <w:fldChar w:fldCharType="end"/>
        </w:r>
      </w:hyperlink>
    </w:p>
    <w:p w14:paraId="6D788E6E" w14:textId="1638517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8" w:history="1">
        <w:r w:rsidR="00704A41" w:rsidRPr="005E54AD">
          <w:rPr>
            <w:rStyle w:val="ac"/>
          </w:rPr>
          <w:t xml:space="preserve">7.1 </w:t>
        </w:r>
        <w:r w:rsidR="00704A41" w:rsidRPr="005E54AD">
          <w:rPr>
            <w:rStyle w:val="ac"/>
          </w:rPr>
          <w:t>研究结论</w:t>
        </w:r>
        <w:r w:rsidR="00704A41">
          <w:rPr>
            <w:webHidden/>
          </w:rPr>
          <w:tab/>
        </w:r>
        <w:r w:rsidR="00704A41">
          <w:rPr>
            <w:webHidden/>
          </w:rPr>
          <w:fldChar w:fldCharType="begin"/>
        </w:r>
        <w:r w:rsidR="00704A41">
          <w:rPr>
            <w:webHidden/>
          </w:rPr>
          <w:instrText xml:space="preserve"> PAGEREF _Toc224431638 \h </w:instrText>
        </w:r>
        <w:r w:rsidR="00704A41">
          <w:rPr>
            <w:webHidden/>
          </w:rPr>
        </w:r>
        <w:r w:rsidR="00704A41">
          <w:rPr>
            <w:webHidden/>
          </w:rPr>
          <w:fldChar w:fldCharType="separate"/>
        </w:r>
        <w:r w:rsidR="00704A41">
          <w:rPr>
            <w:webHidden/>
          </w:rPr>
          <w:t>59</w:t>
        </w:r>
        <w:r w:rsidR="00704A41">
          <w:rPr>
            <w:webHidden/>
          </w:rPr>
          <w:fldChar w:fldCharType="end"/>
        </w:r>
      </w:hyperlink>
    </w:p>
    <w:p w14:paraId="44FD08A6" w14:textId="728DD142"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9" w:history="1">
        <w:r w:rsidR="00704A41" w:rsidRPr="005E54AD">
          <w:rPr>
            <w:rStyle w:val="ac"/>
          </w:rPr>
          <w:t xml:space="preserve">7.2 </w:t>
        </w:r>
        <w:r w:rsidR="00704A41" w:rsidRPr="005E54AD">
          <w:rPr>
            <w:rStyle w:val="ac"/>
          </w:rPr>
          <w:t>研究建议</w:t>
        </w:r>
        <w:r w:rsidR="00704A41">
          <w:rPr>
            <w:webHidden/>
          </w:rPr>
          <w:tab/>
        </w:r>
        <w:r w:rsidR="00704A41">
          <w:rPr>
            <w:webHidden/>
          </w:rPr>
          <w:fldChar w:fldCharType="begin"/>
        </w:r>
        <w:r w:rsidR="00704A41">
          <w:rPr>
            <w:webHidden/>
          </w:rPr>
          <w:instrText xml:space="preserve"> PAGEREF _Toc224431639 \h </w:instrText>
        </w:r>
        <w:r w:rsidR="00704A41">
          <w:rPr>
            <w:webHidden/>
          </w:rPr>
        </w:r>
        <w:r w:rsidR="00704A41">
          <w:rPr>
            <w:webHidden/>
          </w:rPr>
          <w:fldChar w:fldCharType="separate"/>
        </w:r>
        <w:r w:rsidR="00704A41">
          <w:rPr>
            <w:webHidden/>
          </w:rPr>
          <w:t>61</w:t>
        </w:r>
        <w:r w:rsidR="00704A41">
          <w:rPr>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w:instrText>
      </w:r>
      <w:r>
        <w:instrText>图</w:instrText>
      </w:r>
      <w:r>
        <w:instrText xml:space="preserve">" </w:instrText>
      </w:r>
      <w:r>
        <w:fldChar w:fldCharType="separate"/>
      </w:r>
      <w:hyperlink w:anchor="_Toc223528554" w:history="1">
        <w:r w:rsidRPr="00EF1105">
          <w:rPr>
            <w:rStyle w:val="ac"/>
            <w:noProof/>
          </w:rPr>
          <w:t>图</w:t>
        </w:r>
        <w:r w:rsidRPr="00EF1105">
          <w:rPr>
            <w:rStyle w:val="ac"/>
            <w:noProof/>
          </w:rPr>
          <w:t xml:space="preserve"> </w:t>
        </w:r>
        <w:r w:rsidRPr="00EF1105">
          <w:rPr>
            <w:rStyle w:val="ac"/>
            <w:rFonts w:cs="Times New Roman" w:hint="cs"/>
            <w:noProof/>
            <w:cs/>
          </w:rPr>
          <w:t>‎</w:t>
        </w:r>
        <w:r w:rsidRPr="00EF1105">
          <w:rPr>
            <w:rStyle w:val="ac"/>
            <w:noProof/>
          </w:rPr>
          <w:t xml:space="preserve">1.1 </w:t>
        </w:r>
        <w:r w:rsidRPr="00EF1105">
          <w:rPr>
            <w:rStyle w:val="ac"/>
            <w:noProof/>
          </w:rPr>
          <w:t>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4.1 </w:t>
        </w:r>
        <w:r w:rsidR="00BE0970" w:rsidRPr="00EF1105">
          <w:rPr>
            <w:rStyle w:val="ac"/>
            <w:noProof/>
          </w:rPr>
          <w:t>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4.2 </w:t>
        </w:r>
        <w:r w:rsidR="00BE0970" w:rsidRPr="00EF1105">
          <w:rPr>
            <w:rStyle w:val="ac"/>
            <w:noProof/>
          </w:rPr>
          <w:t>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4.3 </w:t>
        </w:r>
        <w:r w:rsidR="00BE0970" w:rsidRPr="00EF1105">
          <w:rPr>
            <w:rStyle w:val="ac"/>
            <w:noProof/>
          </w:rPr>
          <w:t>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4.4 </w:t>
        </w:r>
        <w:r w:rsidR="00BE0970" w:rsidRPr="00EF1105">
          <w:rPr>
            <w:rStyle w:val="ac"/>
            <w:noProof/>
          </w:rPr>
          <w:t>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4.5 </w:t>
        </w:r>
        <w:r w:rsidR="00BE0970" w:rsidRPr="00EF1105">
          <w:rPr>
            <w:rStyle w:val="ac"/>
            <w:noProof/>
          </w:rPr>
          <w:t>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4.6 </w:t>
        </w:r>
        <w:r w:rsidR="00BE0970" w:rsidRPr="00EF1105">
          <w:rPr>
            <w:rStyle w:val="ac"/>
            <w:noProof/>
          </w:rPr>
          <w:t>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5.1 MemFinConv</w:t>
        </w:r>
        <w:r w:rsidR="00BE0970" w:rsidRPr="00EF1105">
          <w:rPr>
            <w:rStyle w:val="ac"/>
            <w:noProof/>
          </w:rPr>
          <w:t>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5.2 MemFinConv</w:t>
        </w:r>
        <w:r w:rsidR="00BE0970" w:rsidRPr="00EF1105">
          <w:rPr>
            <w:rStyle w:val="ac"/>
            <w:noProof/>
          </w:rPr>
          <w:t>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5.3 MemFinConv</w:t>
        </w:r>
        <w:r w:rsidR="00BE0970" w:rsidRPr="00EF1105">
          <w:rPr>
            <w:rStyle w:val="ac"/>
            <w:noProof/>
          </w:rPr>
          <w:t>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5.4 MemFinConv</w:t>
        </w:r>
        <w:r w:rsidR="00BE0970" w:rsidRPr="00EF1105">
          <w:rPr>
            <w:rStyle w:val="ac"/>
            <w:noProof/>
          </w:rPr>
          <w:t>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5.5 </w:t>
        </w:r>
        <w:r w:rsidR="00BE0970" w:rsidRPr="00EF1105">
          <w:rPr>
            <w:rStyle w:val="ac"/>
            <w:noProof/>
          </w:rPr>
          <w:t>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5.6 </w:t>
        </w:r>
        <w:r w:rsidR="00BE0970" w:rsidRPr="00EF1105">
          <w:rPr>
            <w:rStyle w:val="ac"/>
            <w:noProof/>
          </w:rPr>
          <w:t>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5.7 </w:t>
        </w:r>
        <w:r w:rsidR="00BE0970" w:rsidRPr="00EF1105">
          <w:rPr>
            <w:rStyle w:val="ac"/>
            <w:noProof/>
          </w:rPr>
          <w:t>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5.8 </w:t>
        </w:r>
        <w:r w:rsidR="00BE0970" w:rsidRPr="00EF1105">
          <w:rPr>
            <w:rStyle w:val="ac"/>
            <w:noProof/>
          </w:rPr>
          <w:t>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5.9 </w:t>
        </w:r>
        <w:r w:rsidR="00BE0970" w:rsidRPr="00EF1105">
          <w:rPr>
            <w:rStyle w:val="ac"/>
            <w:noProof/>
          </w:rPr>
          <w:t>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5.10 </w:t>
        </w:r>
        <w:r w:rsidR="00BE0970" w:rsidRPr="00EF1105">
          <w:rPr>
            <w:rStyle w:val="ac"/>
            <w:noProof/>
          </w:rPr>
          <w:t>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5.11 </w:t>
        </w:r>
        <w:r w:rsidR="00BE0970" w:rsidRPr="00EF1105">
          <w:rPr>
            <w:rStyle w:val="ac"/>
            <w:noProof/>
          </w:rPr>
          <w:t>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w:instrText>
      </w:r>
      <w:r>
        <w:instrText>表</w:instrText>
      </w:r>
      <w:r>
        <w:instrText xml:space="preserve">"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4.1 </w:t>
        </w:r>
        <w:r w:rsidR="00BE0970" w:rsidRPr="004601BA">
          <w:rPr>
            <w:rStyle w:val="ac"/>
            <w:noProof/>
          </w:rPr>
          <w:t>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4.2 </w:t>
        </w:r>
        <w:r w:rsidR="00BE0970" w:rsidRPr="004601BA">
          <w:rPr>
            <w:rStyle w:val="ac"/>
            <w:noProof/>
          </w:rPr>
          <w:t>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5.1 MemFinConv</w:t>
        </w:r>
        <w:r w:rsidR="00BE0970" w:rsidRPr="004601BA">
          <w:rPr>
            <w:rStyle w:val="ac"/>
            <w:noProof/>
          </w:rPr>
          <w:t>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5.2 </w:t>
        </w:r>
        <w:r w:rsidR="00BE0970" w:rsidRPr="004601BA">
          <w:rPr>
            <w:rStyle w:val="ac"/>
            <w:noProof/>
          </w:rPr>
          <w:t>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6.1 </w:t>
        </w:r>
        <w:r w:rsidR="00BE0970" w:rsidRPr="004601BA">
          <w:rPr>
            <w:rStyle w:val="ac"/>
            <w:noProof/>
          </w:rPr>
          <w:t>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6.2 </w:t>
        </w:r>
        <w:r w:rsidR="00BE0970" w:rsidRPr="004601BA">
          <w:rPr>
            <w:rStyle w:val="ac"/>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6.3 </w:t>
        </w:r>
        <w:r w:rsidR="00BE0970" w:rsidRPr="004601BA">
          <w:rPr>
            <w:rStyle w:val="ac"/>
            <w:noProof/>
          </w:rPr>
          <w:t>中国</w:t>
        </w:r>
        <w:r w:rsidR="00BE0970" w:rsidRPr="004601BA">
          <w:rPr>
            <w:rStyle w:val="ac"/>
            <w:noProof/>
          </w:rPr>
          <w:t xml:space="preserve"> Robo-advisory </w:t>
        </w:r>
        <w:r w:rsidR="00BE0970" w:rsidRPr="004601BA">
          <w:rPr>
            <w:rStyle w:val="ac"/>
            <w:noProof/>
          </w:rPr>
          <w:t>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6.4 </w:t>
        </w:r>
        <w:r w:rsidR="00BE0970" w:rsidRPr="004601BA">
          <w:rPr>
            <w:rStyle w:val="ac"/>
            <w:noProof/>
          </w:rPr>
          <w:t>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15" w:name="_Toc223096595"/>
      <w:bookmarkStart w:id="16" w:name="_Toc224431568"/>
      <w:r>
        <w:rPr>
          <w:rFonts w:hint="eastAsia"/>
        </w:rPr>
        <w:lastRenderedPageBreak/>
        <w:t>绪论</w:t>
      </w:r>
      <w:bookmarkEnd w:id="15"/>
      <w:bookmarkEnd w:id="16"/>
    </w:p>
    <w:p w14:paraId="55B18CCB" w14:textId="77777777" w:rsidR="00871127" w:rsidRPr="00E91598" w:rsidRDefault="00871127" w:rsidP="00E67D42">
      <w:pPr>
        <w:pStyle w:val="v3"/>
        <w:spacing w:before="32.60pt" w:after="32.60pt"/>
      </w:pPr>
      <w:bookmarkStart w:id="17" w:name="_Toc223096596"/>
      <w:bookmarkStart w:id="18" w:name="_Toc224431569"/>
      <w:r>
        <w:rPr>
          <w:rFonts w:hint="eastAsia"/>
        </w:rPr>
        <w:t>研究背景</w:t>
      </w:r>
      <w:bookmarkEnd w:id="17"/>
      <w:bookmarkEnd w:id="18"/>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w:t>
      </w:r>
      <w:r>
        <w:t>Robo-Advisory</w:t>
      </w:r>
      <w:r>
        <w:t>）逐渐兴起，成为提升服务效率与降低边际成本的重要技术路径。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w:t>
      </w:r>
      <w:r w:rsidRPr="008C2B75">
        <w:rPr>
          <w:rFonts w:ascii="宋体" w:hAnsi="宋体"/>
        </w:rPr>
        <w:t>“召回相似文本”</w:t>
      </w:r>
      <w:r>
        <w:t>，而非</w:t>
      </w:r>
      <w:r w:rsidRPr="008C2B75">
        <w:rPr>
          <w:rFonts w:ascii="宋体" w:hAnsi="宋体"/>
        </w:rPr>
        <w:t>“维持长期认知状态”</w:t>
      </w:r>
      <w:r>
        <w:t>。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w:t>
      </w:r>
      <w:r w:rsidRPr="008C2B75">
        <w:rPr>
          <w:rFonts w:ascii="宋体" w:hAnsi="宋体"/>
        </w:rPr>
        <w:t>“单轮问答工具”</w:t>
      </w:r>
      <w:r>
        <w:t>向</w:t>
      </w:r>
      <w:r w:rsidRPr="008C2B75">
        <w:rPr>
          <w:rFonts w:ascii="宋体" w:hAnsi="宋体"/>
        </w:rPr>
        <w:t>“长期陪伴式决策辅助系统”</w:t>
      </w:r>
      <w:r>
        <w:t>转型的理论路径与工程实现方法。</w:t>
      </w:r>
    </w:p>
    <w:p w14:paraId="669DA854" w14:textId="77777777" w:rsidR="00871127" w:rsidRDefault="00871127" w:rsidP="00E91598">
      <w:pPr>
        <w:pStyle w:val="v3"/>
        <w:spacing w:before="32.60pt" w:after="32.60pt"/>
      </w:pPr>
      <w:bookmarkStart w:id="19" w:name="_Toc223096597"/>
      <w:bookmarkStart w:id="20" w:name="_Toc224431570"/>
      <w:r>
        <w:rPr>
          <w:rFonts w:hint="eastAsia"/>
        </w:rPr>
        <w:t>研究意义</w:t>
      </w:r>
      <w:bookmarkEnd w:id="19"/>
      <w:bookmarkEnd w:id="20"/>
    </w:p>
    <w:p w14:paraId="494F870A" w14:textId="77777777" w:rsidR="00871127" w:rsidRDefault="00871127" w:rsidP="004F6F4A">
      <w:pPr>
        <w:pStyle w:val="a"/>
        <w:spacing w:before="16.30pt" w:after="16.30pt"/>
      </w:pPr>
      <w:bookmarkStart w:id="21" w:name="_Toc223096598"/>
      <w:bookmarkStart w:id="22" w:name="_Toc224431571"/>
      <w:r>
        <w:rPr>
          <w:rFonts w:hint="eastAsia"/>
        </w:rPr>
        <w:t>理论意义</w:t>
      </w:r>
      <w:bookmarkEnd w:id="21"/>
      <w:bookmarkEnd w:id="22"/>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w:t>
      </w:r>
      <w:r w:rsidR="00871127" w:rsidRPr="00871127">
        <w:t>—</w:t>
      </w:r>
      <w:r w:rsidR="00871127" w:rsidRPr="00871127">
        <w:t>损失框架、时间压力与信息表达方式影响下不断变化。本文通过构建用户画像记忆与长期对话记忆机制，使智能体能够在多轮交互中持续更新并利用投资者认知状态变量，从而在理论层面模拟</w:t>
      </w:r>
      <w:r w:rsidR="00871127" w:rsidRPr="008C2B75">
        <w:rPr>
          <w:rFonts w:ascii="宋体" w:hAnsi="宋体"/>
        </w:rPr>
        <w:t>“有限理性”</w:t>
      </w:r>
      <w:r w:rsidR="00871127" w:rsidRPr="00871127">
        <w:t>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w:t>
      </w:r>
      <w:r w:rsidRPr="008C2B75">
        <w:rPr>
          <w:rFonts w:ascii="宋体" w:hAnsi="宋体"/>
        </w:rPr>
        <w:t>“动态语境感知的长期记忆表征方法”</w:t>
      </w:r>
      <w:r w:rsidRPr="00871127">
        <w:t>，通过动态窗口选择、内容精炼与语境生成机制显式化跨轮语</w:t>
      </w:r>
      <w:r w:rsidRPr="00871127">
        <w:lastRenderedPageBreak/>
        <w:t>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23" w:name="_Toc223096599"/>
      <w:bookmarkStart w:id="24" w:name="_Toc224431572"/>
      <w:r>
        <w:rPr>
          <w:rFonts w:hint="eastAsia"/>
        </w:rPr>
        <w:t>实践意义</w:t>
      </w:r>
      <w:bookmarkEnd w:id="23"/>
      <w:bookmarkEnd w:id="24"/>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w:t>
      </w:r>
      <w:r w:rsidRPr="008C2B75">
        <w:rPr>
          <w:rFonts w:ascii="宋体" w:hAnsi="宋体"/>
        </w:rPr>
        <w:t>“工具型问答系统”</w:t>
      </w:r>
      <w:r w:rsidRPr="00A20EF9">
        <w:t>向</w:t>
      </w:r>
      <w:r w:rsidRPr="008C2B75">
        <w:rPr>
          <w:rFonts w:ascii="宋体" w:hAnsi="宋体"/>
        </w:rPr>
        <w:t>“陪伴式智能咨询服务”</w:t>
      </w:r>
      <w:r w:rsidRPr="00A20EF9">
        <w:t>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w:t>
      </w:r>
      <w:r w:rsidR="00871127" w:rsidRPr="008C2B75">
        <w:rPr>
          <w:rFonts w:ascii="宋体" w:hAnsi="宋体"/>
        </w:rPr>
        <w:t>“合规型长期记忆智能体”</w:t>
      </w:r>
      <w:r w:rsidR="00871127" w:rsidRPr="00A20EF9">
        <w:t>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25" w:name="_Toc223096600"/>
      <w:bookmarkStart w:id="26" w:name="_Toc224431573"/>
      <w:r>
        <w:rPr>
          <w:rFonts w:hint="eastAsia"/>
        </w:rPr>
        <w:lastRenderedPageBreak/>
        <w:t>技术路线</w:t>
      </w:r>
      <w:r w:rsidR="00871127">
        <w:rPr>
          <w:rFonts w:hint="eastAsia"/>
        </w:rPr>
        <w:t>与创新点</w:t>
      </w:r>
      <w:bookmarkEnd w:id="25"/>
      <w:bookmarkEnd w:id="26"/>
    </w:p>
    <w:p w14:paraId="17EA630F" w14:textId="77777777" w:rsidR="00E91598" w:rsidRDefault="00D803FA" w:rsidP="003138F3">
      <w:pPr>
        <w:pStyle w:val="a"/>
        <w:spacing w:before="16.30pt" w:after="16.30pt"/>
      </w:pPr>
      <w:bookmarkStart w:id="27" w:name="_Toc224431574"/>
      <w:r>
        <w:rPr>
          <w:rFonts w:hint="eastAsia"/>
        </w:rPr>
        <w:t>技术路线</w:t>
      </w:r>
      <w:bookmarkEnd w:id="27"/>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r w:rsidRPr="008C2B75">
        <w:rPr>
          <w:rFonts w:ascii="宋体" w:hAnsi="宋体" w:hint="eastAsia"/>
        </w:rPr>
        <w:t>“</w:t>
      </w:r>
      <w:proofErr w:type="spellStart"/>
      <w:r w:rsidRPr="008C2B75">
        <w:rPr>
          <w:rFonts w:ascii="宋体" w:hAnsi="宋体" w:hint="eastAsia"/>
        </w:rPr>
        <w:t>Me</w:t>
      </w:r>
      <w:r w:rsidRPr="008C2B75">
        <w:rPr>
          <w:rFonts w:ascii="宋体" w:hAnsi="宋体"/>
        </w:rPr>
        <w:t>mFinRobot</w:t>
      </w:r>
      <w:proofErr w:type="spellEnd"/>
      <w:r w:rsidRPr="008C2B75">
        <w:rPr>
          <w:rFonts w:ascii="宋体" w:hAnsi="宋体"/>
        </w:rP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w:t>
      </w:r>
      <w:r>
        <w:t>1–3</w:t>
      </w:r>
      <w:r>
        <w:t>章、第</w:t>
      </w:r>
      <w:r>
        <w:t>4</w:t>
      </w:r>
      <w:r>
        <w:t>章、第</w:t>
      </w:r>
      <w:r>
        <w:t>5</w:t>
      </w:r>
      <w:r>
        <w:t>章、第</w:t>
      </w:r>
      <w:r>
        <w:t>6</w:t>
      </w:r>
      <w:r w:rsidR="00B221EC">
        <w:t>-7</w:t>
      </w:r>
      <w:r>
        <w:t>章的研究内容与章节组织逻辑。</w:t>
      </w:r>
    </w:p>
    <w:p w14:paraId="71B56251" w14:textId="5689A9C5" w:rsidR="004F6F4A" w:rsidRPr="004F6F4A" w:rsidRDefault="00E654ED" w:rsidP="002202F9">
      <w:pPr>
        <w:pStyle w:val="a7"/>
        <w:numPr>
          <w:ilvl w:val="0"/>
          <w:numId w:val="16"/>
        </w:numPr>
        <w:ind w:firstLineChars="0"/>
        <w:rPr>
          <w:rStyle w:val="a9"/>
          <w:b w:val="0"/>
          <w:bCs w:val="0"/>
          <w:color w:val="000000"/>
        </w:rPr>
      </w:pPr>
      <w:r w:rsidRPr="004F6F4A">
        <w:rPr>
          <w:rStyle w:val="a9"/>
          <w:b w:val="0"/>
          <w:bCs w:val="0"/>
          <w:color w:val="000000"/>
        </w:rPr>
        <w:t>问题识别与理论建模（第</w:t>
      </w:r>
      <w:r w:rsidRPr="004F6F4A">
        <w:rPr>
          <w:rStyle w:val="a9"/>
          <w:b w:val="0"/>
          <w:bCs w:val="0"/>
          <w:color w:val="000000"/>
        </w:rPr>
        <w:t>1–3</w:t>
      </w:r>
      <w:r w:rsidRPr="004F6F4A">
        <w:rPr>
          <w:rStyle w:val="a9"/>
          <w:b w:val="0"/>
          <w:bCs w:val="0"/>
          <w:color w:val="000000"/>
        </w:rPr>
        <w:t>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w:t>
      </w:r>
      <w:r>
        <w:t>AI</w:t>
      </w:r>
      <w:r>
        <w:t>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2674895E"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00761096">
        <w:rPr>
          <w:rStyle w:val="a9"/>
          <w:rFonts w:hint="eastAsia"/>
          <w:b w:val="0"/>
          <w:bCs w:val="0"/>
          <w:color w:val="000000"/>
        </w:rPr>
        <w:t>长期记忆的表征建模与设计</w:t>
      </w:r>
      <w:r w:rsidRPr="00E654ED">
        <w:rPr>
          <w:rStyle w:val="a9"/>
          <w:b w:val="0"/>
          <w:bCs w:val="0"/>
          <w:color w:val="000000"/>
        </w:rPr>
        <w:t>（第</w:t>
      </w:r>
      <w:r w:rsidRPr="00E654ED">
        <w:rPr>
          <w:rStyle w:val="a9"/>
          <w:b w:val="0"/>
          <w:bCs w:val="0"/>
          <w:color w:val="000000"/>
        </w:rPr>
        <w:t>4</w:t>
      </w:r>
      <w:r w:rsidRPr="00E654ED">
        <w:rPr>
          <w:rStyle w:val="a9"/>
          <w:b w:val="0"/>
          <w:bCs w:val="0"/>
          <w:color w:val="000000"/>
        </w:rPr>
        <w:t>章）</w:t>
      </w:r>
    </w:p>
    <w:p w14:paraId="57333887" w14:textId="35CBEE65" w:rsidR="00E654ED" w:rsidRDefault="00E654ED" w:rsidP="00E654ED">
      <w:pPr>
        <w:ind w:firstLine="21pt"/>
      </w:pPr>
      <w:r>
        <w:t>在</w:t>
      </w:r>
      <w:r w:rsidR="00761096">
        <w:rPr>
          <w:rFonts w:hint="eastAsia"/>
        </w:rPr>
        <w:t>实际对话数据的分析下</w:t>
      </w:r>
      <w:r>
        <w:t>，</w:t>
      </w:r>
      <w:r w:rsidR="00761096">
        <w:rPr>
          <w:rFonts w:hint="eastAsia"/>
        </w:rPr>
        <w:t>本文将长期记忆表征的问题定义厘清，并并且采用系统建模方式针对问题进行优化，并提出基于动态语境感知的长期对话记忆的表征。提出包含了动态窗口选择、窗口内容精炼、语境内容生成三个组件的长期记忆表征系统，使得记忆系统在</w:t>
      </w:r>
      <w:r w:rsidR="00761096">
        <w:t>控制上下文冗余的同时，保留对当前轮决策具有关键影响的长期记忆内容，从而提升系统的语义完整性、检索准确性与决策一致性。</w:t>
      </w:r>
    </w:p>
    <w:p w14:paraId="630C7C8A" w14:textId="1FFEB6D3" w:rsidR="00E654ED" w:rsidRDefault="00E654ED" w:rsidP="00E654ED">
      <w:pPr>
        <w:ind w:start="21pt" w:firstLineChars="25" w:firstLine="3pt"/>
        <w:rPr>
          <w:rStyle w:val="a9"/>
          <w:b w:val="0"/>
          <w:bCs w:val="0"/>
          <w:color w:val="000000"/>
        </w:rPr>
      </w:pPr>
      <w:r w:rsidRPr="00E654ED">
        <w:rPr>
          <w:rStyle w:val="a9"/>
          <w:b w:val="0"/>
          <w:bCs w:val="0"/>
          <w:color w:val="000000"/>
        </w:rPr>
        <w:t>（三）</w:t>
      </w:r>
      <w:r w:rsidR="00761096">
        <w:rPr>
          <w:rStyle w:val="a9"/>
          <w:rFonts w:hint="eastAsia"/>
          <w:b w:val="0"/>
          <w:bCs w:val="0"/>
          <w:color w:val="000000"/>
        </w:rPr>
        <w:t>系统设计</w:t>
      </w:r>
      <w:r w:rsidRPr="00E654ED">
        <w:rPr>
          <w:rStyle w:val="a9"/>
          <w:b w:val="0"/>
          <w:bCs w:val="0"/>
          <w:color w:val="000000"/>
        </w:rPr>
        <w:t>与性能评估（第</w:t>
      </w:r>
      <w:r w:rsidRPr="00E654ED">
        <w:rPr>
          <w:rStyle w:val="a9"/>
          <w:b w:val="0"/>
          <w:bCs w:val="0"/>
          <w:color w:val="000000"/>
        </w:rPr>
        <w:t>5</w:t>
      </w:r>
      <w:r w:rsidRPr="00E654ED">
        <w:rPr>
          <w:rStyle w:val="a9"/>
          <w:b w:val="0"/>
          <w:bCs w:val="0"/>
          <w:color w:val="000000"/>
        </w:rPr>
        <w:t>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w:t>
      </w:r>
      <w:r w:rsidRPr="008C2B75">
        <w:rPr>
          <w:rFonts w:ascii="宋体" w:hAnsi="宋体"/>
        </w:rPr>
        <w:t>“证据</w:t>
      </w:r>
      <w:r w:rsidR="00C86FDA" w:rsidRPr="008C2B75">
        <w:rPr>
          <w:rFonts w:ascii="宋体" w:hAnsi="宋体" w:hint="eastAsia"/>
        </w:rPr>
        <w:t>、</w:t>
      </w:r>
      <w:r w:rsidRPr="008C2B75">
        <w:rPr>
          <w:rFonts w:ascii="宋体" w:hAnsi="宋体"/>
        </w:rPr>
        <w:t>推理</w:t>
      </w:r>
      <w:r w:rsidR="00C86FDA" w:rsidRPr="008C2B75">
        <w:rPr>
          <w:rFonts w:ascii="宋体" w:hAnsi="宋体" w:hint="eastAsia"/>
        </w:rPr>
        <w:t>、</w:t>
      </w:r>
      <w:r w:rsidRPr="008C2B75">
        <w:rPr>
          <w:rFonts w:ascii="宋体" w:hAnsi="宋体"/>
        </w:rPr>
        <w:t>边界”</w:t>
      </w:r>
      <w:r>
        <w:t>的可追溯性验证，从而形成</w:t>
      </w:r>
      <w:r w:rsidRPr="008C2B75">
        <w:rPr>
          <w:rFonts w:ascii="宋体" w:hAnsi="宋体"/>
        </w:rPr>
        <w:t>“可评测</w:t>
      </w:r>
      <w:r w:rsidR="00C86FDA" w:rsidRPr="008C2B75">
        <w:rPr>
          <w:rFonts w:ascii="宋体" w:hAnsi="宋体" w:hint="eastAsia"/>
        </w:rPr>
        <w:t>、</w:t>
      </w:r>
      <w:r w:rsidRPr="008C2B75">
        <w:rPr>
          <w:rFonts w:ascii="宋体" w:hAnsi="宋体"/>
        </w:rPr>
        <w:t>可归因</w:t>
      </w:r>
      <w:r w:rsidR="00C86FDA" w:rsidRPr="008C2B75">
        <w:rPr>
          <w:rFonts w:ascii="宋体" w:hAnsi="宋体" w:hint="eastAsia"/>
        </w:rPr>
        <w:t>、</w:t>
      </w:r>
      <w:r w:rsidRPr="008C2B75">
        <w:rPr>
          <w:rFonts w:ascii="宋体" w:hAnsi="宋体"/>
        </w:rPr>
        <w:t>可复现”</w:t>
      </w:r>
      <w:r>
        <w:t>的验证闭环。</w:t>
      </w:r>
    </w:p>
    <w:p w14:paraId="75135777" w14:textId="65840D18" w:rsidR="00E654ED" w:rsidRDefault="00E654ED" w:rsidP="00E654ED">
      <w:pPr>
        <w:ind w:start="21pt" w:firstLineChars="25" w:firstLine="3pt"/>
      </w:pPr>
      <w:r w:rsidRPr="00E654ED">
        <w:rPr>
          <w:rStyle w:val="a9"/>
          <w:b w:val="0"/>
          <w:bCs w:val="0"/>
          <w:color w:val="000000"/>
        </w:rPr>
        <w:t>（四）商业价值与结论（第</w:t>
      </w:r>
      <w:r w:rsidRPr="00E654ED">
        <w:rPr>
          <w:rStyle w:val="a9"/>
          <w:b w:val="0"/>
          <w:bCs w:val="0"/>
          <w:color w:val="000000"/>
        </w:rPr>
        <w:t>6</w:t>
      </w:r>
      <w:r w:rsidR="00CF0B13">
        <w:rPr>
          <w:rStyle w:val="a9"/>
          <w:b w:val="0"/>
          <w:bCs w:val="0"/>
          <w:color w:val="000000"/>
        </w:rPr>
        <w:t xml:space="preserve"> - 7</w:t>
      </w:r>
      <w:r w:rsidRPr="00E654ED">
        <w:rPr>
          <w:rStyle w:val="a9"/>
          <w:b w:val="0"/>
          <w:bCs w:val="0"/>
          <w:color w:val="000000"/>
        </w:rPr>
        <w:t>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w:t>
      </w:r>
      <w:r w:rsidRPr="008C2B75">
        <w:rPr>
          <w:rFonts w:ascii="宋体" w:hAnsi="宋体"/>
        </w:rPr>
        <w:t>“记忆增强</w:t>
      </w:r>
      <w:r w:rsidR="00282363" w:rsidRPr="008C2B75">
        <w:rPr>
          <w:rFonts w:ascii="宋体" w:hAnsi="宋体" w:hint="eastAsia"/>
        </w:rPr>
        <w:t>、</w:t>
      </w:r>
      <w:r w:rsidRPr="008C2B75">
        <w:rPr>
          <w:rFonts w:ascii="宋体" w:hAnsi="宋体"/>
        </w:rPr>
        <w:t>推理闭环</w:t>
      </w:r>
      <w:r w:rsidR="00282363" w:rsidRPr="008C2B75">
        <w:rPr>
          <w:rFonts w:ascii="宋体" w:hAnsi="宋体" w:hint="eastAsia"/>
        </w:rPr>
        <w:t>、</w:t>
      </w:r>
      <w:r w:rsidRPr="008C2B75">
        <w:rPr>
          <w:rFonts w:ascii="宋体" w:hAnsi="宋体"/>
        </w:rPr>
        <w:t>合规约束”</w:t>
      </w:r>
      <w:r>
        <w:t>的可信智能体研究路径。</w:t>
      </w:r>
    </w:p>
    <w:p w14:paraId="350C882D" w14:textId="7057D7F3" w:rsidR="00C86FDA" w:rsidRDefault="003747AB" w:rsidP="00087BAB">
      <w:pPr>
        <w:pStyle w:val="af5"/>
      </w:pPr>
      <w:bookmarkStart w:id="28" w:name="_Toc223096603"/>
      <w:r w:rsidRPr="00087BAB">
        <w:drawing>
          <wp:inline distT="0" distB="0" distL="0" distR="0" wp14:anchorId="75046974" wp14:editId="43BA12AA">
            <wp:extent cx="4579085" cy="3844562"/>
            <wp:effectExtent l="0" t="0" r="0" b="3810"/>
            <wp:docPr id="996371610" name="图形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637161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4579620" cy="3845011"/>
                    </a:xfrm>
                    <a:prstGeom prst="rect">
                      <a:avLst/>
                    </a:prstGeom>
                  </pic:spPr>
                </pic:pic>
              </a:graphicData>
            </a:graphic>
          </wp:inline>
        </w:drawing>
      </w:r>
    </w:p>
    <w:p w14:paraId="0ABB4BE6" w14:textId="79826F17" w:rsidR="00E654ED" w:rsidRDefault="00C86FDA" w:rsidP="008C44DA">
      <w:pPr>
        <w:pStyle w:val="af7"/>
      </w:pPr>
      <w:bookmarkStart w:id="29" w:name="_Toc223528554"/>
      <w:r>
        <w:t>图</w:t>
      </w:r>
      <w:r>
        <w:t xml:space="preserve"> </w:t>
      </w:r>
      <w:fldSimple w:instr=" STYLEREF 1 \s ">
        <w:r w:rsidR="00060E52">
          <w:rPr>
            <w:noProof/>
          </w:rPr>
          <w:t>1</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t xml:space="preserve"> </w:t>
      </w:r>
      <w:r>
        <w:rPr>
          <w:rFonts w:hint="eastAsia"/>
        </w:rPr>
        <w:t>技术路线</w:t>
      </w:r>
      <w:bookmarkEnd w:id="29"/>
    </w:p>
    <w:p w14:paraId="4E5B7E1C" w14:textId="77777777" w:rsidR="00871127" w:rsidRDefault="00871127" w:rsidP="008C44DA">
      <w:pPr>
        <w:pStyle w:val="a"/>
        <w:spacing w:before="16.30pt" w:after="16.30pt"/>
      </w:pPr>
      <w:bookmarkStart w:id="30" w:name="_Toc224431575"/>
      <w:r>
        <w:rPr>
          <w:rFonts w:hint="eastAsia"/>
        </w:rPr>
        <w:lastRenderedPageBreak/>
        <w:t>创新点</w:t>
      </w:r>
      <w:bookmarkEnd w:id="28"/>
      <w:bookmarkEnd w:id="30"/>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w:t>
      </w:r>
      <w:r w:rsidRPr="00F93353">
        <w:rPr>
          <w:b/>
          <w:bCs/>
        </w:rPr>
        <w:t>1</w:t>
      </w:r>
      <w:r w:rsidRPr="00F93353">
        <w:rPr>
          <w:b/>
          <w:bCs/>
        </w:rPr>
        <w:t>）</w:t>
      </w:r>
      <w:r w:rsidRPr="00F93353">
        <w:rPr>
          <w:rStyle w:val="a9"/>
          <w:b w:val="0"/>
          <w:bCs w:val="0"/>
          <w:color w:val="000000"/>
        </w:rPr>
        <w:t>提出面向多轮对话的动态语境感知长期记忆表征方法</w:t>
      </w:r>
    </w:p>
    <w:p w14:paraId="6205462B" w14:textId="77777777" w:rsidR="003657D6" w:rsidRDefault="003657D6" w:rsidP="007B7BE2">
      <w:pPr>
        <w:ind w:firstLine="24pt"/>
      </w:pPr>
      <w:r>
        <w:t>针对固定窗口拼接与纯相似度检索在长对话中易出现关键证据落窗、冗余语义稀释以及跨轮指代难以检索的问题，本文构建</w:t>
      </w:r>
      <w:r w:rsidRPr="008C2B75">
        <w:rPr>
          <w:rFonts w:ascii="宋体" w:hAnsi="宋体"/>
        </w:rPr>
        <w:t>“动态窗口选择”</w:t>
      </w:r>
      <w:r>
        <w:rPr>
          <w:rFonts w:hint="eastAsia"/>
        </w:rPr>
        <w:t>、</w:t>
      </w:r>
      <w:r w:rsidRPr="008C2B75">
        <w:rPr>
          <w:rFonts w:ascii="宋体" w:hAnsi="宋体" w:hint="eastAsia"/>
        </w:rPr>
        <w:t>“</w:t>
      </w:r>
      <w:r w:rsidRPr="008C2B75">
        <w:rPr>
          <w:rFonts w:ascii="宋体" w:hAnsi="宋体"/>
        </w:rPr>
        <w:t>窗口内容精炼</w:t>
      </w:r>
      <w:r w:rsidRPr="008C2B75">
        <w:rPr>
          <w:rFonts w:ascii="宋体" w:hAnsi="宋体" w:hint="eastAsia"/>
        </w:rPr>
        <w:t>”</w:t>
      </w:r>
      <w:r>
        <w:rPr>
          <w:rFonts w:hint="eastAsia"/>
        </w:rPr>
        <w:t>、</w:t>
      </w:r>
      <w:r w:rsidRPr="008C2B75">
        <w:rPr>
          <w:rFonts w:ascii="宋体" w:hAnsi="宋体"/>
        </w:rPr>
        <w:t>“语境内容生成”</w:t>
      </w:r>
      <w:r>
        <w:t>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w:t>
      </w:r>
      <w:r w:rsidRPr="008C2B75">
        <w:rPr>
          <w:rFonts w:ascii="宋体" w:hAnsi="宋体"/>
        </w:rPr>
        <w:t>“召回相似文本”</w:t>
      </w:r>
      <w:r>
        <w:t>升级为</w:t>
      </w:r>
      <w:r w:rsidRPr="008C2B75">
        <w:rPr>
          <w:rFonts w:ascii="宋体" w:hAnsi="宋体"/>
        </w:rPr>
        <w:t>“维持可用认知状态”</w:t>
      </w:r>
      <w:r>
        <w:t>的表征范式，为后续一致性推理提供可工程化的语义基础。</w:t>
      </w:r>
    </w:p>
    <w:p w14:paraId="7F61DCE6" w14:textId="77777777" w:rsidR="003657D6" w:rsidRDefault="003657D6" w:rsidP="007B7BE2">
      <w:pPr>
        <w:ind w:firstLine="24.45pt"/>
        <w:rPr>
          <w:b/>
          <w:bCs/>
        </w:rPr>
      </w:pPr>
      <w:r w:rsidRPr="00F93353">
        <w:rPr>
          <w:b/>
          <w:bCs/>
        </w:rPr>
        <w:t>（</w:t>
      </w:r>
      <w:r w:rsidRPr="00F93353">
        <w:rPr>
          <w:b/>
          <w:bCs/>
        </w:rPr>
        <w:t>2</w:t>
      </w:r>
      <w:r w:rsidRPr="00F93353">
        <w:rPr>
          <w:b/>
          <w:bCs/>
        </w:rPr>
        <w:t>）</w:t>
      </w:r>
      <w:r w:rsidRPr="00F93353">
        <w:rPr>
          <w:rStyle w:val="a9"/>
          <w:b w:val="0"/>
          <w:bCs w:val="0"/>
          <w:color w:val="000000"/>
        </w:rPr>
        <w:t>构建</w:t>
      </w:r>
      <w:r>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864585E" w14:textId="77777777" w:rsidR="003657D6" w:rsidRPr="00F93353" w:rsidRDefault="003657D6" w:rsidP="007B7BE2">
      <w:pPr>
        <w:ind w:firstLine="24pt"/>
        <w:rPr>
          <w:b/>
          <w:bCs/>
        </w:rPr>
      </w:pPr>
      <w:r>
        <w:t>区别于仅靠向量检索或摘要写回的记忆增强方案，本文面向证券投顾的高风险约束，设计多层次记忆管理与统一编排机制，遵循</w:t>
      </w:r>
      <w:r w:rsidRPr="008C2B75">
        <w:rPr>
          <w:rFonts w:ascii="宋体" w:hAnsi="宋体"/>
        </w:rPr>
        <w:t>“短期优先、长期补充、画像约束”</w:t>
      </w:r>
      <w:r>
        <w:t>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C9EEEE1" w14:textId="77777777" w:rsidR="003657D6" w:rsidRPr="00F93353" w:rsidRDefault="003657D6" w:rsidP="007B7BE2">
      <w:pPr>
        <w:ind w:firstLine="24.45pt"/>
        <w:rPr>
          <w:b/>
          <w:bCs/>
          <w:color w:val="000000"/>
        </w:rPr>
      </w:pPr>
      <w:r w:rsidRPr="00F93353">
        <w:rPr>
          <w:b/>
          <w:bCs/>
          <w:color w:val="000000"/>
        </w:rPr>
        <w:t>（</w:t>
      </w:r>
      <w:r w:rsidRPr="00F93353">
        <w:rPr>
          <w:b/>
          <w:bCs/>
          <w:color w:val="000000"/>
        </w:rPr>
        <w:t>3</w:t>
      </w:r>
      <w:r w:rsidRPr="00F93353">
        <w:rPr>
          <w:b/>
          <w:bCs/>
          <w:color w:val="000000"/>
        </w:rPr>
        <w:t>）</w:t>
      </w:r>
      <w:r w:rsidRPr="00F93353">
        <w:rPr>
          <w:rStyle w:val="a9"/>
          <w:b w:val="0"/>
          <w:bCs w:val="0"/>
          <w:color w:val="000000"/>
        </w:rPr>
        <w:t>提出面向金融多轮对话的可复现评测体系与数据集构建方法</w:t>
      </w:r>
      <w:r w:rsidRPr="00F93353">
        <w:rPr>
          <w:b/>
          <w:bCs/>
          <w:color w:val="000000"/>
        </w:rPr>
        <w:t xml:space="preserve"> </w:t>
      </w:r>
    </w:p>
    <w:p w14:paraId="283F1AB0" w14:textId="77777777" w:rsidR="003657D6" w:rsidRDefault="003657D6" w:rsidP="007B7BE2">
      <w:pPr>
        <w:ind w:firstLine="24pt"/>
        <w:rPr>
          <w:color w:val="000000"/>
        </w:rPr>
      </w:pPr>
      <w:r>
        <w:rPr>
          <w:color w:val="000000"/>
        </w:rPr>
        <w:t>针对现有金融对话数据集多为单轮或短对话、缺乏长期上下文保持与风险披露</w:t>
      </w:r>
      <w:r>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7EF8976" w14:textId="77777777" w:rsidR="003657D6" w:rsidRPr="00F93353" w:rsidRDefault="003657D6"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5B793E32" w14:textId="77777777" w:rsidR="003657D6" w:rsidRPr="00E91598" w:rsidRDefault="003657D6" w:rsidP="0088444B">
      <w:pPr>
        <w:pStyle w:val="11"/>
        <w:spacing w:before="48.90pt" w:after="48.90pt"/>
      </w:pPr>
      <w:bookmarkStart w:id="31" w:name="_Toc223096604"/>
      <w:bookmarkStart w:id="32" w:name="_Toc224431576"/>
      <w:r>
        <w:rPr>
          <w:rFonts w:hint="eastAsia"/>
        </w:rPr>
        <w:lastRenderedPageBreak/>
        <w:t>研究现状</w:t>
      </w:r>
      <w:bookmarkEnd w:id="31"/>
      <w:bookmarkEnd w:id="32"/>
    </w:p>
    <w:p w14:paraId="5553E532" w14:textId="77777777" w:rsidR="003657D6" w:rsidRDefault="003657D6" w:rsidP="00D803FA">
      <w:pPr>
        <w:pStyle w:val="v3"/>
        <w:spacing w:before="32.60pt" w:after="32.60pt"/>
        <w:rPr>
          <w:rFonts w:ascii="-webkit-standard" w:hAnsi="-webkit-standard" w:hint="eastAsia"/>
          <w:color w:val="000000"/>
          <w:sz w:val="27"/>
          <w:szCs w:val="27"/>
        </w:rPr>
      </w:pPr>
      <w:bookmarkStart w:id="33" w:name="_Toc224431577"/>
      <w:r>
        <w:rPr>
          <w:rFonts w:ascii="-webkit-standard" w:hAnsi="-webkit-standard"/>
          <w:color w:val="000000"/>
          <w:sz w:val="27"/>
          <w:szCs w:val="27"/>
        </w:rPr>
        <w:t>多轮对话智能体的发展与局限</w:t>
      </w:r>
      <w:bookmarkEnd w:id="33"/>
    </w:p>
    <w:p w14:paraId="0E8C91A0" w14:textId="77777777" w:rsidR="003657D6" w:rsidRPr="00F2193D" w:rsidRDefault="003657D6" w:rsidP="00753888">
      <w:pPr>
        <w:pStyle w:val="a"/>
        <w:spacing w:before="16.30pt" w:after="16.30pt"/>
      </w:pPr>
      <w:bookmarkStart w:id="34" w:name="_Toc224431578"/>
      <w:r w:rsidRPr="001C4873">
        <w:t>大语言模型在多轮对话中的能力边界</w:t>
      </w:r>
      <w:bookmarkEnd w:id="34"/>
    </w:p>
    <w:p w14:paraId="41BB4E2A" w14:textId="77777777" w:rsidR="003657D6" w:rsidRPr="00F2193D" w:rsidRDefault="003657D6"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w:t>
      </w:r>
      <w:r w:rsidRPr="00F2193D">
        <w:t xml:space="preserve"> </w:t>
      </w:r>
      <w:r w:rsidRPr="00F2193D">
        <w:t>。因此，厘清大语言模型在多轮对话中的能力边界，是后续记忆增强与一致性控制机制设计的前提。</w:t>
      </w:r>
    </w:p>
    <w:p w14:paraId="49B26D16" w14:textId="77777777" w:rsidR="003657D6" w:rsidRDefault="003657D6" w:rsidP="00474E36">
      <w:pPr>
        <w:ind w:firstLine="21pt"/>
      </w:pPr>
      <w:r w:rsidRPr="00F2193D">
        <w:t>从研究脉络看，对话模型的能力提升大致经历了三个阶段</w:t>
      </w:r>
      <w:r>
        <w:rPr>
          <w:rFonts w:hint="eastAsia"/>
        </w:rPr>
        <w:t>。</w:t>
      </w:r>
      <w:r w:rsidRPr="00A47B38">
        <w:t>第一阶段是以大规模对话语料训练为代表的端到端生成路线，代表工作</w:t>
      </w:r>
      <w:bookmarkStart w:id="35" w:name="_Hlk223539983"/>
      <w:r w:rsidRPr="00A47B38">
        <w:t>Meena</w:t>
      </w:r>
      <w:bookmarkEnd w:id="35"/>
      <w:r w:rsidRPr="00A47B38">
        <w:t>强调开放域多轮对话的可聊性与一致性评价，并提出</w:t>
      </w:r>
      <w:r w:rsidRPr="00A47B38">
        <w:t>SSA</w:t>
      </w:r>
      <w:r w:rsidRPr="00A47B38">
        <w:t>指标</w:t>
      </w:r>
      <w:r>
        <w:fldChar w:fldCharType="begin"/>
      </w:r>
      <w:r>
        <w:instrText xml:space="preserve"> ADDIN ZOTERO_ITEM CSL_CITATION {"citationID":"7zUTq1wf","properties":{"formattedCitation":"(Kulshreshtha\\uc0\\u31561{}, 2020)","plainCitation":"(Kulshreshtha</w:instrText>
      </w:r>
      <w:r>
        <w:instrText>等</w:instrText>
      </w:r>
      <w:r>
        <w:instrText xml:space="preserve">,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fldChar w:fldCharType="separate"/>
      </w:r>
      <w:r w:rsidRPr="00074DEC">
        <w:rPr>
          <w:rFonts w:cs="Times New Roman"/>
        </w:rPr>
        <w:t>(Kulshreshtha</w:t>
      </w:r>
      <w:r w:rsidRPr="00074DEC">
        <w:rPr>
          <w:rFonts w:cs="Times New Roman"/>
        </w:rPr>
        <w:t>等</w:t>
      </w:r>
      <w:r w:rsidRPr="00074DEC">
        <w:rPr>
          <w:rFonts w:cs="Times New Roman"/>
        </w:rPr>
        <w:t>, 2020)</w:t>
      </w:r>
      <w:r>
        <w:fldChar w:fldCharType="end"/>
      </w:r>
      <w:r>
        <w:rPr>
          <w:rFonts w:hint="eastAsia"/>
        </w:rPr>
        <w:t>。</w:t>
      </w:r>
      <w:r w:rsidRPr="00A47B38">
        <w:t>第二阶段是面向对话的预训练与微调路线，如</w:t>
      </w:r>
      <w:proofErr w:type="spellStart"/>
      <w:r w:rsidRPr="00A47B38">
        <w:t>DialoGPT</w:t>
      </w:r>
      <w:proofErr w:type="spellEnd"/>
      <w:r w:rsidRPr="00A47B38">
        <w:t>基于大规模论坛对话链训练，以提升多轮上下文条件下的生成连贯性</w:t>
      </w:r>
      <w:r>
        <w:fldChar w:fldCharType="begin"/>
      </w:r>
      <w:r>
        <w:instrText xml:space="preserve"> ADDIN ZOTERO_ITEM CSL_CITATION {"citationID":"SiCNC9oT","properties":{"formattedCitation":"(Zhang Y, Sun, \\uc0\\u31561{}, 2020)","plainCitation":"(Zhang Y, Sun, </w:instrText>
      </w:r>
      <w:r>
        <w:instrText>等</w:instrText>
      </w:r>
      <w:r>
        <w:instrText xml:space="preserve">,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fldChar w:fldCharType="separate"/>
      </w:r>
      <w:r w:rsidRPr="005E36E5">
        <w:rPr>
          <w:rFonts w:cs="Times New Roman"/>
        </w:rPr>
        <w:t>(Zhang Y, Sun</w:t>
      </w:r>
      <w:del w:id="36" w:author="nijian.15" w:date="2026-04-28T22:49:00Z">
        <w:r w:rsidRPr="005E36E5" w:rsidDel="00DF4718">
          <w:rPr>
            <w:rFonts w:cs="Times New Roman"/>
          </w:rPr>
          <w:delText>,</w:delText>
        </w:r>
      </w:del>
      <w:del w:id="37" w:author="nijian.15" w:date="2026-04-28T22:48:00Z">
        <w:r w:rsidRPr="005E36E5" w:rsidDel="00DF4718">
          <w:rPr>
            <w:rFonts w:cs="Times New Roman"/>
          </w:rPr>
          <w:delText xml:space="preserve"> </w:delText>
        </w:r>
      </w:del>
      <w:r w:rsidRPr="005E36E5">
        <w:rPr>
          <w:rFonts w:cs="Times New Roman"/>
        </w:rPr>
        <w:t>等</w:t>
      </w:r>
      <w:r w:rsidRPr="005E36E5">
        <w:rPr>
          <w:rFonts w:cs="Times New Roman"/>
        </w:rPr>
        <w:t>, 2020)</w:t>
      </w:r>
      <w:r>
        <w:fldChar w:fldCharType="end"/>
      </w:r>
      <w:r w:rsidRPr="00A47B38">
        <w:t>。第三阶段是以</w:t>
      </w:r>
      <w:r w:rsidRPr="00A47B38">
        <w:t>RLHF</w:t>
      </w:r>
      <w:r>
        <w:rPr>
          <w:rFonts w:hint="eastAsia"/>
        </w:rPr>
        <w:t>、</w:t>
      </w:r>
      <w:r w:rsidRPr="00A47B38">
        <w:t>对齐训练为核心的指令遵循路线，通过人类偏好反馈提升模型对用户意图的服从性与有用性</w:t>
      </w:r>
      <w:r>
        <w:fldChar w:fldCharType="begin"/>
      </w:r>
      <w:r>
        <w:instrText xml:space="preserve"> ADDIN ZOTERO_ITEM CSL_CITATION {"citationID":"6igAfJlr","properties":{"formattedCitation":"(Ouyang\\uc0\\u31561{}, 2022)","plainCitation":"(Ouyang</w:instrText>
      </w:r>
      <w:r>
        <w:instrText>等</w:instrText>
      </w:r>
      <w:r>
        <w:instrText xml:space="preserve">,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fldChar w:fldCharType="separate"/>
      </w:r>
      <w:r w:rsidRPr="00074DEC">
        <w:rPr>
          <w:rFonts w:cs="Times New Roman"/>
        </w:rPr>
        <w:t>(Ouyang</w:t>
      </w:r>
      <w:r w:rsidRPr="00074DEC">
        <w:rPr>
          <w:rFonts w:cs="Times New Roman"/>
        </w:rPr>
        <w:t>等</w:t>
      </w:r>
      <w:r w:rsidRPr="00074DEC">
        <w:rPr>
          <w:rFonts w:cs="Times New Roman"/>
        </w:rPr>
        <w:t>, 2022)</w:t>
      </w:r>
      <w:r>
        <w:fldChar w:fldCharType="end"/>
      </w:r>
      <w:r w:rsidRPr="00A47B38">
        <w:t>，并在更大规模模型上进一步推动通用能力与对话可用性</w:t>
      </w:r>
      <w:r>
        <w:fldChar w:fldCharType="begin"/>
      </w:r>
      <w:r>
        <w:instrText xml:space="preserve"> ADDIN ZOTERO_ITEM CSL_CITATION {"citationID":"GOWbEPHL","properties":{"formattedCitation":"(OpenAI\\uc0\\u31561{}, 2024)","plainCitation":"(OpenAI</w:instrText>
      </w:r>
      <w:r>
        <w:instrText>等</w:instrText>
      </w:r>
      <w:r>
        <w:instrText>,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Pr>
          <w:rFonts w:ascii="Cambria" w:hAnsi="Cambria" w:cs="Cambria"/>
        </w:rPr>
        <w:instrText>Ł</w:instrText>
      </w:r>
      <w:r>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Pr>
          <w:rFonts w:ascii="Cambria" w:hAnsi="Cambria" w:cs="Cambria"/>
        </w:rPr>
        <w:instrText>Ł</w:instrText>
      </w:r>
      <w:r>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fldChar w:fldCharType="separate"/>
      </w:r>
      <w:r w:rsidRPr="00074DEC">
        <w:rPr>
          <w:rFonts w:cs="Times New Roman"/>
        </w:rPr>
        <w:t>(OpenAI</w:t>
      </w:r>
      <w:r w:rsidRPr="00074DEC">
        <w:rPr>
          <w:rFonts w:cs="Times New Roman"/>
        </w:rPr>
        <w:t>等</w:t>
      </w:r>
      <w:r w:rsidRPr="00074DEC">
        <w:rPr>
          <w:rFonts w:cs="Times New Roman"/>
        </w:rPr>
        <w:t>, 2024)</w:t>
      </w:r>
      <w:r>
        <w:fldChar w:fldCharType="end"/>
      </w:r>
      <w:r w:rsidRPr="00F2193D">
        <w:t>。</w:t>
      </w:r>
      <w:r w:rsidRPr="00A47B38">
        <w:t>然而，这些进展并未消除多轮交互中的结构性短板：随着对话长度与任务复杂度上升，模型仍会在</w:t>
      </w:r>
      <w:r w:rsidRPr="008C2B75">
        <w:rPr>
          <w:rFonts w:ascii="宋体" w:hAnsi="宋体"/>
        </w:rPr>
        <w:t>“记忆调用、持续遵循、抗漂移与抗错误传播”</w:t>
      </w:r>
      <w:r w:rsidRPr="00A47B38">
        <w:t>方面出现显著退化。</w:t>
      </w:r>
    </w:p>
    <w:p w14:paraId="5D0FB7F0" w14:textId="77777777" w:rsidR="003657D6" w:rsidRPr="00F2193D" w:rsidRDefault="003657D6" w:rsidP="00A47B38">
      <w:pPr>
        <w:ind w:firstLine="24pt"/>
      </w:pPr>
      <w:r w:rsidRPr="00F2193D">
        <w:t>对多轮对话能力的系统刻画离不开评测基准的演进。</w:t>
      </w:r>
      <w:r w:rsidRPr="00F2193D">
        <w:t>MT-Eval</w:t>
      </w:r>
      <w:r w:rsidRPr="00F2193D">
        <w:t>通过对真实人机对话模式的归纳，将多轮交互归结为</w:t>
      </w:r>
      <w:r w:rsidRPr="008C2B75">
        <w:rPr>
          <w:rFonts w:ascii="宋体" w:hAnsi="宋体"/>
        </w:rPr>
        <w:t>“回忆、扩展、细化与追问”</w:t>
      </w:r>
      <w:r w:rsidRPr="00F2193D">
        <w:t>四类典型模式，并在对比多轮与单轮版本时发现：多数模型在多轮场景下相对单轮出现显著性能下降，且影响因素与模型的基础能力并不总是线性相关</w:t>
      </w:r>
      <w:r>
        <w:fldChar w:fldCharType="begin"/>
      </w:r>
      <w:r>
        <w:instrText xml:space="preserve"> ADDIN ZOTERO_ITEM CSL_CITATION {"citationID":"FDbiUKTy","properties":{"formattedCitation":"(Kwan\\uc0\\u31561{}, 2024)","plainCitation":"(Kwan</w:instrText>
      </w:r>
      <w:r>
        <w:instrText>等</w:instrText>
      </w:r>
      <w:r>
        <w:instrText xml:space="preserve">,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fldChar w:fldCharType="separate"/>
      </w:r>
      <w:r w:rsidRPr="00DE32C0">
        <w:rPr>
          <w:rFonts w:cs="Times New Roman"/>
        </w:rPr>
        <w:t>(Kwan</w:t>
      </w:r>
      <w:r w:rsidRPr="00DE32C0">
        <w:rPr>
          <w:rFonts w:cs="Times New Roman"/>
        </w:rPr>
        <w:t>等</w:t>
      </w:r>
      <w:r w:rsidRPr="00DE32C0">
        <w:rPr>
          <w:rFonts w:cs="Times New Roman"/>
        </w:rPr>
        <w:t>, 2024)</w:t>
      </w:r>
      <w:r>
        <w:fldChar w:fldCharType="end"/>
      </w:r>
      <w:r>
        <w:rPr>
          <w:rFonts w:hint="eastAsia"/>
        </w:rPr>
        <w:t>。</w:t>
      </w:r>
      <w:r w:rsidRPr="00F2193D">
        <w:t>更重要的是，</w:t>
      </w:r>
      <w:r w:rsidRPr="00A47B38">
        <w:t>Kwan</w:t>
      </w:r>
      <w:del w:id="38" w:author="nijian.15" w:date="2026-04-28T22:47:00Z">
        <w:r w:rsidRPr="00A47B38" w:rsidDel="00DF4718">
          <w:delText xml:space="preserve"> </w:delText>
        </w:r>
      </w:del>
      <w:r w:rsidRPr="00A47B38">
        <w:t>等人（</w:t>
      </w:r>
      <w:r w:rsidRPr="00A47B38">
        <w:t>2024</w:t>
      </w:r>
      <w:r w:rsidRPr="00A47B38">
        <w:t>）</w:t>
      </w:r>
      <w:r w:rsidRPr="00F2193D">
        <w:t>将多轮失败归因于相关信息距离</w:t>
      </w:r>
      <w:r w:rsidRPr="00A47B38">
        <w:t>与</w:t>
      </w:r>
      <w:r w:rsidRPr="00F2193D">
        <w:t>错误传播等结构性因素。这一结论与金融投顾场景高度契合：风险等级、禁忌约束、投资期限等关键条件通常出现在对话早期或跨会话历史中，</w:t>
      </w:r>
      <w:r w:rsidRPr="00F2193D">
        <w:lastRenderedPageBreak/>
        <w:t>一旦</w:t>
      </w:r>
      <w:r w:rsidRPr="008C2B75">
        <w:rPr>
          <w:rFonts w:ascii="宋体" w:hAnsi="宋体"/>
        </w:rPr>
        <w:t>“距离效应”</w:t>
      </w:r>
      <w:r w:rsidRPr="00F2193D">
        <w:t>导致模型难以稳定调用，便会直接引发适当性偏离与风险提示缺项。</w:t>
      </w:r>
    </w:p>
    <w:p w14:paraId="3F104EF3" w14:textId="77777777" w:rsidR="003657D6" w:rsidRPr="00B221EC" w:rsidRDefault="003657D6" w:rsidP="00F2193D">
      <w:pPr>
        <w:ind w:firstLine="24pt"/>
      </w:pPr>
      <w:r w:rsidRPr="00F2193D">
        <w:t>进一步地，</w:t>
      </w:r>
      <w:proofErr w:type="spellStart"/>
      <w:r w:rsidRPr="00F2193D">
        <w:t>MultiChallenge</w:t>
      </w:r>
      <w:proofErr w:type="spellEnd"/>
      <w:r w:rsidRPr="00F2193D">
        <w:t>指出即便在既有多轮评测上接近</w:t>
      </w:r>
      <w:r w:rsidRPr="008C2B75">
        <w:rPr>
          <w:rFonts w:ascii="宋体" w:hAnsi="宋体"/>
        </w:rPr>
        <w:t>“满分”</w:t>
      </w:r>
      <w:r w:rsidRPr="00F2193D">
        <w:t>的前沿模型，在更贴近真实交互的设定下准确率仍可能显著低于</w:t>
      </w:r>
      <w:r w:rsidRPr="00F2193D">
        <w:t>50%</w:t>
      </w:r>
      <w:r w:rsidRPr="00F2193D">
        <w:t>，说明多轮能力并非由单轮能力自然外推而来，而存在更接近</w:t>
      </w:r>
      <w:r w:rsidRPr="008C2B75">
        <w:rPr>
          <w:rFonts w:ascii="宋体" w:hAnsi="宋体"/>
        </w:rPr>
        <w:t>“系统级鲁棒性”</w:t>
      </w:r>
      <w:r w:rsidRPr="00F2193D">
        <w:t>的门槛</w:t>
      </w:r>
      <w:r>
        <w:fldChar w:fldCharType="begin"/>
      </w:r>
      <w:r>
        <w:instrText xml:space="preserve"> ADDIN ZOTERO_ITEM CSL_CITATION {"citationID":"yBe8NJ9o","properties":{"formattedCitation":"(Deshpande\\uc0\\u31561{}, 2025)","plainCitation":"(Deshpande</w:instrText>
      </w:r>
      <w:r>
        <w:instrText>等</w:instrText>
      </w:r>
      <w:r>
        <w:instrText xml:space="preserve">,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fldChar w:fldCharType="separate"/>
      </w:r>
      <w:r w:rsidRPr="00DE32C0">
        <w:rPr>
          <w:rFonts w:cs="Times New Roman"/>
        </w:rPr>
        <w:t>(Deshpande</w:t>
      </w:r>
      <w:r w:rsidRPr="00DE32C0">
        <w:rPr>
          <w:rFonts w:cs="Times New Roman"/>
        </w:rPr>
        <w:t>等</w:t>
      </w:r>
      <w:r w:rsidRPr="00DE32C0">
        <w:rPr>
          <w:rFonts w:cs="Times New Roman"/>
        </w:rPr>
        <w:t>, 2025)</w:t>
      </w:r>
      <w:r>
        <w:fldChar w:fldCharType="end"/>
      </w:r>
      <w:r w:rsidRPr="00F2193D">
        <w:t>。</w:t>
      </w:r>
      <w:r w:rsidRPr="002F2931">
        <w:t>与此同时，</w:t>
      </w:r>
      <w:r w:rsidRPr="00F2193D">
        <w:t>MT-Bench-101</w:t>
      </w:r>
      <w:r w:rsidRPr="00F2193D">
        <w:t>从真实多轮对话数据中构建层级化能力图谱，强调真实多轮互动具有细粒度、多任务与跨轮趋势变化等特点；并观察到常见对齐技术或对话专用设计未必带来稳定提升</w:t>
      </w:r>
      <w:r>
        <w:fldChar w:fldCharType="begin"/>
      </w:r>
      <w:r>
        <w:instrText xml:space="preserve"> ADDIN ZOTERO_ITEM CSL_CITATION {"citationID":"h9OVPQed","properties":{"formattedCitation":"(Bai\\uc0\\u31561{}, 2024)","plainCitation":"(Bai</w:instrText>
      </w:r>
      <w:r>
        <w:instrText>等</w:instrText>
      </w:r>
      <w:r>
        <w:instrText xml:space="preserve">,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fldChar w:fldCharType="separate"/>
      </w:r>
      <w:r w:rsidRPr="00DE32C0">
        <w:rPr>
          <w:rFonts w:cs="Times New Roman"/>
        </w:rPr>
        <w:t>(Bai</w:t>
      </w:r>
      <w:r w:rsidRPr="00DE32C0">
        <w:rPr>
          <w:rFonts w:cs="Times New Roman"/>
        </w:rPr>
        <w:t>等</w:t>
      </w:r>
      <w:r w:rsidRPr="00DE32C0">
        <w:rPr>
          <w:rFonts w:cs="Times New Roman"/>
        </w:rPr>
        <w:t>, 2024)</w:t>
      </w:r>
      <w:r>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6FB1952B" w14:textId="77777777" w:rsidR="003657D6" w:rsidRPr="00F2193D" w:rsidRDefault="003657D6" w:rsidP="005D39B2">
      <w:pPr>
        <w:ind w:firstLine="24pt"/>
      </w:pPr>
      <w:r w:rsidRPr="00F2193D">
        <w:t>在工程实践中，最常见的补救手段是扩大上下文窗口或拼接更多历史轮次，但</w:t>
      </w:r>
      <w:r w:rsidRPr="008C2B75">
        <w:rPr>
          <w:rFonts w:ascii="宋体" w:hAnsi="宋体"/>
        </w:rPr>
        <w:t>“可容纳”</w:t>
      </w:r>
      <w:r w:rsidRPr="00F2193D">
        <w:t>并不意味着</w:t>
      </w:r>
      <w:r w:rsidRPr="008C2B75">
        <w:rPr>
          <w:rFonts w:ascii="宋体" w:hAnsi="宋体"/>
        </w:rPr>
        <w:t>“可利用”</w:t>
      </w:r>
      <w:r w:rsidRPr="00F2193D">
        <w:t>。</w:t>
      </w:r>
      <w:r w:rsidRPr="005D39B2">
        <w:t>Liu</w:t>
      </w:r>
      <w:r w:rsidRPr="005D39B2">
        <w:t>等人（</w:t>
      </w:r>
      <w:r w:rsidRPr="005D39B2">
        <w:t>2024</w:t>
      </w:r>
      <w:r w:rsidRPr="005D39B2">
        <w:t>）</w:t>
      </w:r>
      <w:r>
        <w:rPr>
          <w:rFonts w:hint="eastAsia"/>
        </w:rPr>
        <w:t>发现</w:t>
      </w:r>
      <w:r w:rsidRPr="00F2193D">
        <w:t>当相关信息处于长上下文的中部时，模型性能往往出现明显下降，呈现</w:t>
      </w:r>
      <w:r w:rsidRPr="008C2B75">
        <w:rPr>
          <w:rFonts w:ascii="宋体" w:hAnsi="宋体"/>
        </w:rPr>
        <w:t>“首尾优势”</w:t>
      </w:r>
      <w:r w:rsidRPr="00F2193D">
        <w:t>的</w:t>
      </w:r>
      <w:r w:rsidRPr="00F2193D">
        <w:t>U</w:t>
      </w:r>
      <w:r w:rsidRPr="00F2193D">
        <w:t>型曲线</w:t>
      </w:r>
      <w:r>
        <w:rPr>
          <w:rFonts w:hint="eastAsia"/>
        </w:rPr>
        <w:t>。</w:t>
      </w:r>
      <w:r w:rsidRPr="00F2193D">
        <w:t>即使是标称更长上下文的模型，也未必能更稳健地访问并使用中部信息</w:t>
      </w:r>
      <w:r>
        <w:fldChar w:fldCharType="begin"/>
      </w:r>
      <w:r>
        <w:instrText xml:space="preserve"> ADDIN ZOTERO_ITEM CSL_CITATION {"citationID":"8LlRiBDX","properties":{"formattedCitation":"(Liu N F\\uc0\\u31561{}, 2024)","plainCitation":"(Liu N F</w:instrText>
      </w:r>
      <w:r>
        <w:instrText>等</w:instrText>
      </w:r>
      <w:r>
        <w:instrText xml:space="preserve">,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fldChar w:fldCharType="separate"/>
      </w:r>
      <w:r w:rsidRPr="00FE3B40">
        <w:rPr>
          <w:rFonts w:cs="Times New Roman"/>
        </w:rPr>
        <w:t>(Liu N F</w:t>
      </w:r>
      <w:r w:rsidRPr="00FE3B40">
        <w:rPr>
          <w:rFonts w:cs="Times New Roman"/>
        </w:rPr>
        <w:t>等</w:t>
      </w:r>
      <w:r w:rsidRPr="00FE3B40">
        <w:rPr>
          <w:rFonts w:cs="Times New Roman"/>
        </w:rPr>
        <w:t>, 2024)</w:t>
      </w:r>
      <w:r>
        <w:fldChar w:fldCharType="end"/>
      </w:r>
      <w:r w:rsidRPr="00F2193D">
        <w:t>。</w:t>
      </w:r>
      <w:r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w:t>
      </w:r>
      <w:r w:rsidRPr="008C2B75">
        <w:rPr>
          <w:rFonts w:ascii="宋体" w:hAnsi="宋体"/>
        </w:rPr>
        <w:t>“上下文窗口”</w:t>
      </w:r>
      <w:r w:rsidRPr="00F2193D">
        <w:t>不同，长期交互更需要</w:t>
      </w:r>
      <w:r w:rsidRPr="008C2B75">
        <w:rPr>
          <w:rFonts w:ascii="宋体" w:hAnsi="宋体"/>
        </w:rPr>
        <w:t>“可持续维护的用户画像与状态变量”</w:t>
      </w:r>
      <w:r w:rsidRPr="00F2193D">
        <w:t>。</w:t>
      </w:r>
      <w:r w:rsidRPr="005D39B2">
        <w:t>Zhang</w:t>
      </w:r>
      <w:r w:rsidRPr="005D39B2">
        <w:t>等人（</w:t>
      </w:r>
      <w:r w:rsidRPr="005D39B2">
        <w:t>2018</w:t>
      </w:r>
      <w:r w:rsidRPr="005D39B2">
        <w:t>）在</w:t>
      </w:r>
      <w:r w:rsidRPr="005D39B2">
        <w:t>Persona-Chat</w:t>
      </w:r>
      <w:r w:rsidRPr="005D39B2">
        <w:t>中通过显式</w:t>
      </w:r>
      <w:r w:rsidRPr="005D39B2">
        <w:t>persona</w:t>
      </w:r>
      <w:r w:rsidRPr="005D39B2">
        <w:t>条目改善了对话的个性化与一致性</w:t>
      </w:r>
      <w:r w:rsidRPr="00F2193D">
        <w:t>，但也从侧面说明若缺乏结构化的用户画像表示与持续注入机制，模型在开放域闲聊中容易产生</w:t>
      </w:r>
      <w:r w:rsidRPr="008C2B75">
        <w:rPr>
          <w:rFonts w:ascii="宋体" w:hAnsi="宋体"/>
        </w:rPr>
        <w:t>“人格漂移”</w:t>
      </w:r>
      <w:r w:rsidRPr="00F2193D">
        <w:t>与泛化表达</w:t>
      </w:r>
      <w:r>
        <w:fldChar w:fldCharType="begin"/>
      </w:r>
      <w:r>
        <w:instrText xml:space="preserve"> ADDIN ZOTERO_ITEM CSL_CITATION {"citationID":"qr4hADz2","properties":{"formattedCitation":"(Zhang S\\uc0\\u31561{}, 2018)","plainCitation":"(Zhang S</w:instrText>
      </w:r>
      <w:r>
        <w:instrText>等</w:instrText>
      </w:r>
      <w:r>
        <w:instrText xml:space="preserve">,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fldChar w:fldCharType="separate"/>
      </w:r>
      <w:r w:rsidRPr="00DE32C0">
        <w:rPr>
          <w:rFonts w:cs="Times New Roman"/>
        </w:rPr>
        <w:t>(Zhang S</w:t>
      </w:r>
      <w:r w:rsidRPr="00DE32C0">
        <w:rPr>
          <w:rFonts w:cs="Times New Roman"/>
        </w:rPr>
        <w:t>等</w:t>
      </w:r>
      <w:r w:rsidRPr="00DE32C0">
        <w:rPr>
          <w:rFonts w:cs="Times New Roman"/>
        </w:rPr>
        <w:t>, 2018)</w:t>
      </w:r>
      <w:r>
        <w:fldChar w:fldCharType="end"/>
      </w:r>
      <w:r w:rsidRPr="00F2193D">
        <w:t>。在复杂对话任务中，模型往往需要跨轮整合条件并进行多步推理。</w:t>
      </w:r>
      <w:r w:rsidRPr="005D39B2">
        <w:t>Wei</w:t>
      </w:r>
      <w:r w:rsidRPr="005D39B2">
        <w:t>等人（</w:t>
      </w:r>
      <w:r w:rsidRPr="005D39B2">
        <w:t>2022</w:t>
      </w:r>
      <w:r w:rsidRPr="005D39B2">
        <w:t>）提出的链式思维提示（</w:t>
      </w:r>
      <w:r w:rsidRPr="005D39B2">
        <w:t>Chain-of-</w:t>
      </w:r>
      <w:proofErr w:type="spellStart"/>
      <w:r w:rsidRPr="005D39B2">
        <w:t>Thought,CoT</w:t>
      </w:r>
      <w:proofErr w:type="spellEnd"/>
      <w:r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Pr="00930B35">
        <w:t>这与</w:t>
      </w:r>
      <w:r w:rsidRPr="00930B35">
        <w:t xml:space="preserve"> Kwan</w:t>
      </w:r>
      <w:r w:rsidRPr="00930B35">
        <w:t>等人（</w:t>
      </w:r>
      <w:r w:rsidRPr="00930B35">
        <w:t>2024</w:t>
      </w:r>
      <w:r w:rsidRPr="00930B35">
        <w:t>）对多轮退化原因的分析相一致。</w:t>
      </w:r>
    </w:p>
    <w:p w14:paraId="0AB48B1C" w14:textId="77777777" w:rsidR="003657D6" w:rsidRDefault="003657D6" w:rsidP="00753888">
      <w:pPr>
        <w:pStyle w:val="a"/>
        <w:spacing w:before="16.30pt" w:after="16.30pt"/>
      </w:pPr>
      <w:bookmarkStart w:id="39" w:name="_Toc224431579"/>
      <w:r w:rsidRPr="001C4873">
        <w:t>智能体架构的发展</w:t>
      </w:r>
      <w:bookmarkEnd w:id="39"/>
    </w:p>
    <w:p w14:paraId="4B4967A5" w14:textId="77777777" w:rsidR="003657D6" w:rsidRPr="00223994" w:rsidRDefault="003657D6"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Pr>
          <w:rFonts w:hint="eastAsia"/>
        </w:rPr>
        <w:t>在</w:t>
      </w:r>
      <w:r w:rsidRPr="00223994">
        <w:t>早期对话系统多为端到端生成，面对复杂任务时易受事实与计算能力不足、以及缺乏多步纠错机制影响</w:t>
      </w:r>
      <w:r>
        <w:rPr>
          <w:rFonts w:hint="eastAsia"/>
        </w:rPr>
        <w:t>。</w:t>
      </w:r>
      <w:r w:rsidRPr="00223994">
        <w:t>由此发展出推理</w:t>
      </w:r>
      <w:r>
        <w:rPr>
          <w:rFonts w:hint="eastAsia"/>
        </w:rPr>
        <w:t>再</w:t>
      </w:r>
      <w:r w:rsidRPr="00223994">
        <w:t>行动闭环范式，</w:t>
      </w:r>
      <w:proofErr w:type="spellStart"/>
      <w:r w:rsidRPr="00223994">
        <w:t>ReAct</w:t>
      </w:r>
      <w:proofErr w:type="spellEnd"/>
      <w:r w:rsidRPr="00223994">
        <w:t>通过交替生成推理轨迹与外部</w:t>
      </w:r>
      <w:r w:rsidRPr="00223994">
        <w:lastRenderedPageBreak/>
        <w:t>行动</w:t>
      </w:r>
      <w:r>
        <w:rPr>
          <w:rFonts w:hint="eastAsia"/>
        </w:rPr>
        <w:t>，如工具调用</w:t>
      </w:r>
      <w:r w:rsidRPr="00223994">
        <w:t>，利用环境反馈迭代修正，将多轮交互重构为面向目标的决策过程</w:t>
      </w:r>
      <w:r>
        <w:fldChar w:fldCharType="begin"/>
      </w:r>
      <w:r>
        <w:instrText xml:space="preserve"> ADDIN ZOTERO_ITEM CSL_CITATION {"citationID":"i9dTnzE5","properties":{"formattedCitation":"(Yao\\uc0\\u31561{}, 2023)","plainCitation":"(Yao</w:instrText>
      </w:r>
      <w:r>
        <w:instrText>等</w:instrText>
      </w:r>
      <w:r>
        <w:instrText xml:space="preserve">,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fldChar w:fldCharType="separate"/>
      </w:r>
      <w:r w:rsidRPr="00575950">
        <w:rPr>
          <w:rFonts w:cs="Times New Roman"/>
        </w:rPr>
        <w:t>(Yao</w:t>
      </w:r>
      <w:r w:rsidRPr="00575950">
        <w:rPr>
          <w:rFonts w:cs="Times New Roman"/>
        </w:rPr>
        <w:t>等</w:t>
      </w:r>
      <w:r w:rsidRPr="00575950">
        <w:rPr>
          <w:rFonts w:cs="Times New Roman"/>
        </w:rPr>
        <w:t>, 2023)</w:t>
      </w:r>
      <w:r>
        <w:fldChar w:fldCharType="end"/>
      </w:r>
      <w:r w:rsidRPr="00223994">
        <w:t>。随后，研究进一步从</w:t>
      </w:r>
      <w:r w:rsidRPr="008C2B75">
        <w:rPr>
          <w:rFonts w:ascii="宋体" w:hAnsi="宋体" w:hint="eastAsia"/>
        </w:rPr>
        <w:t>“把工具接入”</w:t>
      </w:r>
      <w:r w:rsidRPr="00223994">
        <w:t>走向</w:t>
      </w:r>
      <w:r w:rsidRPr="008C2B75">
        <w:rPr>
          <w:rFonts w:ascii="宋体" w:hAnsi="宋体"/>
        </w:rPr>
        <w:t>“能力解耦与编排”</w:t>
      </w:r>
      <w:r w:rsidRPr="00223994">
        <w:t>，</w:t>
      </w:r>
      <w:r w:rsidRPr="00223994">
        <w:t>MRKL</w:t>
      </w:r>
      <w:r w:rsidRPr="00223994">
        <w:t>强调以语言模型为中枢、将检索、计算、符号推理等交由外部模块完成，通过模块化组合提升可靠性与可控性</w:t>
      </w:r>
      <w:r>
        <w:fldChar w:fldCharType="begin"/>
      </w:r>
      <w:r>
        <w:instrText xml:space="preserve"> ADDIN ZOTERO_ITEM CSL_CITATION {"citationID":"pFAnqO2L","properties":{"formattedCitation":"(Karpas\\uc0\\u31561{}, 2022)","plainCitation":"(Karpas</w:instrText>
      </w:r>
      <w:r>
        <w:instrText>等</w:instrText>
      </w:r>
      <w:r>
        <w:instrText xml:space="preserve">,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fldChar w:fldCharType="separate"/>
      </w:r>
      <w:r w:rsidRPr="00575950">
        <w:rPr>
          <w:rFonts w:cs="Times New Roman"/>
        </w:rPr>
        <w:t>(Karpas</w:t>
      </w:r>
      <w:r w:rsidRPr="00575950">
        <w:rPr>
          <w:rFonts w:cs="Times New Roman"/>
        </w:rPr>
        <w:t>等</w:t>
      </w:r>
      <w:r w:rsidRPr="00575950">
        <w:rPr>
          <w:rFonts w:cs="Times New Roman"/>
        </w:rPr>
        <w:t>, 2022)</w:t>
      </w:r>
      <w:r>
        <w:fldChar w:fldCharType="end"/>
      </w:r>
      <w:r w:rsidRPr="00223994">
        <w:t>。在工具增强路线中，</w:t>
      </w:r>
      <w:r w:rsidRPr="004605A0">
        <w:t xml:space="preserve">Schick </w:t>
      </w:r>
      <w:r w:rsidRPr="004605A0">
        <w:t>等（</w:t>
      </w:r>
      <w:r w:rsidRPr="004605A0">
        <w:t>2023</w:t>
      </w:r>
      <w:r w:rsidRPr="004605A0">
        <w:t>）提出</w:t>
      </w:r>
      <w:r w:rsidRPr="00223994">
        <w:t>将工具调用从工程规则推进到学习机制，使模型在一定程度上学会何时</w:t>
      </w:r>
      <w:r>
        <w:rPr>
          <w:rFonts w:hint="eastAsia"/>
        </w:rPr>
        <w:t>和如何使用工具</w:t>
      </w:r>
      <w:r>
        <w:fldChar w:fldCharType="begin"/>
      </w:r>
      <w:r>
        <w:instrText xml:space="preserve"> ADDIN ZOTERO_ITEM CSL_CITATION {"citationID":"RN0JqHjA","properties":{"formattedCitation":"(Schick\\uc0\\u31561{}, 2023)","plainCitation":"(Schick</w:instrText>
      </w:r>
      <w:r>
        <w:instrText>等</w:instrText>
      </w:r>
      <w:r>
        <w:instrText xml:space="preserve">,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fldChar w:fldCharType="separate"/>
      </w:r>
      <w:r w:rsidRPr="00575950">
        <w:rPr>
          <w:rFonts w:cs="Times New Roman"/>
        </w:rPr>
        <w:t>(Schick</w:t>
      </w:r>
      <w:r w:rsidRPr="00575950">
        <w:rPr>
          <w:rFonts w:cs="Times New Roman"/>
        </w:rPr>
        <w:t>等</w:t>
      </w:r>
      <w:r w:rsidRPr="00575950">
        <w:rPr>
          <w:rFonts w:cs="Times New Roman"/>
        </w:rPr>
        <w:t>, 2023)</w:t>
      </w:r>
      <w:r>
        <w:fldChar w:fldCharType="end"/>
      </w:r>
      <w:r>
        <w:rPr>
          <w:rFonts w:hint="eastAsia"/>
        </w:rPr>
        <w:t>。</w:t>
      </w:r>
      <w:r w:rsidRPr="00223994">
        <w:t>而在长期交互需求下，显式记忆成为关键组件，并发展出</w:t>
      </w:r>
      <w:r w:rsidRPr="008C2B75">
        <w:rPr>
          <w:rFonts w:ascii="宋体" w:hAnsi="宋体"/>
        </w:rPr>
        <w:t>“反思</w:t>
      </w:r>
      <w:r w:rsidRPr="008C2B75">
        <w:rPr>
          <w:rFonts w:ascii="宋体" w:hAnsi="宋体" w:hint="eastAsia"/>
        </w:rPr>
        <w:t>、</w:t>
      </w:r>
      <w:r w:rsidRPr="008C2B75">
        <w:rPr>
          <w:rFonts w:ascii="宋体" w:hAnsi="宋体"/>
        </w:rPr>
        <w:t>记忆</w:t>
      </w:r>
      <w:r w:rsidRPr="008C2B75">
        <w:rPr>
          <w:rFonts w:ascii="宋体" w:hAnsi="宋体" w:hint="eastAsia"/>
        </w:rPr>
        <w:t>、</w:t>
      </w:r>
      <w:r w:rsidRPr="008C2B75">
        <w:rPr>
          <w:rFonts w:ascii="宋体" w:hAnsi="宋体"/>
        </w:rPr>
        <w:t>再规划”</w:t>
      </w:r>
      <w:r w:rsidRPr="00223994">
        <w:t>的闭环，</w:t>
      </w:r>
      <w:r w:rsidRPr="004605A0">
        <w:t xml:space="preserve">Shinn </w:t>
      </w:r>
      <w:r w:rsidRPr="004605A0">
        <w:t>等（</w:t>
      </w:r>
      <w:r w:rsidRPr="004605A0">
        <w:t>2023</w:t>
      </w:r>
      <w:r w:rsidRPr="004605A0">
        <w:t>）</w:t>
      </w:r>
      <w:r>
        <w:rPr>
          <w:rFonts w:hint="eastAsia"/>
        </w:rPr>
        <w:t>提出的</w:t>
      </w:r>
      <w:proofErr w:type="spellStart"/>
      <w:r w:rsidRPr="00223994">
        <w:t>Reflexion</w:t>
      </w:r>
      <w:proofErr w:type="spellEnd"/>
      <w:r w:rsidRPr="00223994">
        <w:t>与</w:t>
      </w:r>
      <w:r w:rsidRPr="004605A0">
        <w:t xml:space="preserve">Park </w:t>
      </w:r>
      <w:r w:rsidRPr="004605A0">
        <w:t>等（</w:t>
      </w:r>
      <w:r w:rsidRPr="004605A0">
        <w:t>2023</w:t>
      </w:r>
      <w:r>
        <w:t>）</w:t>
      </w:r>
      <w:r>
        <w:rPr>
          <w:rFonts w:hint="eastAsia"/>
        </w:rPr>
        <w:t>提出的</w:t>
      </w:r>
      <w:r w:rsidRPr="00223994">
        <w:t>Generative Agents</w:t>
      </w:r>
      <w:r w:rsidRPr="00223994">
        <w:t>分别以自我反思写入记忆、以及</w:t>
      </w:r>
      <w:r w:rsidRPr="008C2B75">
        <w:rPr>
          <w:rFonts w:ascii="宋体" w:hAnsi="宋体"/>
        </w:rPr>
        <w:t>“记忆流</w:t>
      </w:r>
      <w:r w:rsidRPr="008C2B75">
        <w:rPr>
          <w:rFonts w:ascii="宋体" w:hAnsi="宋体" w:hint="eastAsia"/>
        </w:rPr>
        <w:t>、反</w:t>
      </w:r>
      <w:r w:rsidRPr="008C2B75">
        <w:rPr>
          <w:rFonts w:ascii="宋体" w:hAnsi="宋体"/>
        </w:rPr>
        <w:t>思</w:t>
      </w:r>
      <w:r w:rsidRPr="008C2B75">
        <w:rPr>
          <w:rFonts w:ascii="宋体" w:hAnsi="宋体" w:hint="eastAsia"/>
        </w:rPr>
        <w:t>、</w:t>
      </w:r>
      <w:r w:rsidRPr="008C2B75">
        <w:rPr>
          <w:rFonts w:ascii="宋体" w:hAnsi="宋体"/>
        </w:rPr>
        <w:t>规划”</w:t>
      </w:r>
      <w:r w:rsidRPr="00223994">
        <w:t>结构支持更长时程的一致行为与纠错更新</w:t>
      </w:r>
      <w:r>
        <w:fldChar w:fldCharType="begin"/>
      </w:r>
      <w:r>
        <w:instrText xml:space="preserve"> ADDIN ZOTERO_ITEM CSL_CITATION {"citationID":"UbPdQDDt","properties":{"formattedCitation":"(Shinn\\uc0\\u31561{}, 2023a; Park\\uc0\\u31561{}, 2023a)","plainCitation":"(Shinn</w:instrText>
      </w:r>
      <w:r>
        <w:instrText>等</w:instrText>
      </w:r>
      <w:r>
        <w:instrText>, 2023a; Park</w:instrText>
      </w:r>
      <w:r>
        <w:instrText>等</w:instrText>
      </w:r>
      <w:r>
        <w:instrText xml:space="preserve">,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fldChar w:fldCharType="separate"/>
      </w:r>
      <w:r w:rsidRPr="00EF23E4">
        <w:rPr>
          <w:rFonts w:cs="Times New Roman"/>
        </w:rPr>
        <w:t>(Shinn</w:t>
      </w:r>
      <w:r w:rsidRPr="00EF23E4">
        <w:rPr>
          <w:rFonts w:cs="Times New Roman"/>
        </w:rPr>
        <w:t>等</w:t>
      </w:r>
      <w:r w:rsidRPr="00EF23E4">
        <w:rPr>
          <w:rFonts w:cs="Times New Roman"/>
        </w:rPr>
        <w:t>, 2023a; Park</w:t>
      </w:r>
      <w:r w:rsidRPr="00EF23E4">
        <w:rPr>
          <w:rFonts w:cs="Times New Roman"/>
        </w:rPr>
        <w:t>等</w:t>
      </w:r>
      <w:r w:rsidRPr="00EF23E4">
        <w:rPr>
          <w:rFonts w:cs="Times New Roman"/>
        </w:rPr>
        <w:t>, 2023a)</w:t>
      </w:r>
      <w:r>
        <w:fldChar w:fldCharType="end"/>
      </w:r>
      <w:r w:rsidRPr="00223994">
        <w:t>。当智能体走向真实环境执行时，可执行性约束被显式化为重要模块，</w:t>
      </w:r>
      <w:proofErr w:type="spellStart"/>
      <w:r w:rsidRPr="00223994">
        <w:t>SayCan</w:t>
      </w:r>
      <w:proofErr w:type="spellEnd"/>
      <w:r w:rsidRPr="00223994">
        <w:t>以价值约束校准</w:t>
      </w:r>
      <w:r w:rsidRPr="00223994">
        <w:t>LLM</w:t>
      </w:r>
      <w:r w:rsidRPr="00223994">
        <w:t>的高层计划，缓解说得对但做不到问题</w:t>
      </w:r>
      <w:r>
        <w:fldChar w:fldCharType="begin"/>
      </w:r>
      <w:r>
        <w:instrText xml:space="preserve"> ADDIN ZOTERO_ITEM CSL_CITATION {"citationID":"LlxvtunV","properties":{"formattedCitation":"(ichter\\uc0\\u31561{}, 2023)","plainCitation":"(ichter</w:instrText>
      </w:r>
      <w:r>
        <w:instrText>等</w:instrText>
      </w:r>
      <w:r>
        <w:instrText xml:space="preserve">,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fldChar w:fldCharType="separate"/>
      </w:r>
      <w:r w:rsidRPr="00575950">
        <w:rPr>
          <w:rFonts w:cs="Times New Roman"/>
        </w:rPr>
        <w:t>(ichter</w:t>
      </w:r>
      <w:r w:rsidRPr="00575950">
        <w:rPr>
          <w:rFonts w:cs="Times New Roman"/>
        </w:rPr>
        <w:t>等</w:t>
      </w:r>
      <w:r w:rsidRPr="00575950">
        <w:rPr>
          <w:rFonts w:cs="Times New Roman"/>
        </w:rPr>
        <w:t>, 2023)</w:t>
      </w:r>
      <w:r>
        <w:fldChar w:fldCharType="end"/>
      </w:r>
      <w:r w:rsidRPr="00223994">
        <w:t>。</w:t>
      </w:r>
    </w:p>
    <w:p w14:paraId="5A1A00CD" w14:textId="77777777" w:rsidR="003657D6" w:rsidRPr="00223994" w:rsidRDefault="003657D6" w:rsidP="00716A5E">
      <w:pPr>
        <w:ind w:firstLine="24pt"/>
      </w:pPr>
      <w:r w:rsidRPr="00223994">
        <w:t>尽管上述演进显著提升了智能体的工程可用性，但其关键不足也更集中地暴露为系统级问题</w:t>
      </w:r>
      <w:r>
        <w:rPr>
          <w:rFonts w:hint="eastAsia"/>
        </w:rPr>
        <w:t>。一方面</w:t>
      </w:r>
      <w:r w:rsidRPr="004605A0">
        <w:t>，鲁棒性与可靠性仍不足</w:t>
      </w:r>
      <w:r w:rsidRPr="00223994">
        <w:t>，多步链路任一环节失误都可能触发级联错误与错误传播，难以在长链路对话中稳定抑制</w:t>
      </w:r>
      <w:r>
        <w:rPr>
          <w:rFonts w:hint="eastAsia"/>
        </w:rPr>
        <w:t>。另外</w:t>
      </w:r>
      <w:r w:rsidRPr="004605A0">
        <w:t>记忆治理仍不成熟，</w:t>
      </w:r>
      <w:r w:rsidRPr="00223994">
        <w:t>记忆写入</w:t>
      </w:r>
      <w:r>
        <w:rPr>
          <w:rFonts w:hint="eastAsia"/>
        </w:rPr>
        <w:t>、</w:t>
      </w:r>
      <w:r w:rsidRPr="00223994">
        <w:t>更新</w:t>
      </w:r>
      <w:r>
        <w:rPr>
          <w:rFonts w:hint="eastAsia"/>
        </w:rPr>
        <w:t>、</w:t>
      </w:r>
      <w:r w:rsidRPr="00223994">
        <w:t>遗忘缺乏统一原则，易出现噪声积累、冲突信息并存与状态漂移，反而削弱一致性</w:t>
      </w:r>
      <w:r>
        <w:rPr>
          <w:rFonts w:hint="eastAsia"/>
        </w:rPr>
        <w:t>。最后</w:t>
      </w:r>
      <w:r w:rsidRPr="00223994">
        <w:t>模型对齐只能改善平均行为，在高风险场景仍需过程级约束、校验与可追溯机制共同保障输出边界的稳定性与可审计性。</w:t>
      </w:r>
    </w:p>
    <w:p w14:paraId="329DACD6" w14:textId="77777777" w:rsidR="003657D6" w:rsidRDefault="003657D6" w:rsidP="00E67D42">
      <w:pPr>
        <w:pStyle w:val="v3"/>
        <w:spacing w:before="32.60pt" w:after="32.60pt"/>
      </w:pPr>
      <w:bookmarkStart w:id="40" w:name="_Toc224431580"/>
      <w:r>
        <w:rPr>
          <w:rFonts w:hint="eastAsia"/>
        </w:rPr>
        <w:t>智能体</w:t>
      </w:r>
      <w:r>
        <w:t>记忆机制研究</w:t>
      </w:r>
      <w:bookmarkEnd w:id="40"/>
    </w:p>
    <w:p w14:paraId="65FC6AF3" w14:textId="77777777" w:rsidR="003657D6" w:rsidRDefault="003657D6" w:rsidP="00742528">
      <w:pPr>
        <w:pStyle w:val="a"/>
        <w:spacing w:before="16.30pt" w:after="16.30pt"/>
      </w:pPr>
      <w:bookmarkStart w:id="41" w:name="_Toc224431581"/>
      <w:r w:rsidRPr="001C4873">
        <w:t>记忆的理论来源</w:t>
      </w:r>
      <w:bookmarkEnd w:id="41"/>
    </w:p>
    <w:p w14:paraId="1F9FEAFC" w14:textId="77777777" w:rsidR="003657D6" w:rsidRDefault="003657D6"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5067EF1" w14:textId="77777777" w:rsidR="003657D6" w:rsidRDefault="003657D6" w:rsidP="00B11CC7">
      <w:pPr>
        <w:ind w:firstLine="21pt"/>
      </w:pPr>
      <w:r>
        <w:rPr>
          <w:rFonts w:hint="eastAsia"/>
        </w:rPr>
        <w:t>从结构层面看，</w:t>
      </w:r>
      <w:r>
        <w:t>Atkinson</w:t>
      </w:r>
      <w:r>
        <w:rPr>
          <w:rFonts w:hint="eastAsia"/>
        </w:rPr>
        <w:t>等</w:t>
      </w:r>
      <w:r>
        <w:t>提出的多存储系统框架将记忆划分为短时存储与长时存储，并强调</w:t>
      </w:r>
      <w:r w:rsidRPr="008C2B75">
        <w:rPr>
          <w:rFonts w:ascii="宋体" w:hAnsi="宋体"/>
        </w:rPr>
        <w:t>“控制过程”</w:t>
      </w:r>
      <w:r>
        <w:t>在信息流动中的关键作用，如复述、编码策略与检索策略等</w:t>
      </w:r>
      <w:r>
        <w:fldChar w:fldCharType="begin"/>
      </w:r>
      <w:r>
        <w:instrText xml:space="preserve"> ADDIN ZOTERO_ITEM CSL_CITATION {"citationID":"HiXTf9JY","properties":{"formattedCitation":"(Atkinson\\uc0\\u31561{}, 1968)","plainCitation":"(Atkinson</w:instrText>
      </w:r>
      <w:r>
        <w:instrText>等</w:instrText>
      </w:r>
      <w:r>
        <w:instrText xml:space="preserve">,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fldChar w:fldCharType="separate"/>
      </w:r>
      <w:r w:rsidRPr="00FE3B40">
        <w:rPr>
          <w:rFonts w:cs="Times New Roman"/>
        </w:rPr>
        <w:t>(Atkinson</w:t>
      </w:r>
      <w:r w:rsidRPr="00FE3B40">
        <w:rPr>
          <w:rFonts w:cs="Times New Roman"/>
        </w:rPr>
        <w:t>等</w:t>
      </w:r>
      <w:r w:rsidRPr="00FE3B40">
        <w:rPr>
          <w:rFonts w:cs="Times New Roman"/>
        </w:rPr>
        <w:t>, 1968)</w:t>
      </w:r>
      <w:r>
        <w:fldChar w:fldCharType="end"/>
      </w:r>
      <w:r>
        <w:t>。这一观点提示记忆能力不仅取决于</w:t>
      </w:r>
      <w:r>
        <w:lastRenderedPageBreak/>
        <w:t>存在哪里，同样取决于如何写入与如何取出。进一步地，工作记忆理论将记忆明确为面向任务的在线加工资源。</w:t>
      </w:r>
      <w:r>
        <w:t xml:space="preserve">Baddeley </w:t>
      </w:r>
      <w:r>
        <w:t>提出的</w:t>
      </w:r>
      <w:r w:rsidRPr="008C2B75">
        <w:rPr>
          <w:rFonts w:ascii="宋体" w:hAnsi="宋体"/>
        </w:rPr>
        <w:t>“情景缓冲区”</w:t>
      </w:r>
      <w:r>
        <w:t>强调多来源信息的绑定与整合，使个体能够在保持信息可用性的同时进行推理与决策</w:t>
      </w:r>
      <w:r>
        <w:fldChar w:fldCharType="begin"/>
      </w:r>
      <w:r>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fldChar w:fldCharType="separate"/>
      </w:r>
      <w:r>
        <w:rPr>
          <w:noProof/>
        </w:rPr>
        <w:t>(Baddeley, 2000)</w:t>
      </w:r>
      <w:r>
        <w:fldChar w:fldCharType="end"/>
      </w:r>
      <w:r>
        <w:t>。对应到智能体系统，这意味着记忆模块需</w:t>
      </w:r>
      <w:r>
        <w:rPr>
          <w:rFonts w:hint="eastAsia"/>
        </w:rPr>
        <w:t>要支持对历史线索与当前目标的整合，而非仅提供静态检索。</w:t>
      </w:r>
    </w:p>
    <w:p w14:paraId="7540C2A2" w14:textId="77777777" w:rsidR="003657D6" w:rsidRPr="00B11CC7" w:rsidRDefault="003657D6"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fldChar w:fldCharType="begin"/>
      </w:r>
      <w:r>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fldChar w:fldCharType="separate"/>
      </w:r>
      <w:r>
        <w:rPr>
          <w:noProof/>
        </w:rPr>
        <w:t>(Squire, 2004)</w:t>
      </w:r>
      <w:r>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fldChar w:fldCharType="begin"/>
      </w:r>
      <w:r>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fldChar w:fldCharType="separate"/>
      </w:r>
      <w:r>
        <w:rPr>
          <w:noProof/>
        </w:rPr>
        <w:t>(Tulving, 1972)</w:t>
      </w:r>
      <w:r>
        <w:fldChar w:fldCharType="end"/>
      </w:r>
      <w:r>
        <w:t>。</w:t>
      </w:r>
    </w:p>
    <w:p w14:paraId="5077ADF2" w14:textId="77777777" w:rsidR="003657D6" w:rsidRDefault="003657D6" w:rsidP="00B11CC7">
      <w:pPr>
        <w:pStyle w:val="a"/>
        <w:spacing w:before="16.30pt" w:after="16.30pt"/>
      </w:pPr>
      <w:bookmarkStart w:id="42" w:name="_Toc224431582"/>
      <w:r w:rsidRPr="001C4873">
        <w:t>现有记忆的</w:t>
      </w:r>
      <w:r>
        <w:rPr>
          <w:rFonts w:hint="eastAsia"/>
        </w:rPr>
        <w:t>机制</w:t>
      </w:r>
      <w:bookmarkEnd w:id="42"/>
    </w:p>
    <w:p w14:paraId="1A5908BD" w14:textId="77777777" w:rsidR="003657D6" w:rsidRDefault="003657D6" w:rsidP="00B11CC7">
      <w:pPr>
        <w:ind w:firstLine="21pt"/>
      </w:pPr>
      <w:r>
        <w:rPr>
          <w:rFonts w:hint="eastAsia"/>
        </w:rPr>
        <w:t>受上下文窗口限制与长期任务需求驱动，现有智能体记忆机制大体从模型内部记忆走向外部可管理记忆，并逐步形成</w:t>
      </w:r>
      <w:r w:rsidRPr="008C2B75">
        <w:rPr>
          <w:rFonts w:ascii="宋体" w:hAnsi="宋体" w:hint="eastAsia"/>
        </w:rPr>
        <w:t>“写入、组织、检索、更新”</w:t>
      </w:r>
      <w:r>
        <w:rPr>
          <w:rFonts w:hint="eastAsia"/>
        </w:rPr>
        <w:t>的系统化设计。早期神经记忆研究强调将记忆从参数中剥离，构建可读写的外部存储，并通过注意力</w:t>
      </w:r>
      <w:r>
        <w:t>实现端到端训练。典型代表包括</w:t>
      </w:r>
      <w:r>
        <w:t xml:space="preserve"> End-To-End Memory Networks</w:t>
      </w:r>
      <w:r>
        <w:fldChar w:fldCharType="begin"/>
      </w:r>
      <w:r>
        <w:instrText xml:space="preserve"> ADDIN ZOTERO_ITEM CSL_CITATION {"citationID":"WSinoghz","properties":{"formattedCitation":"(Sukhbaatar\\uc0\\u31561{}, 2015)","plainCitation":"(Sukhbaatar</w:instrText>
      </w:r>
      <w:r>
        <w:instrText>等</w:instrText>
      </w:r>
      <w:r>
        <w:instrText xml:space="preserve">,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fldChar w:fldCharType="separate"/>
      </w:r>
      <w:r w:rsidRPr="005442D2">
        <w:rPr>
          <w:rFonts w:cs="Times New Roman"/>
        </w:rPr>
        <w:t>(Sukhbaatar</w:t>
      </w:r>
      <w:r w:rsidRPr="005442D2">
        <w:rPr>
          <w:rFonts w:cs="Times New Roman"/>
        </w:rPr>
        <w:t>等</w:t>
      </w:r>
      <w:r w:rsidRPr="005442D2">
        <w:rPr>
          <w:rFonts w:cs="Times New Roman"/>
        </w:rPr>
        <w:t>, 2015)</w:t>
      </w:r>
      <w:r>
        <w:fldChar w:fldCharType="end"/>
      </w:r>
      <w:r>
        <w:t>，以及将记忆槽拆解为</w:t>
      </w:r>
      <w:r>
        <w:t xml:space="preserve"> key</w:t>
      </w:r>
      <w:r>
        <w:rPr>
          <w:rFonts w:hint="eastAsia"/>
        </w:rPr>
        <w:t>、</w:t>
      </w:r>
      <w:r>
        <w:t xml:space="preserve">value </w:t>
      </w:r>
      <w:r>
        <w:t>的</w:t>
      </w:r>
      <w:r>
        <w:t xml:space="preserve"> Key-Value Memory Networks</w:t>
      </w:r>
      <w:r>
        <w:fldChar w:fldCharType="begin"/>
      </w:r>
      <w:r>
        <w:instrText xml:space="preserve"> ADDIN ZOTERO_ITEM CSL_CITATION {"citationID":"0s6q9s5L","properties":{"formattedCitation":"(Miller\\uc0\\u31561{}, 2016)","plainCitation":"(Miller</w:instrText>
      </w:r>
      <w:r>
        <w:instrText>等</w:instrText>
      </w:r>
      <w:r>
        <w:instrText xml:space="preserve">,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fldChar w:fldCharType="separate"/>
      </w:r>
      <w:r w:rsidRPr="005442D2">
        <w:rPr>
          <w:rFonts w:cs="Times New Roman"/>
        </w:rPr>
        <w:t>(Miller</w:t>
      </w:r>
      <w:r w:rsidRPr="005442D2">
        <w:rPr>
          <w:rFonts w:cs="Times New Roman"/>
        </w:rPr>
        <w:t>等</w:t>
      </w:r>
      <w:r w:rsidRPr="005442D2">
        <w:rPr>
          <w:rFonts w:cs="Times New Roman"/>
        </w:rPr>
        <w:t>, 2016)</w:t>
      </w:r>
      <w:r>
        <w:fldChar w:fldCharType="end"/>
      </w:r>
      <w:r>
        <w:t>。更进一步，</w:t>
      </w:r>
      <w:r w:rsidRPr="00A0409B">
        <w:t xml:space="preserve">Graves </w:t>
      </w:r>
      <w:r w:rsidRPr="00A0409B">
        <w:t>等人（</w:t>
      </w:r>
      <w:r w:rsidRPr="00A0409B">
        <w:t>2016</w:t>
      </w:r>
      <w:r w:rsidRPr="00A0409B">
        <w:t>）</w:t>
      </w:r>
      <w:r>
        <w:rPr>
          <w:rFonts w:hint="eastAsia"/>
        </w:rPr>
        <w:t>提出</w:t>
      </w:r>
      <w:r>
        <w:t>Differentiable Neural Computer</w:t>
      </w:r>
      <w:r>
        <w:t>（</w:t>
      </w:r>
      <w:r>
        <w:t>DNC</w:t>
      </w:r>
      <w:r>
        <w:t>）将外部记忆与可学习读写控制结合，展示了</w:t>
      </w:r>
      <w:r w:rsidRPr="008C2B75">
        <w:rPr>
          <w:rFonts w:ascii="宋体" w:hAnsi="宋体"/>
        </w:rPr>
        <w:t>“像计算机 RAM 一样的可操作记忆”</w:t>
      </w:r>
      <w:r>
        <w:t>能力</w:t>
      </w:r>
      <w:r>
        <w:fldChar w:fldCharType="begin"/>
      </w:r>
      <w:r>
        <w:instrText xml:space="preserve"> ADDIN ZOTERO_ITEM CSL_CITATION {"citationID":"oFk6irVM","properties":{"formattedCitation":"(Graves\\uc0\\u31561{}, 2016)","plainCitation":"(Graves</w:instrText>
      </w:r>
      <w:r>
        <w:instrText>等</w:instrText>
      </w:r>
      <w:r>
        <w:instrText xml:space="preserve">,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fldChar w:fldCharType="separate"/>
      </w:r>
      <w:r w:rsidRPr="00EF23E4">
        <w:rPr>
          <w:rFonts w:cs="Times New Roman"/>
        </w:rPr>
        <w:t>(Graves</w:t>
      </w:r>
      <w:r w:rsidRPr="00EF23E4">
        <w:rPr>
          <w:rFonts w:cs="Times New Roman"/>
        </w:rPr>
        <w:t>等</w:t>
      </w:r>
      <w:r w:rsidRPr="00EF23E4">
        <w:rPr>
          <w:rFonts w:cs="Times New Roman"/>
        </w:rPr>
        <w:t>, 2016)</w:t>
      </w:r>
      <w:r>
        <w:fldChar w:fldCharType="end"/>
      </w:r>
      <w:r>
        <w:t>。该路线的核心优势是机制清晰、读写过程显式</w:t>
      </w:r>
      <w:r>
        <w:rPr>
          <w:rFonts w:hint="eastAsia"/>
        </w:rPr>
        <w:t>。</w:t>
      </w:r>
      <w:r>
        <w:t>但在大规模复杂交互场景中，端到端稳定训练、容量扩展与工程代价仍是主要挑战。</w:t>
      </w:r>
    </w:p>
    <w:p w14:paraId="64B0FCBF" w14:textId="77777777" w:rsidR="003657D6" w:rsidRDefault="003657D6" w:rsidP="00B11CC7">
      <w:pPr>
        <w:ind w:firstLine="21pt"/>
      </w:pPr>
      <w:r>
        <w:rPr>
          <w:rFonts w:hint="eastAsia"/>
        </w:rPr>
        <w:t>第二类研究更接近工作记忆扩容。即通过结构性机制延长模型可利用的上下文依赖范围。</w:t>
      </w:r>
      <w:r>
        <w:t xml:space="preserve">Transformer-XL </w:t>
      </w:r>
      <w:r>
        <w:t>通过段级递归与位置编码改造，使模型能够跨段保留历史信息并缓解上下文碎片化</w:t>
      </w:r>
      <w:r>
        <w:fldChar w:fldCharType="begin"/>
      </w:r>
      <w:r>
        <w:instrText xml:space="preserve"> ADDIN ZOTERO_ITEM CSL_CITATION {"citationID":"VQVSpxLW","properties":{"formattedCitation":"(Dai\\uc0\\u31561{}, 2019)","plainCitation":"(Dai</w:instrText>
      </w:r>
      <w:r>
        <w:instrText>等</w:instrText>
      </w:r>
      <w:r>
        <w:instrText xml:space="preserve">,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fldChar w:fldCharType="separate"/>
      </w:r>
      <w:r w:rsidRPr="00EF23E4">
        <w:rPr>
          <w:rFonts w:cs="Times New Roman"/>
        </w:rPr>
        <w:t>(Dai</w:t>
      </w:r>
      <w:r w:rsidRPr="00EF23E4">
        <w:rPr>
          <w:rFonts w:cs="Times New Roman"/>
        </w:rPr>
        <w:t>等</w:t>
      </w:r>
      <w:r w:rsidRPr="00EF23E4">
        <w:rPr>
          <w:rFonts w:cs="Times New Roman"/>
        </w:rPr>
        <w:t>, 2019)</w:t>
      </w:r>
      <w:r>
        <w:fldChar w:fldCharType="end"/>
      </w:r>
      <w:r>
        <w:t>。这类方法主要提升短期记忆的可用长度，但其记忆通常仍表现为被动缓存</w:t>
      </w:r>
      <w:r>
        <w:rPr>
          <w:rFonts w:hint="eastAsia"/>
        </w:rPr>
        <w:t>，</w:t>
      </w:r>
      <w:r>
        <w:t>缺乏对长期信息的选择性写入、跨会话更新与冲突消解，因此难以独立支撑长期个性化与长期一致性。</w:t>
      </w:r>
    </w:p>
    <w:p w14:paraId="74DD0D2A" w14:textId="77777777" w:rsidR="003657D6" w:rsidRDefault="003657D6" w:rsidP="00B11CC7">
      <w:pPr>
        <w:ind w:firstLine="21pt"/>
      </w:pPr>
      <w:r>
        <w:rPr>
          <w:rFonts w:hint="eastAsia"/>
        </w:rPr>
        <w:t>随着检索技术成熟，</w:t>
      </w:r>
      <w:r>
        <w:t>RAG</w:t>
      </w:r>
      <w:r>
        <w:t>（</w:t>
      </w:r>
      <w:r>
        <w:t>Retrieval-Augmented Generation</w:t>
      </w:r>
      <w:r>
        <w:t>）范式成为当前最常见的</w:t>
      </w:r>
      <w:r w:rsidRPr="008C2B75">
        <w:rPr>
          <w:rFonts w:ascii="宋体" w:hAnsi="宋体"/>
        </w:rPr>
        <w:t>“外部语义记忆”</w:t>
      </w:r>
      <w:r>
        <w:t>方案</w:t>
      </w:r>
      <w:r>
        <w:rPr>
          <w:rFonts w:hint="eastAsia"/>
        </w:rPr>
        <w:t>，即</w:t>
      </w:r>
      <w:r>
        <w:t>模型在生成前从外部语料库检索相关片段并作为上下文条件，从而实现可扩展、可更新的知识访问。</w:t>
      </w:r>
      <w:r>
        <w:t xml:space="preserve">REALM </w:t>
      </w:r>
      <w:r>
        <w:t>将检索器纳入预训练流程，强调检索</w:t>
      </w:r>
      <w:r>
        <w:rPr>
          <w:rFonts w:hint="eastAsia"/>
        </w:rPr>
        <w:t>、</w:t>
      </w:r>
      <w:r>
        <w:t>阅读的一体化学习</w:t>
      </w:r>
      <w:r>
        <w:fldChar w:fldCharType="begin"/>
      </w:r>
      <w:r>
        <w:instrText xml:space="preserve"> ADDIN ZOTERO_ITEM CSL_CITATION {"citationID":"XnEXH4Fv","properties":{"formattedCitation":"(Guu\\uc0\\u31561{}, 2020)","plainCitation":"(Guu</w:instrText>
      </w:r>
      <w:r>
        <w:instrText>等</w:instrText>
      </w:r>
      <w:r>
        <w:instrText xml:space="preserve">,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fldChar w:fldCharType="separate"/>
      </w:r>
      <w:r w:rsidRPr="00EF23E4">
        <w:rPr>
          <w:rFonts w:cs="Times New Roman"/>
        </w:rPr>
        <w:t>(Guu</w:t>
      </w:r>
      <w:r w:rsidRPr="00EF23E4">
        <w:rPr>
          <w:rFonts w:cs="Times New Roman"/>
        </w:rPr>
        <w:t>等</w:t>
      </w:r>
      <w:r w:rsidRPr="00EF23E4">
        <w:rPr>
          <w:rFonts w:cs="Times New Roman"/>
        </w:rPr>
        <w:t>, 2020)</w:t>
      </w:r>
      <w:r>
        <w:fldChar w:fldCharType="end"/>
      </w:r>
      <w:r>
        <w:t>.</w:t>
      </w:r>
      <w:r w:rsidRPr="00A0409B">
        <w:t xml:space="preserve"> Lewis</w:t>
      </w:r>
      <w:r w:rsidRPr="00A0409B">
        <w:t>等人（</w:t>
      </w:r>
      <w:r w:rsidRPr="00A0409B">
        <w:t>2020</w:t>
      </w:r>
      <w:r w:rsidRPr="00A0409B">
        <w:t>）</w:t>
      </w:r>
      <w:r>
        <w:t>系统化提出参数记忆</w:t>
      </w:r>
      <w:r>
        <w:rPr>
          <w:rFonts w:hint="eastAsia"/>
        </w:rPr>
        <w:t>和</w:t>
      </w:r>
      <w:r>
        <w:t>非参数记忆融合的生成框架，在知识密集任务中体现了可追溯证据与可更新性优势</w:t>
      </w:r>
      <w:r>
        <w:fldChar w:fldCharType="begin"/>
      </w:r>
      <w:r>
        <w:instrText xml:space="preserve"> ADDIN ZOTERO_ITEM CSL_CITATION {"citationID":"I9rkCCD2","properties":{"formattedCitation":"(Lewis\\uc0\\u31561{}, 2020)","plainCitation":"(Lewis</w:instrText>
      </w:r>
      <w:r>
        <w:instrText>等</w:instrText>
      </w:r>
      <w:r>
        <w:instrText xml:space="preserve">,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fldChar w:fldCharType="separate"/>
      </w:r>
      <w:r w:rsidRPr="00EF23E4">
        <w:rPr>
          <w:rFonts w:cs="Times New Roman"/>
        </w:rPr>
        <w:t>(Lewis</w:t>
      </w:r>
      <w:r w:rsidRPr="00EF23E4">
        <w:rPr>
          <w:rFonts w:cs="Times New Roman"/>
        </w:rPr>
        <w:t>等</w:t>
      </w:r>
      <w:r w:rsidRPr="00EF23E4">
        <w:rPr>
          <w:rFonts w:cs="Times New Roman"/>
        </w:rPr>
        <w:t>, 2020)</w:t>
      </w:r>
      <w:r>
        <w:fldChar w:fldCharType="end"/>
      </w:r>
      <w:r>
        <w:rPr>
          <w:rFonts w:hint="eastAsia"/>
        </w:rPr>
        <w:t>。随后</w:t>
      </w:r>
      <w:r w:rsidRPr="00A0409B">
        <w:t>Borgeaud</w:t>
      </w:r>
      <w:r w:rsidRPr="00A0409B">
        <w:lastRenderedPageBreak/>
        <w:t>等人（</w:t>
      </w:r>
      <w:r w:rsidRPr="00A0409B">
        <w:t>2022</w:t>
      </w:r>
      <w:r w:rsidRPr="00A0409B">
        <w:t>）</w:t>
      </w:r>
      <w:r>
        <w:t>进一步在更大规模语料上利用检索片段进行条件生成，展示检索可在一定程度上替代参数扩张</w:t>
      </w:r>
      <w:r>
        <w:fldChar w:fldCharType="begin"/>
      </w:r>
      <w:r>
        <w:instrText xml:space="preserve"> ADDIN ZOTERO_ITEM CSL_CITATION {"citationID":"rz9VQWXu","properties":{"formattedCitation":"(Borgeaud\\uc0\\u31561{}, 2022)","plainCitation":"(Borgeaud</w:instrText>
      </w:r>
      <w:r>
        <w:instrText>等</w:instrText>
      </w:r>
      <w:r>
        <w:instrText>,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Pr>
          <w:rFonts w:hint="eastAsia"/>
        </w:rPr>
        <w:instrText>–</w:instrText>
      </w:r>
      <w:r>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fldChar w:fldCharType="separate"/>
      </w:r>
      <w:r w:rsidRPr="00EF23E4">
        <w:rPr>
          <w:rFonts w:cs="Times New Roman"/>
        </w:rPr>
        <w:t>(Borgeaud</w:t>
      </w:r>
      <w:r w:rsidRPr="00EF23E4">
        <w:rPr>
          <w:rFonts w:cs="Times New Roman"/>
        </w:rPr>
        <w:t>等</w:t>
      </w:r>
      <w:r w:rsidRPr="00EF23E4">
        <w:rPr>
          <w:rFonts w:cs="Times New Roman"/>
        </w:rPr>
        <w:t>, 2022)</w:t>
      </w:r>
      <w:r>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5F4F0608" w14:textId="77777777" w:rsidR="003657D6" w:rsidRDefault="003657D6" w:rsidP="00B11CC7">
      <w:pPr>
        <w:ind w:firstLine="21pt"/>
      </w:pPr>
      <w:r>
        <w:t xml:space="preserve">LLM </w:t>
      </w:r>
      <w:r>
        <w:t>智能体场景下，研究重点从把信息取回来进一步转向如何形成、组织与更新长期记忆。</w:t>
      </w:r>
      <w:r>
        <w:rPr>
          <w:rFonts w:hint="eastAsia"/>
        </w:rPr>
        <w:t>其中一类工作，如</w:t>
      </w:r>
      <w:r w:rsidRPr="00A0409B">
        <w:t xml:space="preserve">Park </w:t>
      </w:r>
      <w:r w:rsidRPr="00A0409B">
        <w:t>等人（</w:t>
      </w:r>
      <w:r w:rsidRPr="00A0409B">
        <w:t>2023</w:t>
      </w:r>
      <w:r w:rsidRPr="00A0409B">
        <w:t>）</w:t>
      </w:r>
      <w:r>
        <w:rPr>
          <w:rFonts w:hint="eastAsia"/>
        </w:rPr>
        <w:t>的</w:t>
      </w:r>
      <w:r>
        <w:t>Generative Agents</w:t>
      </w:r>
      <w:r>
        <w:t>以</w:t>
      </w:r>
      <w:r w:rsidRPr="008C2B75">
        <w:rPr>
          <w:rFonts w:ascii="宋体" w:hAnsi="宋体"/>
        </w:rPr>
        <w:t>“记忆流”</w:t>
      </w:r>
      <w:r>
        <w:t>记录完整经历、通过</w:t>
      </w:r>
      <w:r>
        <w:rPr>
          <w:rFonts w:hint="eastAsia"/>
        </w:rPr>
        <w:t>R</w:t>
      </w:r>
      <w:r>
        <w:t>eflection</w:t>
      </w:r>
      <w:r>
        <w:t>形成高层总结，并动态检索支持规划与行为生成</w:t>
      </w:r>
      <w:r>
        <w:fldChar w:fldCharType="begin"/>
      </w:r>
      <w:r>
        <w:instrText xml:space="preserve"> ADDIN ZOTERO_ITEM CSL_CITATION {"citationID":"SnOnmjSU","properties":{"formattedCitation":"(Park\\uc0\\u31561{}, 2023b)","plainCitation":"(Park</w:instrText>
      </w:r>
      <w:r>
        <w:instrText>等</w:instrText>
      </w:r>
      <w:r>
        <w:instrText xml:space="preserve">,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fldChar w:fldCharType="separate"/>
      </w:r>
      <w:r w:rsidRPr="00EF23E4">
        <w:rPr>
          <w:rFonts w:cs="Times New Roman"/>
        </w:rPr>
        <w:t>(Park</w:t>
      </w:r>
      <w:r w:rsidRPr="00EF23E4">
        <w:rPr>
          <w:rFonts w:cs="Times New Roman"/>
        </w:rPr>
        <w:t>等</w:t>
      </w:r>
      <w:r w:rsidRPr="00EF23E4">
        <w:rPr>
          <w:rFonts w:cs="Times New Roman"/>
        </w:rPr>
        <w:t>, 2023b)</w:t>
      </w:r>
      <w:r>
        <w:fldChar w:fldCharType="end"/>
      </w:r>
      <w:r>
        <w:t>；</w:t>
      </w:r>
      <w:r w:rsidRPr="00A0409B">
        <w:t xml:space="preserve">Shinn </w:t>
      </w:r>
      <w:r w:rsidRPr="00A0409B">
        <w:t>等人（</w:t>
      </w:r>
      <w:r w:rsidRPr="00A0409B">
        <w:t>2023</w:t>
      </w:r>
      <w:r w:rsidRPr="00A0409B">
        <w:t>）提出</w:t>
      </w:r>
      <w:r w:rsidRPr="00A0409B">
        <w:t xml:space="preserve"> </w:t>
      </w:r>
      <w:proofErr w:type="spellStart"/>
      <w:r w:rsidRPr="00A0409B">
        <w:t>Reflexion</w:t>
      </w:r>
      <w:proofErr w:type="spellEnd"/>
      <w:r>
        <w:rPr>
          <w:rFonts w:hint="eastAsia"/>
        </w:rPr>
        <w:t>,</w:t>
      </w:r>
      <w:r>
        <w:t xml:space="preserve"> </w:t>
      </w:r>
      <w:r>
        <w:t>将任务反馈语言化为反思并写入情景记忆缓冲区，以在后续尝试中复用经验而无需更新模型参数</w:t>
      </w:r>
      <w:r>
        <w:fldChar w:fldCharType="begin"/>
      </w:r>
      <w:r>
        <w:instrText xml:space="preserve"> ADDIN ZOTERO_ITEM CSL_CITATION {"citationID":"FaMttxBK","properties":{"formattedCitation":"(Shinn\\uc0\\u31561{}, 2023b)","plainCitation":"(Shinn</w:instrText>
      </w:r>
      <w:r>
        <w:instrText>等</w:instrText>
      </w:r>
      <w:r>
        <w:instrText xml:space="preserve">,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fldChar w:fldCharType="separate"/>
      </w:r>
      <w:r w:rsidRPr="00EF23E4">
        <w:rPr>
          <w:rFonts w:cs="Times New Roman"/>
        </w:rPr>
        <w:t>(Shinn</w:t>
      </w:r>
      <w:r w:rsidRPr="00EF23E4">
        <w:rPr>
          <w:rFonts w:cs="Times New Roman"/>
        </w:rPr>
        <w:t>等</w:t>
      </w:r>
      <w:r w:rsidRPr="00EF23E4">
        <w:rPr>
          <w:rFonts w:cs="Times New Roman"/>
        </w:rPr>
        <w:t>, 2023b)</w:t>
      </w:r>
      <w:r>
        <w:fldChar w:fldCharType="end"/>
      </w:r>
      <w:r>
        <w:t>。另一类工作关注长期对话个性化与遗忘</w:t>
      </w:r>
      <w:r>
        <w:rPr>
          <w:rFonts w:hint="eastAsia"/>
        </w:rPr>
        <w:t>，如</w:t>
      </w:r>
      <w:proofErr w:type="spellStart"/>
      <w:r>
        <w:t>MemoryBan</w:t>
      </w:r>
      <w:r>
        <w:rPr>
          <w:rFonts w:hint="eastAsia"/>
        </w:rPr>
        <w:t>k</w:t>
      </w:r>
      <w:proofErr w:type="spellEnd"/>
      <w:r>
        <w:rPr>
          <w:rFonts w:hint="eastAsia"/>
        </w:rPr>
        <w:t>，</w:t>
      </w:r>
      <w:r>
        <w:t>通过时间与重要性建模实现记忆强化与遗忘，使模型在长期陪伴场景中逐步形</w:t>
      </w:r>
      <w:r>
        <w:rPr>
          <w:rFonts w:hint="eastAsia"/>
        </w:rPr>
        <w:t>成用户画像并保持一致性</w:t>
      </w:r>
      <w:r>
        <w:fldChar w:fldCharType="begin"/>
      </w:r>
      <w:r>
        <w:instrText xml:space="preserve"> ADDIN ZOTERO_ITEM CSL_CITATION {"citationID":"YHAcnJZr","properties":{"formattedCitation":"(Tan\\uc0\\u31561{}, 2025)","plainCitation":"(Tan</w:instrText>
      </w:r>
      <w:r>
        <w:instrText>等</w:instrText>
      </w:r>
      <w:r>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fldChar w:fldCharType="separate"/>
      </w:r>
      <w:r w:rsidRPr="00EF23E4">
        <w:rPr>
          <w:rFonts w:cs="Times New Roman"/>
        </w:rPr>
        <w:t>(Tan</w:t>
      </w:r>
      <w:r w:rsidRPr="00EF23E4">
        <w:rPr>
          <w:rFonts w:cs="Times New Roman"/>
        </w:rPr>
        <w:t>等</w:t>
      </w:r>
      <w:r w:rsidRPr="00EF23E4">
        <w:rPr>
          <w:rFonts w:cs="Times New Roman"/>
        </w:rPr>
        <w:t>, 2025)</w:t>
      </w:r>
      <w:r>
        <w:fldChar w:fldCharType="end"/>
      </w:r>
      <w:r>
        <w:t>。更近期的研究开始系统化提出</w:t>
      </w:r>
      <w:r w:rsidRPr="008C2B75">
        <w:rPr>
          <w:rFonts w:ascii="宋体" w:hAnsi="宋体"/>
        </w:rPr>
        <w:t>“类操作系统”</w:t>
      </w:r>
      <w:r>
        <w:t>的记忆管理</w:t>
      </w:r>
      <w:r>
        <w:rPr>
          <w:rFonts w:hint="eastAsia"/>
        </w:rPr>
        <w:t>，比如</w:t>
      </w:r>
      <w:proofErr w:type="spellStart"/>
      <w:r>
        <w:t>MemoryOS</w:t>
      </w:r>
      <w:proofErr w:type="spellEnd"/>
      <w:r>
        <w:rPr>
          <w:rFonts w:hint="eastAsia"/>
        </w:rPr>
        <w:t>，</w:t>
      </w:r>
      <w:r>
        <w:t>采用分层存储与存储、更新、检索、生成四模块，实现跨层动态更新，体现了从</w:t>
      </w:r>
      <w:r w:rsidRPr="008C2B75">
        <w:rPr>
          <w:rFonts w:ascii="宋体" w:hAnsi="宋体"/>
        </w:rPr>
        <w:t>“记忆组件”</w:t>
      </w:r>
      <w:r>
        <w:t>走向</w:t>
      </w:r>
      <w:r w:rsidRPr="008C2B75">
        <w:rPr>
          <w:rFonts w:ascii="宋体" w:hAnsi="宋体"/>
        </w:rPr>
        <w:t>“记忆管理体系”</w:t>
      </w:r>
      <w:r>
        <w:t>的趋势</w:t>
      </w:r>
      <w:r>
        <w:fldChar w:fldCharType="begin"/>
      </w:r>
      <w:r>
        <w:instrText xml:space="preserve"> ADDIN ZOTERO_ITEM CSL_CITATION {"citationID":"wqbrpmAf","properties":{"formattedCitation":"(Kang\\uc0\\u31561{}, 2025)","plainCitation":"(Kang</w:instrText>
      </w:r>
      <w:r>
        <w:instrText>等</w:instrText>
      </w:r>
      <w:r>
        <w:instrText xml:space="preserve">,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fldChar w:fldCharType="separate"/>
      </w:r>
      <w:r w:rsidRPr="00EF23E4">
        <w:rPr>
          <w:rFonts w:cs="Times New Roman"/>
        </w:rPr>
        <w:t>(Kang</w:t>
      </w:r>
      <w:r w:rsidRPr="00EF23E4">
        <w:rPr>
          <w:rFonts w:cs="Times New Roman"/>
        </w:rPr>
        <w:t>等</w:t>
      </w:r>
      <w:r w:rsidRPr="00EF23E4">
        <w:rPr>
          <w:rFonts w:cs="Times New Roman"/>
        </w:rPr>
        <w:t>, 2025)</w:t>
      </w:r>
      <w:r>
        <w:fldChar w:fldCharType="end"/>
      </w:r>
      <w:r>
        <w:t>。</w:t>
      </w:r>
    </w:p>
    <w:p w14:paraId="75A751D2" w14:textId="77777777" w:rsidR="003657D6" w:rsidRPr="001C4873" w:rsidRDefault="003657D6" w:rsidP="00B11CC7">
      <w:pPr>
        <w:ind w:firstLine="21pt"/>
      </w:pPr>
      <w:r>
        <w:rPr>
          <w:rFonts w:hint="eastAsia"/>
        </w:rPr>
        <w:t>随着机制丰富，相关研究开始建设更贴近真实长程交互的评测基准。</w:t>
      </w:r>
      <w:r w:rsidRPr="00A0409B">
        <w:t>Bertsch</w:t>
      </w:r>
      <w:r w:rsidRPr="00A0409B">
        <w:t>等人（</w:t>
      </w:r>
      <w:r w:rsidRPr="00A0409B">
        <w:t>2024</w:t>
      </w:r>
      <w:r w:rsidRPr="00A0409B">
        <w:t>）构建</w:t>
      </w:r>
      <w:proofErr w:type="spellStart"/>
      <w:r>
        <w:t>LoCoMo</w:t>
      </w:r>
      <w:proofErr w:type="spellEnd"/>
      <w:r>
        <w:t>提供超长多会话对话数据并用于评估长程对话记忆，覆盖问答、事件总结等任务</w:t>
      </w:r>
      <w:r>
        <w:fldChar w:fldCharType="begin"/>
      </w:r>
      <w:r>
        <w:instrText xml:space="preserve"> ADDIN ZOTERO_ITEM CSL_CITATION {"citationID":"qX3Lkhdx","properties":{"formattedCitation":"(Maharana\\uc0\\u31561{}, 2024)","plainCitation":"(Maharana</w:instrText>
      </w:r>
      <w:r>
        <w:instrText>等</w:instrText>
      </w:r>
      <w:r>
        <w:instrText xml:space="preserve">,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fldChar w:fldCharType="separate"/>
      </w:r>
      <w:r w:rsidRPr="00EF23E4">
        <w:rPr>
          <w:rFonts w:cs="Times New Roman"/>
        </w:rPr>
        <w:t>(Maharana</w:t>
      </w:r>
      <w:r w:rsidRPr="00EF23E4">
        <w:rPr>
          <w:rFonts w:cs="Times New Roman"/>
        </w:rPr>
        <w:t>等</w:t>
      </w:r>
      <w:r w:rsidRPr="00EF23E4">
        <w:rPr>
          <w:rFonts w:cs="Times New Roman"/>
        </w:rPr>
        <w:t>, 2024)</w:t>
      </w:r>
      <w:r>
        <w:fldChar w:fldCharType="end"/>
      </w:r>
      <w:r>
        <w:t>；</w:t>
      </w:r>
      <w:proofErr w:type="spellStart"/>
      <w:r>
        <w:t>MemBench</w:t>
      </w:r>
      <w:proofErr w:type="spellEnd"/>
      <w:r>
        <w:t xml:space="preserve"> </w:t>
      </w:r>
      <w:r>
        <w:t>从有效性、效率与容量等维度评测</w:t>
      </w:r>
      <w:r>
        <w:t xml:space="preserve"> LLM-based</w:t>
      </w:r>
      <w:r>
        <w:rPr>
          <w:rFonts w:hint="eastAsia"/>
        </w:rPr>
        <w:t>智能体</w:t>
      </w:r>
      <w:r>
        <w:t>的记忆能力，并区分事实记忆与反思记忆</w:t>
      </w:r>
      <w:r>
        <w:fldChar w:fldCharType="begin"/>
      </w:r>
      <w:r>
        <w:instrText xml:space="preserve"> ADDIN ZOTERO_ITEM CSL_CITATION {"citationID":"DcbQgkOC","properties":{"formattedCitation":"(Tan\\uc0\\u31561{}, 2025)","plainCitation":"(Tan</w:instrText>
      </w:r>
      <w:r>
        <w:instrText>等</w:instrText>
      </w:r>
      <w:r>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fldChar w:fldCharType="separate"/>
      </w:r>
      <w:r w:rsidRPr="00EF23E4">
        <w:rPr>
          <w:rFonts w:cs="Times New Roman"/>
        </w:rPr>
        <w:t>(Tan</w:t>
      </w:r>
      <w:r w:rsidRPr="00EF23E4">
        <w:rPr>
          <w:rFonts w:cs="Times New Roman"/>
        </w:rPr>
        <w:t>等</w:t>
      </w:r>
      <w:r w:rsidRPr="00EF23E4">
        <w:rPr>
          <w:rFonts w:cs="Times New Roman"/>
        </w:rPr>
        <w:t>, 2025)</w:t>
      </w:r>
      <w:r>
        <w:fldChar w:fldCharType="end"/>
      </w:r>
      <w:r>
        <w:rPr>
          <w:rFonts w:hint="eastAsia"/>
        </w:rPr>
        <w:t>。</w:t>
      </w:r>
    </w:p>
    <w:p w14:paraId="2EFADB3A" w14:textId="77777777" w:rsidR="003657D6" w:rsidRDefault="003657D6" w:rsidP="00D803FA">
      <w:pPr>
        <w:pStyle w:val="v3"/>
        <w:spacing w:before="32.60pt" w:after="32.60pt"/>
      </w:pPr>
      <w:bookmarkStart w:id="43" w:name="_Toc224431583"/>
      <w:r>
        <w:rPr>
          <w:rFonts w:ascii="-webkit-standard" w:hAnsi="-webkit-standard"/>
          <w:color w:val="000000"/>
          <w:sz w:val="27"/>
          <w:szCs w:val="27"/>
        </w:rPr>
        <w:t>金融场景下的智能投顾</w:t>
      </w:r>
      <w:bookmarkEnd w:id="43"/>
    </w:p>
    <w:p w14:paraId="68B91629" w14:textId="77777777" w:rsidR="003657D6" w:rsidRDefault="003657D6" w:rsidP="008966ED">
      <w:pPr>
        <w:pStyle w:val="a"/>
        <w:spacing w:before="16.30pt" w:after="16.30pt"/>
      </w:pPr>
      <w:bookmarkStart w:id="44" w:name="_Toc224431584"/>
      <w:r w:rsidRPr="001C4873">
        <w:t>传统智能投顾</w:t>
      </w:r>
      <w:bookmarkEnd w:id="44"/>
    </w:p>
    <w:p w14:paraId="1F9417C9" w14:textId="0122133A" w:rsidR="003657D6" w:rsidRDefault="003657D6" w:rsidP="008966ED">
      <w:pPr>
        <w:ind w:firstLine="21pt"/>
      </w:pPr>
      <w:r>
        <w:rPr>
          <w:rFonts w:hint="eastAsia"/>
        </w:rPr>
        <w:t>传统智能投顾的核心目标，是在给定客户信息与可投资资产集合的条件下，形成可执行的资产配置方案，并通过再平衡等机制维持组合风险收益特征。</w:t>
      </w:r>
      <w:r>
        <w:t>Scherer</w:t>
      </w:r>
      <w:r>
        <w:t>与</w:t>
      </w:r>
      <w:r>
        <w:t>Lehner</w:t>
      </w:r>
      <w:r>
        <w:t>（</w:t>
      </w:r>
      <w:r>
        <w:t>2025</w:t>
      </w:r>
      <w:r>
        <w:t>）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fldChar w:fldCharType="begin"/>
      </w:r>
      <w:r>
        <w:instrText xml:space="preserve"> ADDIN ZOTERO_ITEM CSL_CITATION {"citationID":"S2bnWsse","properties":{"formattedCitation":"(Scherer\\uc0\\u31561{}, 2025)","plainCitation":"(Scherer</w:instrText>
      </w:r>
      <w:r>
        <w:instrText>等</w:instrText>
      </w:r>
      <w:r>
        <w:instrText xml:space="preserve">,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fldChar w:fldCharType="separate"/>
      </w:r>
      <w:r w:rsidRPr="00997228">
        <w:rPr>
          <w:rFonts w:cs="Times New Roman"/>
        </w:rPr>
        <w:t>(Scherer</w:t>
      </w:r>
      <w:r w:rsidRPr="00997228">
        <w:rPr>
          <w:rFonts w:cs="Times New Roman"/>
        </w:rPr>
        <w:t>等</w:t>
      </w:r>
      <w:r w:rsidRPr="00997228">
        <w:rPr>
          <w:rFonts w:cs="Times New Roman"/>
        </w:rPr>
        <w:t>, 2025)</w:t>
      </w:r>
      <w:r>
        <w:fldChar w:fldCharType="end"/>
      </w:r>
      <w:r>
        <w:t>。另一方面，</w:t>
      </w:r>
      <w:r>
        <w:t>Luo</w:t>
      </w:r>
      <w:r>
        <w:t>等人（</w:t>
      </w:r>
      <w:r>
        <w:t>2024</w:t>
      </w:r>
      <w:r>
        <w:t>）从</w:t>
      </w:r>
      <w:r w:rsidRPr="008C2B75">
        <w:rPr>
          <w:rFonts w:ascii="宋体" w:hAnsi="宋体"/>
        </w:rPr>
        <w:t>“用户采用与信任”</w:t>
      </w:r>
      <w:r>
        <w:t>方面研究发现在传统智能投顾框架下，</w:t>
      </w:r>
      <w:r w:rsidRPr="008C2B75">
        <w:rPr>
          <w:rFonts w:ascii="宋体" w:hAnsi="宋体"/>
        </w:rPr>
        <w:t>“算法产出正确”</w:t>
      </w:r>
      <w:r>
        <w:t>并不足以保证产品成功，透明度、隐私保</w:t>
      </w:r>
      <w:r>
        <w:rPr>
          <w:rFonts w:hint="eastAsia"/>
        </w:rPr>
        <w:t>护感知、交互体验与机构声誉等因素会</w:t>
      </w:r>
      <w:r>
        <w:rPr>
          <w:rFonts w:hint="eastAsia"/>
        </w:rPr>
        <w:lastRenderedPageBreak/>
        <w:t>显著影响客户是否愿意将资产配置决策交给系统</w:t>
      </w:r>
      <w:r>
        <w:fldChar w:fldCharType="begin"/>
      </w:r>
      <w:r>
        <w:instrText xml:space="preserve"> ADDIN ZOTERO_ITEM CSL_CITATION {"citationID":"iCj2zrFG","properties":{"formattedCitation":"(Luo\\uc0\\u31561{}, 2024)","plainCitation":"(Luo</w:instrText>
      </w:r>
      <w:r>
        <w:instrText>等</w:instrText>
      </w:r>
      <w:r>
        <w:instrText xml:space="preserve">,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fldChar w:fldCharType="separate"/>
      </w:r>
      <w:r w:rsidRPr="00997228">
        <w:rPr>
          <w:rFonts w:cs="Times New Roman"/>
        </w:rPr>
        <w:t>(Luo</w:t>
      </w:r>
      <w:r w:rsidRPr="00997228">
        <w:rPr>
          <w:rFonts w:cs="Times New Roman"/>
        </w:rPr>
        <w:t>等</w:t>
      </w:r>
      <w:r w:rsidRPr="00997228">
        <w:rPr>
          <w:rFonts w:cs="Times New Roman"/>
        </w:rPr>
        <w:t>, 2024)</w:t>
      </w:r>
      <w:r>
        <w:fldChar w:fldCharType="end"/>
      </w:r>
      <w:r>
        <w:rPr>
          <w:rFonts w:hint="eastAsia"/>
        </w:rPr>
        <w:t>。在算法层面，</w:t>
      </w:r>
      <w:r>
        <w:t>Bu</w:t>
      </w:r>
      <w:r>
        <w:t>和</w:t>
      </w:r>
      <w:r>
        <w:t>Zhu</w:t>
      </w:r>
      <w:r>
        <w:t>（</w:t>
      </w:r>
      <w:r>
        <w:t>2021</w:t>
      </w:r>
      <w:r>
        <w:t>）提出使用强化学习等在线学习范式，将用户画像中</w:t>
      </w:r>
      <w:r w:rsidRPr="008C2B75">
        <w:rPr>
          <w:rFonts w:ascii="宋体" w:hAnsi="宋体"/>
        </w:rPr>
        <w:t>“风险偏好识别”</w:t>
      </w:r>
      <w:r>
        <w:t>与</w:t>
      </w:r>
      <w:r w:rsidRPr="008C2B75">
        <w:rPr>
          <w:rFonts w:ascii="宋体" w:hAnsi="宋体"/>
        </w:rPr>
        <w:t>“投顾决策”</w:t>
      </w:r>
      <w:r>
        <w:t>纳入统一的序贯决策框架</w:t>
      </w:r>
      <w:r>
        <w:fldChar w:fldCharType="begin"/>
      </w:r>
      <w:r>
        <w:instrText xml:space="preserve"> ADDIN ZOTERO_ITEM CSL_CITATION {"citationID":"5kvpZ1bY","properties":{"formattedCitation":"(Bu\\uc0\\u31561{}, 2021)","plainCitation":"(Bu</w:instrText>
      </w:r>
      <w:r>
        <w:instrText>等</w:instrText>
      </w:r>
      <w:r>
        <w:instrText xml:space="preserve">,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fldChar w:fldCharType="separate"/>
      </w:r>
      <w:r w:rsidRPr="00997228">
        <w:rPr>
          <w:rFonts w:cs="Times New Roman"/>
        </w:rPr>
        <w:t>(Bu</w:t>
      </w:r>
      <w:r w:rsidRPr="00997228">
        <w:rPr>
          <w:rFonts w:cs="Times New Roman"/>
        </w:rPr>
        <w:t>等</w:t>
      </w:r>
      <w:r w:rsidRPr="00997228">
        <w:rPr>
          <w:rFonts w:cs="Times New Roman"/>
        </w:rPr>
        <w:t>, 2021)</w:t>
      </w:r>
      <w:r>
        <w:fldChar w:fldCharType="end"/>
      </w:r>
      <w:r>
        <w:t>。该类工作从方法论上补足了传统问</w:t>
      </w:r>
      <w:del w:id="45" w:author="nijian.15" w:date="2026-04-28T22:49:00Z">
        <w:r w:rsidDel="00DF4718">
          <w:delText>卷</w:delText>
        </w:r>
      </w:del>
      <w:ins w:id="46" w:author="nijian.15" w:date="2026-04-28T22:49:00Z">
        <w:r w:rsidR="00DF4718">
          <w:t>, et al</w:t>
        </w:r>
      </w:ins>
      <w:r>
        <w:t>画像的静态假设，强调风险偏好可随时间与情境变化，投顾系统应通过交互与行为反馈实现持续校准。</w:t>
      </w:r>
    </w:p>
    <w:p w14:paraId="0F613B49" w14:textId="77777777" w:rsidR="003657D6" w:rsidRPr="008966ED" w:rsidRDefault="003657D6" w:rsidP="008966ED">
      <w:pPr>
        <w:ind w:firstLine="21pt"/>
      </w:pPr>
      <w:r>
        <w:rPr>
          <w:rFonts w:hint="eastAsia"/>
        </w:rPr>
        <w:t>总体而言，传统智能投顾研究已形成较为成熟的</w:t>
      </w:r>
      <w:r w:rsidRPr="008C2B75">
        <w:rPr>
          <w:rFonts w:ascii="宋体" w:hAnsi="宋体" w:hint="eastAsia"/>
        </w:rPr>
        <w:t>“画像、配置、再平衡”</w:t>
      </w:r>
      <w:r>
        <w:rPr>
          <w:rFonts w:hint="eastAsia"/>
        </w:rPr>
        <w:t>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202C1B04" w14:textId="77777777" w:rsidR="003657D6" w:rsidRPr="001C4873" w:rsidRDefault="003657D6" w:rsidP="001C4873">
      <w:pPr>
        <w:ind w:firstLine="24pt"/>
      </w:pPr>
    </w:p>
    <w:p w14:paraId="57152478" w14:textId="77777777" w:rsidR="003657D6" w:rsidRDefault="003657D6" w:rsidP="008966ED">
      <w:pPr>
        <w:pStyle w:val="a"/>
        <w:spacing w:before="16.30pt" w:after="16.30pt"/>
      </w:pPr>
      <w:bookmarkStart w:id="47" w:name="_Toc224431585"/>
      <w:r>
        <w:t>金融大模型与金融</w:t>
      </w:r>
      <w:r>
        <w:rPr>
          <w:rFonts w:hint="eastAsia"/>
        </w:rPr>
        <w:t>智能体</w:t>
      </w:r>
      <w:bookmarkEnd w:id="47"/>
    </w:p>
    <w:p w14:paraId="6124FC63" w14:textId="77777777" w:rsidR="003657D6" w:rsidRDefault="003657D6" w:rsidP="008966ED">
      <w:pPr>
        <w:ind w:firstLine="21pt"/>
      </w:pPr>
      <w:r>
        <w:rPr>
          <w:rFonts w:hint="eastAsia"/>
        </w:rPr>
        <w:t>大语言模型（</w:t>
      </w:r>
      <w:r>
        <w:t>LLM</w:t>
      </w:r>
      <w:r>
        <w:t>）在通用自然语言任务中展现出强大的理解与生成能力，使投顾系统从</w:t>
      </w:r>
      <w:r w:rsidRPr="008C2B75">
        <w:rPr>
          <w:rFonts w:ascii="宋体" w:hAnsi="宋体"/>
        </w:rPr>
        <w:t>“数值配置器”</w:t>
      </w:r>
      <w:r>
        <w:t>扩展为能够处理金融文本、进行对话式咨询并生成解释性报告的智能体。</w:t>
      </w:r>
      <w:r>
        <w:t>Lee</w:t>
      </w:r>
      <w:r>
        <w:t>等人（</w:t>
      </w:r>
      <w:r>
        <w:t>2025</w:t>
      </w:r>
      <w:r>
        <w:t>）在对金融大模型（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fldChar w:fldCharType="begin"/>
      </w:r>
      <w:r>
        <w:instrText xml:space="preserve"> ADDIN ZOTERO_ITEM CSL_CITATION {"citationID":"FEtgSkHa","properties":{"formattedCitation":"(Lee\\uc0\\u31561{}, 2025)","plainCitation":"(Lee</w:instrText>
      </w:r>
      <w:r>
        <w:instrText>等</w:instrText>
      </w:r>
      <w:r>
        <w:instrText xml:space="preserve">,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fldChar w:fldCharType="separate"/>
      </w:r>
      <w:r w:rsidRPr="00997228">
        <w:rPr>
          <w:rFonts w:cs="Times New Roman"/>
        </w:rPr>
        <w:t>(Lee</w:t>
      </w:r>
      <w:r w:rsidRPr="00997228">
        <w:rPr>
          <w:rFonts w:cs="Times New Roman"/>
        </w:rPr>
        <w:t>等</w:t>
      </w:r>
      <w:r w:rsidRPr="00997228">
        <w:rPr>
          <w:rFonts w:cs="Times New Roman"/>
        </w:rPr>
        <w:t>, 2025)</w:t>
      </w:r>
      <w:r>
        <w:fldChar w:fldCharType="end"/>
      </w:r>
      <w:r>
        <w:t>。在投顾语境下，这一变化意味着，系统不仅要输出买什么，还需要完成从读懂信息，推理整合，解释与追问的端到端咨询链路。</w:t>
      </w:r>
      <w:r>
        <w:t>Lewis</w:t>
      </w:r>
      <w:r>
        <w:t>等人（</w:t>
      </w:r>
      <w:r>
        <w:t>2020</w:t>
      </w:r>
      <w:r>
        <w:t>）等提出的检索增强生成</w:t>
      </w:r>
      <w:r>
        <w:rPr>
          <w:rFonts w:hint="eastAsia"/>
        </w:rPr>
        <w:t>（</w:t>
      </w:r>
      <w:r>
        <w:t>RAG</w:t>
      </w:r>
      <w:r>
        <w:t>）框架，表明将检索机制与生成模型结合并在知识密集型任务上微调，能够在多类开放域问答任务上取得更强表现。新型智能投顾链路上，这种</w:t>
      </w:r>
      <w:r w:rsidRPr="008C2B75">
        <w:rPr>
          <w:rFonts w:ascii="宋体" w:hAnsi="宋体"/>
        </w:rPr>
        <w:t>“外部证据”</w:t>
      </w:r>
      <w:r>
        <w:t>并</w:t>
      </w:r>
      <w:r w:rsidRPr="008C2B75">
        <w:rPr>
          <w:rFonts w:ascii="宋体" w:hAnsi="宋体"/>
        </w:rPr>
        <w:t>“生成”</w:t>
      </w:r>
      <w:r>
        <w:t>的模式可在经济金融高风险场景中通过检索权威材料而获得解释的证据基础，完成可解释咨询的闭环。</w:t>
      </w:r>
    </w:p>
    <w:p w14:paraId="62F35846" w14:textId="77777777" w:rsidR="003657D6" w:rsidRPr="001C4873" w:rsidRDefault="003657D6" w:rsidP="008B4D94">
      <w:pPr>
        <w:ind w:firstLine="21pt"/>
      </w:pPr>
      <w:r>
        <w:rPr>
          <w:rFonts w:hint="eastAsia"/>
        </w:rPr>
        <w:t>在数据集方面，</w:t>
      </w:r>
      <w:r>
        <w:t>Chen</w:t>
      </w:r>
      <w:r>
        <w:t>等人（</w:t>
      </w:r>
      <w:r>
        <w:t>2021</w:t>
      </w:r>
      <w:r>
        <w:t>）提出</w:t>
      </w:r>
      <w:proofErr w:type="spellStart"/>
      <w:r>
        <w:t>FinQA</w:t>
      </w:r>
      <w:proofErr w:type="spellEnd"/>
      <w:r>
        <w:t>提供基于财务报告的问答对，并进一步标注可解释的推理程序，以促进金融语境下的复杂数值推理研究</w:t>
      </w:r>
      <w:r>
        <w:fldChar w:fldCharType="begin"/>
      </w:r>
      <w:r>
        <w:instrText xml:space="preserve"> ADDIN ZOTERO_ITEM CSL_CITATION {"citationID":"GJb85tjP","properties":{"formattedCitation":"(Chen Z\\uc0\\u31561{}, 2021)","plainCitation":"(Chen Z</w:instrText>
      </w:r>
      <w:r>
        <w:instrText>等</w:instrText>
      </w:r>
      <w:r>
        <w:instrText xml:space="preserve">,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fldChar w:fldCharType="separate"/>
      </w:r>
      <w:r w:rsidRPr="001D1F81">
        <w:rPr>
          <w:rFonts w:cs="Times New Roman"/>
        </w:rPr>
        <w:t>(Chen Z</w:t>
      </w:r>
      <w:r w:rsidRPr="001D1F81">
        <w:rPr>
          <w:rFonts w:cs="Times New Roman"/>
        </w:rPr>
        <w:t>等</w:t>
      </w:r>
      <w:r w:rsidRPr="001D1F81">
        <w:rPr>
          <w:rFonts w:cs="Times New Roman"/>
        </w:rPr>
        <w:t>, 2021)</w:t>
      </w:r>
      <w:r>
        <w:fldChar w:fldCharType="end"/>
      </w:r>
      <w:r>
        <w:t>。</w:t>
      </w:r>
      <w:r>
        <w:t>Zhu</w:t>
      </w:r>
      <w:r>
        <w:t>等人（</w:t>
      </w:r>
      <w:r>
        <w:t>2021</w:t>
      </w:r>
      <w:r>
        <w:t>）提出</w:t>
      </w:r>
      <w:r>
        <w:t xml:space="preserve">TAT-QA </w:t>
      </w:r>
      <w:r>
        <w:t>，从真实金融报告中抽取样本构建表格与文本混合的问答数据集，并提出能够联合对表格单元与文本片段进行语义抽取与符号聚合推理的模型</w:t>
      </w:r>
      <w:r>
        <w:t>TAGOP</w:t>
      </w:r>
      <w:r>
        <w:fldChar w:fldCharType="begin"/>
      </w:r>
      <w:r>
        <w:instrText xml:space="preserve"> ADDIN ZOTERO_ITEM CSL_CITATION {"citationID":"PlKMIch6","properties":{"formattedCitation":"(Zhu\\uc0\\u31561{}, 2021)","plainCitation":"(Zhu</w:instrText>
      </w:r>
      <w:r>
        <w:instrText>等</w:instrText>
      </w:r>
      <w:r>
        <w:instrText xml:space="preserve">,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fldChar w:fldCharType="separate"/>
      </w:r>
      <w:r w:rsidRPr="00997228">
        <w:rPr>
          <w:rFonts w:cs="Times New Roman"/>
        </w:rPr>
        <w:t>(Zhu</w:t>
      </w:r>
      <w:r w:rsidRPr="00997228">
        <w:rPr>
          <w:rFonts w:cs="Times New Roman"/>
        </w:rPr>
        <w:t>等</w:t>
      </w:r>
      <w:r w:rsidRPr="00997228">
        <w:rPr>
          <w:rFonts w:cs="Times New Roman"/>
        </w:rPr>
        <w:t>, 2021)</w:t>
      </w:r>
      <w:r>
        <w:fldChar w:fldCharType="end"/>
      </w:r>
      <w:r>
        <w:t>。这类数据集与方法为金融智能多维能力提供了可评测的研究抓手。在工程实践方面，开源社区也尝试以较低成本实现金融大模型能力注入，如</w:t>
      </w:r>
      <w:proofErr w:type="spellStart"/>
      <w:r>
        <w:t>FinGPT</w:t>
      </w:r>
      <w:proofErr w:type="spellEnd"/>
      <w:r>
        <w:fldChar w:fldCharType="begin"/>
      </w:r>
      <w:r>
        <w:instrText xml:space="preserve"> ADDIN ZOTERO_ITEM CSL_CITATION {"citationID":"rmHHfORQ","properties":{"formattedCitation":"(Yang\\uc0\\u31561{}, 2023)","plainCitation":"(Yang</w:instrText>
      </w:r>
      <w:r>
        <w:instrText>等</w:instrText>
      </w:r>
      <w:r>
        <w:instrText xml:space="preserve">,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fldChar w:fldCharType="separate"/>
      </w:r>
      <w:r w:rsidRPr="008B4D94">
        <w:rPr>
          <w:rFonts w:cs="Times New Roman"/>
        </w:rPr>
        <w:t>(Yang</w:t>
      </w:r>
      <w:r w:rsidRPr="008B4D94">
        <w:rPr>
          <w:rFonts w:cs="Times New Roman"/>
        </w:rPr>
        <w:t>等</w:t>
      </w:r>
      <w:r w:rsidRPr="008B4D94">
        <w:rPr>
          <w:rFonts w:cs="Times New Roman"/>
        </w:rPr>
        <w:t>, 2023)</w:t>
      </w:r>
      <w:r>
        <w:fldChar w:fldCharType="end"/>
      </w:r>
      <w:r>
        <w:t>，其基于开源大模型进行轻量化微调。</w:t>
      </w:r>
      <w:proofErr w:type="spellStart"/>
      <w:r>
        <w:t>FinRL</w:t>
      </w:r>
      <w:proofErr w:type="spellEnd"/>
      <w:r>
        <w:rPr>
          <w:rStyle w:val="afc"/>
        </w:rPr>
        <w:footnoteReference w:id="2"/>
      </w:r>
      <w:r>
        <w:t>等开源框架以环境、智能体、应用的分层结构，提供金融强化学习的实验与落地基础。这些开源项目提供了丰富的工具链，也为行业落地提供了工程基础。</w:t>
      </w:r>
    </w:p>
    <w:p w14:paraId="2C8E6E5E" w14:textId="77777777" w:rsidR="003657D6" w:rsidRPr="001C4873" w:rsidRDefault="003657D6" w:rsidP="008966ED">
      <w:pPr>
        <w:pStyle w:val="a"/>
        <w:spacing w:before="16.30pt" w:after="16.30pt"/>
      </w:pPr>
      <w:bookmarkStart w:id="48" w:name="_Toc224431586"/>
      <w:r w:rsidRPr="001C4873">
        <w:rPr>
          <w:rFonts w:hint="eastAsia"/>
        </w:rPr>
        <w:lastRenderedPageBreak/>
        <w:t>投资咨询场景特殊性</w:t>
      </w:r>
      <w:bookmarkEnd w:id="48"/>
    </w:p>
    <w:p w14:paraId="6F2CC611" w14:textId="77777777" w:rsidR="003657D6" w:rsidRDefault="003657D6" w:rsidP="005E36E5">
      <w:pPr>
        <w:pStyle w:val="a7"/>
        <w:ind w:firstLine="24pt"/>
      </w:pPr>
      <w:r>
        <w:rPr>
          <w:rFonts w:hint="eastAsia"/>
        </w:rPr>
        <w:t>与一般信息问答或内容生成应用相比，投资咨询具有更强的外部性与可追责性。金融监管框架对</w:t>
      </w:r>
      <w:r w:rsidRPr="008C2B75">
        <w:rPr>
          <w:rFonts w:ascii="宋体" w:hAnsi="宋体" w:hint="eastAsia"/>
        </w:rPr>
        <w:t>“适当性、披露与受托责任”</w:t>
      </w:r>
      <w:r>
        <w:rPr>
          <w:rFonts w:hint="eastAsia"/>
        </w:rPr>
        <w:t>有明确要求。</w:t>
      </w:r>
      <w:r>
        <w:t>SEC</w:t>
      </w:r>
      <w:r>
        <w:rPr>
          <w:rFonts w:hint="eastAsia"/>
        </w:rPr>
        <w:t>（</w:t>
      </w:r>
      <w:r w:rsidRPr="005E36E5">
        <w:t>U.S. Securities and Exchange Commission</w:t>
      </w:r>
      <w:r>
        <w:rPr>
          <w:rFonts w:hint="eastAsia"/>
        </w:rPr>
        <w:t>）</w:t>
      </w:r>
      <w:r>
        <w:t>在关于智能投顾的指导文件中指出，作为</w:t>
      </w:r>
      <w:r>
        <w:t>SEC</w:t>
      </w:r>
      <w:r>
        <w:t>注册投资顾问，智能投顾同样受《投资顾问法》约束，并需提供符合其对客户所负受托责任的投资建议</w:t>
      </w:r>
      <w:r>
        <w:rPr>
          <w:rStyle w:val="afc"/>
        </w:rPr>
        <w:footnoteReference w:id="3"/>
      </w:r>
      <w:r>
        <w:t>。由于智能投顾依赖算法、互联网交付且可能缺少直接人工交互，其商业模式在履行相关义务时会产生特定合规关注点。欧盟</w:t>
      </w:r>
      <w:r>
        <w:t>ESMA</w:t>
      </w:r>
      <w:r>
        <w:rPr>
          <w:rFonts w:hint="eastAsia"/>
        </w:rPr>
        <w:t>（</w:t>
      </w:r>
      <w:r w:rsidRPr="005E36E5">
        <w:t>European Securities and Markets Authority</w:t>
      </w:r>
      <w:r>
        <w:rPr>
          <w:rFonts w:hint="eastAsia"/>
        </w:rPr>
        <w:t>）</w:t>
      </w:r>
      <w:r>
        <w:t>关于</w:t>
      </w:r>
      <w:r>
        <w:t>MiFID II</w:t>
      </w:r>
      <w:r>
        <w:t>适当性要</w:t>
      </w:r>
      <w:r>
        <w:rPr>
          <w:rFonts w:hint="eastAsia"/>
        </w:rPr>
        <w:t>求的指南进一步强调，这些要求适用于投资建议与组合管理服务，尤其面向零售客户，并旨在促进对适当性规则的统一解释与一致监管</w:t>
      </w:r>
      <w:r>
        <w:rPr>
          <w:rStyle w:val="afc"/>
        </w:rPr>
        <w:footnoteReference w:id="4"/>
      </w:r>
      <w:r>
        <w:t>。在自律监管层面，</w:t>
      </w:r>
      <w:r>
        <w:t>FINRA</w:t>
      </w:r>
      <w:r>
        <w:rPr>
          <w:rFonts w:hint="eastAsia"/>
        </w:rPr>
        <w:t>（</w:t>
      </w:r>
      <w:r w:rsidRPr="005E36E5">
        <w:t>Financial Industry Regulatory Authority</w:t>
      </w:r>
      <w:r>
        <w:rPr>
          <w:rFonts w:hint="eastAsia"/>
        </w:rPr>
        <w:t>）</w:t>
      </w:r>
      <w:r>
        <w:t>也强调适当性义务对于投资者保护与公平交易的重要性，并以</w:t>
      </w:r>
      <w:r>
        <w:t>Rule 2111</w:t>
      </w:r>
      <w:r>
        <w:t>作为一般适当性义务的核心规则来源</w:t>
      </w:r>
      <w:r>
        <w:rPr>
          <w:rStyle w:val="afc"/>
        </w:rPr>
        <w:footnoteReference w:id="5"/>
      </w:r>
      <w:r>
        <w:t>。这些权威文件共同表明投顾系统的正确性必须与适当性与披露绑定，系统需能够解释推荐依据、揭示限制条件，并保存可审计记录。</w:t>
      </w:r>
    </w:p>
    <w:p w14:paraId="23B763AD" w14:textId="77777777" w:rsidR="003657D6" w:rsidRDefault="003657D6" w:rsidP="005E36E5">
      <w:pPr>
        <w:pStyle w:val="a7"/>
        <w:ind w:firstLine="24pt"/>
      </w:pPr>
      <w:r>
        <w:rPr>
          <w:rFonts w:hint="eastAsia"/>
        </w:rPr>
        <w:t>在中国语境下，智能投顾的法律属性、账户委托边界与责任认定同样是讨论重点。</w:t>
      </w:r>
      <w:r>
        <w:t>Zhang</w:t>
      </w:r>
      <w:r>
        <w:t>和</w:t>
      </w:r>
      <w:r>
        <w:t>Xie</w:t>
      </w:r>
      <w:r>
        <w:t>（</w:t>
      </w:r>
      <w:r>
        <w:t>2020</w:t>
      </w:r>
      <w:r>
        <w:t>）的研究则从我国监管体系出发讨论国内智能投顾面临的障碍，并提出改善披露与投资者保护、明确法律地位等方向</w:t>
      </w:r>
      <w:r>
        <w:fldChar w:fldCharType="begin"/>
      </w:r>
      <w:r>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fldChar w:fldCharType="separate"/>
      </w:r>
      <w:r>
        <w:rPr>
          <w:noProof/>
        </w:rPr>
        <w:t>(Zhang Y, Xie, 2020)</w:t>
      </w:r>
      <w:r>
        <w:fldChar w:fldCharType="end"/>
      </w:r>
      <w:r>
        <w:t>。上述研究说明，金融智能体在国内落地不仅是技术问题，还涉及制度适配、责任边界与监管协调</w:t>
      </w:r>
      <w:r>
        <w:rPr>
          <w:rFonts w:hint="eastAsia"/>
        </w:rPr>
        <w:t>。</w:t>
      </w:r>
    </w:p>
    <w:p w14:paraId="4D77B418" w14:textId="77777777" w:rsidR="003657D6" w:rsidRPr="008966ED" w:rsidRDefault="003657D6"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0444EB2B" w14:textId="77777777" w:rsidR="003657D6" w:rsidRDefault="003657D6" w:rsidP="00871127"/>
    <w:p w14:paraId="62FE7A0E" w14:textId="77777777" w:rsidR="003657D6" w:rsidRDefault="003657D6" w:rsidP="008966ED">
      <w:pPr>
        <w:pStyle w:val="11"/>
        <w:spacing w:before="48.90pt" w:after="48.90pt"/>
      </w:pPr>
      <w:r>
        <w:br w:type="page"/>
      </w:r>
      <w:bookmarkStart w:id="49" w:name="_Toc223096605"/>
      <w:bookmarkStart w:id="50" w:name="_Toc224431587"/>
      <w:r>
        <w:rPr>
          <w:rFonts w:hint="eastAsia"/>
        </w:rPr>
        <w:lastRenderedPageBreak/>
        <w:t>面向证券投资顾问智能体的理论分析</w:t>
      </w:r>
      <w:bookmarkEnd w:id="49"/>
      <w:bookmarkEnd w:id="50"/>
    </w:p>
    <w:p w14:paraId="579D5615" w14:textId="77777777" w:rsidR="003657D6" w:rsidRPr="009A60B8" w:rsidRDefault="003657D6" w:rsidP="00753888">
      <w:pPr>
        <w:pStyle w:val="v3"/>
        <w:spacing w:before="32.60pt" w:after="32.60pt"/>
      </w:pPr>
      <w:bookmarkStart w:id="51" w:name="_Toc223096606"/>
      <w:bookmarkStart w:id="52" w:name="_Toc224431588"/>
      <w:r w:rsidRPr="009A60B8">
        <w:rPr>
          <w:rFonts w:hint="eastAsia"/>
        </w:rPr>
        <w:t>智能投顾中的动态认知</w:t>
      </w:r>
      <w:bookmarkEnd w:id="51"/>
      <w:bookmarkEnd w:id="52"/>
    </w:p>
    <w:p w14:paraId="7AE279A8" w14:textId="29118124" w:rsidR="00AC562A" w:rsidRPr="00AC562A" w:rsidRDefault="003657D6">
      <w:pPr>
        <w:spacing w:before="5pt" w:beforeAutospacing="1" w:after="5pt" w:afterAutospacing="1"/>
        <w:ind w:firstLine="21pt"/>
        <w:jc w:val="start"/>
        <w:rPr>
          <w:ins w:id="53" w:author="nijian.15" w:date="2026-04-26T18:59:00Z"/>
          <w:rFonts w:ascii="宋体" w:hAnsi="宋体"/>
          <w:rPrChange w:id="54" w:author="nijian.15" w:date="2026-04-26T19:03:00Z">
            <w:rPr>
              <w:ins w:id="55" w:author="nijian.15" w:date="2026-04-26T18:59:00Z"/>
            </w:rPr>
          </w:rPrChange>
        </w:rPr>
        <w:pPrChange w:id="56" w:author="nijian.15" w:date="2026-04-26T19:04:00Z">
          <w:pPr>
            <w:ind w:firstLine="24pt"/>
          </w:pPr>
        </w:pPrChange>
      </w:pPr>
      <w:del w:id="57" w:author="nijian.15" w:date="2026-04-26T18:48:00Z">
        <w:r w:rsidRPr="00280F82" w:rsidDel="003657D6">
          <w:delTex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delText>
        </w:r>
      </w:del>
      <w:ins w:id="58" w:author="nijian.15" w:date="2026-04-26T18:48:00Z">
        <w:r>
          <w:t>在证券投资咨询场景中，用户的提问并非单纯的信息检索行为，而是围绕不确定收益、风险承受能力、投资期限和流动性约束展开的连续决策过程。从经济学视角看，投资者面对的是一个风险收益权衡问题：其目标并不是简单追求收益最大化，而是在给定信息集合下，根据自身风险偏好选择能够带来较高期望效用的投资方案。因此，智能投顾系统对用户的理解不能停留在当前问题的语义层面，还需要识别用户背后的投资目标、风险承受能力、资金用途、投资期限和情绪状态等动态变量。</w:t>
        </w:r>
      </w:ins>
      <w:ins w:id="59" w:author="nijian.15" w:date="2026-04-26T19:01:00Z">
        <w:r w:rsidR="00AC562A">
          <w:rPr>
            <w:rFonts w:hint="eastAsia"/>
          </w:rPr>
          <w:t>可由公式（</w:t>
        </w:r>
        <w:r w:rsidR="00AC562A">
          <w:rPr>
            <w:rFonts w:hint="eastAsia"/>
          </w:rPr>
          <w:t>3</w:t>
        </w:r>
        <w:r w:rsidR="00AC562A">
          <w:t>.1</w:t>
        </w:r>
        <w:r w:rsidR="00AC562A">
          <w:rPr>
            <w:rFonts w:hint="eastAsia"/>
          </w:rPr>
          <w:t>）表述该过程，</w:t>
        </w:r>
      </w:ins>
      <w:ins w:id="60" w:author="nijian.15" w:date="2026-04-26T19:02:00Z">
        <w:r w:rsidR="00AC562A" w:rsidRPr="00486DE9">
          <w:rPr>
            <w:rFonts w:ascii="宋体" w:hAnsi="宋体"/>
          </w:rPr>
          <w:t>其中，</w:t>
        </w:r>
      </w:ins>
      <m:oMath>
        <m:r>
          <w:ins w:id="61" w:author="nijian.15" w:date="2026-04-26T19:02:00Z">
            <w:rPr>
              <w:rFonts w:ascii="Cambria Math" w:hAnsi="Cambria Math"/>
            </w:rPr>
            <m:t>E</m:t>
          </w:ins>
        </m:r>
        <m:d>
          <m:dPr>
            <m:ctrlPr>
              <w:ins w:id="62" w:author="nijian.15" w:date="2026-04-26T19:02:00Z">
                <w:rPr>
                  <w:rFonts w:ascii="Cambria Math" w:hAnsi="Cambria Math"/>
                  <w:i/>
                </w:rPr>
              </w:ins>
            </m:ctrlPr>
          </m:dPr>
          <m:e>
            <m:sSub>
              <m:sSubPr>
                <m:ctrlPr>
                  <w:ins w:id="63" w:author="nijian.15" w:date="2026-04-26T19:02:00Z">
                    <w:rPr>
                      <w:rFonts w:ascii="Cambria Math" w:hAnsi="Cambria Math"/>
                      <w:i/>
                    </w:rPr>
                  </w:ins>
                </m:ctrlPr>
              </m:sSubPr>
              <m:e>
                <m:r>
                  <w:ins w:id="64" w:author="nijian.15" w:date="2026-04-26T19:02:00Z">
                    <w:rPr>
                      <w:rFonts w:ascii="Cambria Math" w:hAnsi="Cambria Math"/>
                    </w:rPr>
                    <m:t>R</m:t>
                  </w:ins>
                </m:r>
              </m:e>
              <m:sub>
                <m:r>
                  <w:ins w:id="65" w:author="nijian.15" w:date="2026-04-26T19:02:00Z">
                    <w:rPr>
                      <w:rFonts w:ascii="Cambria Math" w:hAnsi="Cambria Math"/>
                    </w:rPr>
                    <m:t>t+1</m:t>
                  </w:ins>
                </m:r>
              </m:sub>
            </m:sSub>
            <m:d>
              <m:dPr>
                <m:ctrlPr>
                  <w:ins w:id="66" w:author="nijian.15" w:date="2026-04-26T19:02:00Z">
                    <w:rPr>
                      <w:rFonts w:ascii="Cambria Math" w:hAnsi="Cambria Math"/>
                      <w:i/>
                    </w:rPr>
                  </w:ins>
                </m:ctrlPr>
              </m:dPr>
              <m:e>
                <m:sSub>
                  <m:sSubPr>
                    <m:ctrlPr>
                      <w:ins w:id="67" w:author="nijian.15" w:date="2026-04-26T19:02:00Z">
                        <w:rPr>
                          <w:rFonts w:ascii="Cambria Math" w:hAnsi="Cambria Math"/>
                          <w:i/>
                        </w:rPr>
                      </w:ins>
                    </m:ctrlPr>
                  </m:sSubPr>
                  <m:e>
                    <m:r>
                      <w:ins w:id="68" w:author="nijian.15" w:date="2026-04-26T19:02:00Z">
                        <w:rPr>
                          <w:rFonts w:ascii="Cambria Math" w:hAnsi="Cambria Math"/>
                        </w:rPr>
                        <m:t>a</m:t>
                      </w:ins>
                    </m:r>
                  </m:e>
                  <m:sub>
                    <m:r>
                      <w:ins w:id="69" w:author="nijian.15" w:date="2026-04-26T19:02:00Z">
                        <w:rPr>
                          <w:rFonts w:ascii="Cambria Math" w:hAnsi="Cambria Math"/>
                        </w:rPr>
                        <m:t>t</m:t>
                      </w:ins>
                    </m:r>
                  </m:sub>
                </m:sSub>
              </m:e>
            </m:d>
          </m:e>
          <m:e>
            <m:sSub>
              <m:sSubPr>
                <m:ctrlPr>
                  <w:ins w:id="70" w:author="nijian.15" w:date="2026-04-26T19:02:00Z">
                    <w:rPr>
                      <w:rFonts w:ascii="Cambria Math" w:hAnsi="Cambria Math"/>
                      <w:i/>
                    </w:rPr>
                  </w:ins>
                </m:ctrlPr>
              </m:sSubPr>
              <m:e>
                <m:r>
                  <w:ins w:id="71" w:author="nijian.15" w:date="2026-04-26T19:02:00Z">
                    <w:rPr>
                      <w:rFonts w:ascii="Cambria Math" w:hAnsi="Cambria Math"/>
                    </w:rPr>
                    <m:t>I</m:t>
                  </w:ins>
                </m:r>
              </m:e>
              <m:sub>
                <m:r>
                  <w:ins w:id="72" w:author="nijian.15" w:date="2026-04-26T19:02:00Z">
                    <w:rPr>
                      <w:rFonts w:ascii="Cambria Math" w:hAnsi="Cambria Math"/>
                    </w:rPr>
                    <m:t>t</m:t>
                  </w:ins>
                </m:r>
              </m:sub>
            </m:sSub>
          </m:e>
        </m:d>
      </m:oMath>
      <w:ins w:id="73" w:author="nijian.15" w:date="2026-04-26T19:02:00Z">
        <w:r w:rsidR="00AC562A" w:rsidRPr="00486DE9">
          <w:rPr>
            <w:rFonts w:ascii="宋体" w:hAnsi="宋体"/>
          </w:rPr>
          <w:t>表示投资行为</w:t>
        </w:r>
      </w:ins>
      <m:oMath>
        <m:sSub>
          <m:sSubPr>
            <m:ctrlPr>
              <w:ins w:id="74" w:author="nijian.15" w:date="2026-04-26T19:02:00Z">
                <w:rPr>
                  <w:rFonts w:ascii="Cambria Math" w:hAnsi="Cambria Math"/>
                  <w:i/>
                </w:rPr>
              </w:ins>
            </m:ctrlPr>
          </m:sSubPr>
          <m:e>
            <m:r>
              <w:ins w:id="75" w:author="nijian.15" w:date="2026-04-26T19:02:00Z">
                <w:rPr>
                  <w:rFonts w:ascii="Cambria Math" w:hAnsi="Cambria Math"/>
                </w:rPr>
                <m:t>a</m:t>
              </w:ins>
            </m:r>
          </m:e>
          <m:sub>
            <m:r>
              <w:ins w:id="76" w:author="nijian.15" w:date="2026-04-26T19:02:00Z">
                <w:rPr>
                  <w:rFonts w:ascii="Cambria Math" w:hAnsi="Cambria Math"/>
                </w:rPr>
                <m:t>t</m:t>
              </w:ins>
            </m:r>
          </m:sub>
        </m:sSub>
      </m:oMath>
      <w:ins w:id="77" w:author="nijian.15" w:date="2026-04-26T19:02:00Z">
        <w:r w:rsidR="00AC562A" w:rsidRPr="00486DE9">
          <w:rPr>
            <w:rFonts w:ascii="宋体" w:hAnsi="宋体"/>
          </w:rPr>
          <w:t>在下一期可能获得的期望收益，</w:t>
        </w:r>
      </w:ins>
      <m:oMath>
        <m:r>
          <w:ins w:id="78" w:author="nijian.15" w:date="2026-04-26T19:02:00Z">
            <w:rPr>
              <w:rFonts w:ascii="Cambria Math" w:hAnsi="Cambria Math"/>
            </w:rPr>
            <m:t>Var</m:t>
          </w:ins>
        </m:r>
        <m:d>
          <m:dPr>
            <m:ctrlPr>
              <w:ins w:id="79" w:author="nijian.15" w:date="2026-04-26T19:02:00Z">
                <w:rPr>
                  <w:rFonts w:ascii="Cambria Math" w:hAnsi="Cambria Math"/>
                  <w:i/>
                </w:rPr>
              </w:ins>
            </m:ctrlPr>
          </m:dPr>
          <m:e>
            <m:sSub>
              <m:sSubPr>
                <m:ctrlPr>
                  <w:ins w:id="80" w:author="nijian.15" w:date="2026-04-26T19:02:00Z">
                    <w:rPr>
                      <w:rFonts w:ascii="Cambria Math" w:hAnsi="Cambria Math"/>
                      <w:i/>
                    </w:rPr>
                  </w:ins>
                </m:ctrlPr>
              </m:sSubPr>
              <m:e>
                <m:r>
                  <w:ins w:id="81" w:author="nijian.15" w:date="2026-04-26T19:02:00Z">
                    <w:rPr>
                      <w:rFonts w:ascii="Cambria Math" w:hAnsi="Cambria Math"/>
                    </w:rPr>
                    <m:t>R</m:t>
                  </w:ins>
                </m:r>
              </m:e>
              <m:sub>
                <m:r>
                  <w:ins w:id="82" w:author="nijian.15" w:date="2026-04-26T19:02:00Z">
                    <w:rPr>
                      <w:rFonts w:ascii="Cambria Math" w:hAnsi="Cambria Math"/>
                    </w:rPr>
                    <m:t>t+1</m:t>
                  </w:ins>
                </m:r>
              </m:sub>
            </m:sSub>
            <m:d>
              <m:dPr>
                <m:ctrlPr>
                  <w:ins w:id="83" w:author="nijian.15" w:date="2026-04-26T19:02:00Z">
                    <w:rPr>
                      <w:rFonts w:ascii="Cambria Math" w:hAnsi="Cambria Math"/>
                      <w:i/>
                    </w:rPr>
                  </w:ins>
                </m:ctrlPr>
              </m:dPr>
              <m:e>
                <m:sSub>
                  <m:sSubPr>
                    <m:ctrlPr>
                      <w:ins w:id="84" w:author="nijian.15" w:date="2026-04-26T19:02:00Z">
                        <w:rPr>
                          <w:rFonts w:ascii="Cambria Math" w:hAnsi="Cambria Math"/>
                          <w:i/>
                        </w:rPr>
                      </w:ins>
                    </m:ctrlPr>
                  </m:sSubPr>
                  <m:e>
                    <m:r>
                      <w:ins w:id="85" w:author="nijian.15" w:date="2026-04-26T19:02:00Z">
                        <w:rPr>
                          <w:rFonts w:ascii="Cambria Math" w:hAnsi="Cambria Math"/>
                        </w:rPr>
                        <m:t>a</m:t>
                      </w:ins>
                    </m:r>
                  </m:e>
                  <m:sub>
                    <m:r>
                      <w:ins w:id="86" w:author="nijian.15" w:date="2026-04-26T19:02:00Z">
                        <w:rPr>
                          <w:rFonts w:ascii="Cambria Math" w:hAnsi="Cambria Math"/>
                        </w:rPr>
                        <m:t>t</m:t>
                      </w:ins>
                    </m:r>
                  </m:sub>
                </m:sSub>
              </m:e>
            </m:d>
          </m:e>
          <m:e>
            <m:sSub>
              <m:sSubPr>
                <m:ctrlPr>
                  <w:ins w:id="87" w:author="nijian.15" w:date="2026-04-26T19:02:00Z">
                    <w:rPr>
                      <w:rFonts w:ascii="Cambria Math" w:hAnsi="Cambria Math"/>
                      <w:i/>
                    </w:rPr>
                  </w:ins>
                </m:ctrlPr>
              </m:sSubPr>
              <m:e>
                <m:r>
                  <w:ins w:id="88" w:author="nijian.15" w:date="2026-04-26T19:02:00Z">
                    <w:rPr>
                      <w:rFonts w:ascii="Cambria Math" w:hAnsi="Cambria Math"/>
                    </w:rPr>
                    <m:t>I</m:t>
                  </w:ins>
                </m:r>
              </m:e>
              <m:sub>
                <m:r>
                  <w:ins w:id="89" w:author="nijian.15" w:date="2026-04-26T19:02:00Z">
                    <w:rPr>
                      <w:rFonts w:ascii="Cambria Math" w:hAnsi="Cambria Math"/>
                    </w:rPr>
                    <m:t>t</m:t>
                  </w:ins>
                </m:r>
              </m:sub>
            </m:sSub>
          </m:e>
        </m:d>
      </m:oMath>
      <w:ins w:id="90" w:author="nijian.15" w:date="2026-04-26T19:02:00Z">
        <w:r w:rsidR="00AC562A" w:rsidRPr="00486DE9">
          <w:rPr>
            <w:rFonts w:ascii="宋体" w:hAnsi="宋体"/>
          </w:rPr>
          <w:t>表示收益波动风险，</w:t>
        </w:r>
      </w:ins>
      <m:oMath>
        <m:sSub>
          <m:sSubPr>
            <m:ctrlPr>
              <w:ins w:id="91" w:author="nijian.15" w:date="2026-04-26T19:02:00Z">
                <w:rPr>
                  <w:rFonts w:ascii="Cambria Math" w:hAnsi="Cambria Math"/>
                  <w:i/>
                </w:rPr>
              </w:ins>
            </m:ctrlPr>
          </m:sSubPr>
          <m:e>
            <m:r>
              <m:rPr>
                <m:sty m:val="p"/>
              </m:rPr>
              <w:rPr>
                <w:rFonts w:ascii="Cambria Math" w:hAnsi="Cambria Math"/>
              </w:rPr>
              <m:t>λ</m:t>
            </m:r>
            <m:ctrlPr>
              <w:ins w:id="92" w:author="nijian.15" w:date="2026-04-26T19:02:00Z">
                <w:rPr>
                  <w:rFonts w:ascii="Cambria Math" w:hAnsi="Cambria Math"/>
                </w:rPr>
              </w:ins>
            </m:ctrlPr>
          </m:e>
          <m:sub>
            <m:r>
              <w:ins w:id="93" w:author="nijian.15" w:date="2026-04-26T19:02:00Z">
                <w:rPr>
                  <w:rFonts w:ascii="Cambria Math" w:hAnsi="Cambria Math"/>
                </w:rPr>
                <m:t>i</m:t>
              </w:ins>
            </m:r>
          </m:sub>
        </m:sSub>
      </m:oMath>
      <w:ins w:id="94" w:author="nijian.15" w:date="2026-04-26T19:02:00Z">
        <w:r w:rsidR="00AC562A" w:rsidRPr="00486DE9">
          <w:rPr>
            <w:rFonts w:ascii="宋体" w:hAnsi="宋体"/>
          </w:rPr>
          <w:t>表示用户</w:t>
        </w:r>
      </w:ins>
      <m:oMath>
        <m:r>
          <w:ins w:id="95" w:author="nijian.15" w:date="2026-04-26T19:02:00Z">
            <w:rPr>
              <w:rFonts w:ascii="Cambria Math" w:hAnsi="Cambria Math"/>
            </w:rPr>
            <m:t>i</m:t>
          </w:ins>
        </m:r>
      </m:oMath>
      <w:ins w:id="96" w:author="nijian.15" w:date="2026-04-26T19:02:00Z">
        <w:r w:rsidR="00AC562A" w:rsidRPr="00486DE9">
          <w:rPr>
            <w:rFonts w:ascii="宋体" w:hAnsi="宋体"/>
          </w:rPr>
          <w:t>的风险厌恶程度。该表达式说明，证券投资咨询的核心并不是对某一资产作出确定性涨跌判断，而是在不确定环境下进行风险收益权衡。智能投顾系统的作用也不是替代用户直接作出交易决策，而是在理解用户状态的基础上提供信息解释、风险提示和方案比较等辅助性内容。</w:t>
        </w:r>
      </w:ins>
    </w:p>
    <w:p w14:paraId="5EFD1120" w14:textId="5473E54C" w:rsidR="00AC562A" w:rsidRPr="00AC562A" w:rsidRDefault="00000000">
      <w:pPr>
        <w:wordWrap w:val="0"/>
        <w:ind w:firstLine="24pt"/>
        <w:jc w:val="end"/>
        <w:rPr>
          <w:ins w:id="97" w:author="nijian.15" w:date="2026-04-26T18:54:00Z"/>
        </w:rPr>
        <w:pPrChange w:id="98" w:author="nijian.15" w:date="2026-04-26T19:01:00Z">
          <w:pPr>
            <w:ind w:firstLine="24pt"/>
          </w:pPr>
        </w:pPrChange>
      </w:pPr>
      <m:oMath>
        <m:sSubSup>
          <m:sSubSupPr>
            <m:ctrlPr>
              <w:ins w:id="99" w:author="nijian.15" w:date="2026-04-26T18:59:00Z">
                <w:rPr>
                  <w:rFonts w:ascii="Cambria Math" w:hAnsi="Cambria Math"/>
                  <w:i/>
                  <w:lang w:val="fr-FR"/>
                </w:rPr>
              </w:ins>
            </m:ctrlPr>
          </m:sSubSupPr>
          <m:e>
            <m:r>
              <w:ins w:id="100" w:author="nijian.15" w:date="2026-04-26T18:59:00Z">
                <w:rPr>
                  <w:rFonts w:ascii="Cambria Math" w:hAnsi="Cambria Math"/>
                  <w:lang w:val="fr-FR"/>
                </w:rPr>
                <m:t>a</m:t>
              </w:ins>
            </m:r>
          </m:e>
          <m:sub>
            <m:r>
              <w:ins w:id="101" w:author="nijian.15" w:date="2026-04-26T18:59:00Z">
                <w:rPr>
                  <w:rFonts w:ascii="Cambria Math" w:hAnsi="Cambria Math"/>
                  <w:lang w:val="fr-FR"/>
                </w:rPr>
                <m:t>t</m:t>
              </w:ins>
            </m:r>
          </m:sub>
          <m:sup>
            <m:r>
              <w:ins w:id="102" w:author="nijian.15" w:date="2026-04-26T18:59:00Z">
                <w:rPr>
                  <w:rFonts w:ascii="Cambria Math" w:hAnsi="Cambria Math" w:hint="eastAsia"/>
                  <w:rPrChange w:id="103" w:author="nijian.15" w:date="2026-04-26T19:00:00Z">
                    <w:rPr>
                      <w:rFonts w:ascii="Cambria Math" w:hAnsi="Cambria Math" w:hint="eastAsia"/>
                      <w:lang w:val="fr-FR"/>
                    </w:rPr>
                  </w:rPrChange>
                </w:rPr>
                <m:t>*</m:t>
              </w:ins>
            </m:r>
          </m:sup>
        </m:sSubSup>
        <m:r>
          <w:ins w:id="104" w:author="nijian.15" w:date="2026-04-26T18:59:00Z">
            <w:rPr>
              <w:rFonts w:ascii="Cambria Math" w:hAnsi="Cambria Math"/>
              <w:rPrChange w:id="105" w:author="nijian.15" w:date="2026-04-26T19:00:00Z">
                <w:rPr>
                  <w:rFonts w:ascii="Cambria Math" w:hAnsi="Cambria Math"/>
                  <w:lang w:val="fr-FR"/>
                </w:rPr>
              </w:rPrChange>
            </w:rPr>
            <m:t>=</m:t>
          </w:ins>
        </m:r>
        <m:func>
          <m:funcPr>
            <m:ctrlPr>
              <w:ins w:id="106" w:author="nijian.15" w:date="2026-04-26T18:59:00Z">
                <w:rPr>
                  <w:rFonts w:ascii="Cambria Math" w:hAnsi="Cambria Math"/>
                  <w:lang w:val="fr-FR"/>
                </w:rPr>
              </w:ins>
            </m:ctrlPr>
          </m:funcPr>
          <m:fName>
            <m:r>
              <w:ins w:id="107" w:author="nijian.15" w:date="2026-04-26T18:59:00Z">
                <m:rPr>
                  <m:sty m:val="p"/>
                </m:rPr>
                <w:rPr>
                  <w:rFonts w:ascii="Cambria Math" w:hAnsi="Cambria Math"/>
                  <w:rPrChange w:id="108" w:author="nijian.15" w:date="2026-04-26T19:00:00Z">
                    <w:rPr>
                      <w:rFonts w:ascii="Cambria Math" w:hAnsi="Cambria Math"/>
                      <w:lang w:val="fr-FR"/>
                    </w:rPr>
                  </w:rPrChange>
                </w:rPr>
                <m:t>arg</m:t>
              </w:ins>
            </m:r>
            <m:ctrlPr>
              <w:ins w:id="109" w:author="nijian.15" w:date="2026-04-26T18:59:00Z">
                <w:rPr>
                  <w:rFonts w:ascii="Cambria Math" w:hAnsi="Cambria Math"/>
                  <w:i/>
                  <w:lang w:val="fr-FR"/>
                </w:rPr>
              </w:ins>
            </m:ctrlPr>
          </m:fName>
          <m:e>
            <m:func>
              <m:funcPr>
                <m:ctrlPr>
                  <w:ins w:id="110" w:author="nijian.15" w:date="2026-04-26T18:59:00Z">
                    <w:rPr>
                      <w:rFonts w:ascii="Cambria Math" w:hAnsi="Cambria Math"/>
                      <w:lang w:val="fr-FR"/>
                    </w:rPr>
                  </w:ins>
                </m:ctrlPr>
              </m:funcPr>
              <m:fName>
                <m:limLow>
                  <m:limLowPr>
                    <m:ctrlPr>
                      <w:ins w:id="111" w:author="nijian.15" w:date="2026-04-26T18:59:00Z">
                        <w:rPr>
                          <w:rFonts w:ascii="Cambria Math" w:hAnsi="Cambria Math"/>
                          <w:i/>
                          <w:lang w:val="fr-FR"/>
                        </w:rPr>
                      </w:ins>
                    </m:ctrlPr>
                  </m:limLowPr>
                  <m:e>
                    <m:r>
                      <w:ins w:id="112" w:author="nijian.15" w:date="2026-04-26T18:59:00Z">
                        <m:rPr>
                          <m:sty m:val="p"/>
                        </m:rPr>
                        <w:rPr>
                          <w:rFonts w:ascii="Cambria Math" w:hAnsi="Cambria Math"/>
                          <w:rPrChange w:id="113" w:author="nijian.15" w:date="2026-04-26T19:00:00Z">
                            <w:rPr>
                              <w:rFonts w:ascii="Cambria Math" w:hAnsi="Cambria Math"/>
                              <w:lang w:val="fr-FR"/>
                            </w:rPr>
                          </w:rPrChange>
                        </w:rPr>
                        <m:t>max</m:t>
                      </w:ins>
                    </m:r>
                    <m:ctrlPr>
                      <w:ins w:id="114" w:author="nijian.15" w:date="2026-04-26T18:59:00Z">
                        <w:rPr>
                          <w:rFonts w:ascii="Cambria Math" w:hAnsi="Cambria Math"/>
                          <w:lang w:val="fr-FR"/>
                        </w:rPr>
                      </w:ins>
                    </m:ctrlPr>
                  </m:e>
                  <m:lim>
                    <m:sSub>
                      <m:sSubPr>
                        <m:ctrlPr>
                          <w:ins w:id="115" w:author="nijian.15" w:date="2026-04-26T18:59:00Z">
                            <w:rPr>
                              <w:rFonts w:ascii="Cambria Math" w:hAnsi="Cambria Math"/>
                              <w:i/>
                              <w:lang w:val="fr-FR"/>
                            </w:rPr>
                          </w:ins>
                        </m:ctrlPr>
                      </m:sSubPr>
                      <m:e>
                        <m:r>
                          <w:ins w:id="116" w:author="nijian.15" w:date="2026-04-26T18:59:00Z">
                            <w:rPr>
                              <w:rFonts w:ascii="Cambria Math" w:hAnsi="Cambria Math"/>
                              <w:lang w:val="fr-FR"/>
                            </w:rPr>
                            <m:t>a</m:t>
                          </w:ins>
                        </m:r>
                      </m:e>
                      <m:sub>
                        <m:r>
                          <w:ins w:id="117" w:author="nijian.15" w:date="2026-04-26T18:59:00Z">
                            <w:rPr>
                              <w:rFonts w:ascii="Cambria Math" w:hAnsi="Cambria Math"/>
                              <w:lang w:val="fr-FR"/>
                            </w:rPr>
                            <m:t>t</m:t>
                          </w:ins>
                        </m:r>
                      </m:sub>
                    </m:sSub>
                    <m:r>
                      <w:ins w:id="118" w:author="nijian.15" w:date="2026-04-26T18:59:00Z">
                        <m:rPr>
                          <m:sty m:val="p"/>
                        </m:rPr>
                        <w:rPr>
                          <w:rFonts w:ascii="Cambria Math" w:hAnsi="Cambria Math" w:hint="eastAsia"/>
                          <w:rPrChange w:id="119" w:author="nijian.15" w:date="2026-04-26T19:00:00Z">
                            <w:rPr>
                              <w:rFonts w:ascii="Cambria Math" w:hAnsi="Cambria Math" w:hint="eastAsia"/>
                              <w:lang w:val="fr-FR"/>
                            </w:rPr>
                          </w:rPrChange>
                        </w:rPr>
                        <m:t>∈</m:t>
                      </w:ins>
                    </m:r>
                    <m:r>
                      <w:ins w:id="120" w:author="nijian.15" w:date="2026-04-26T18:59:00Z">
                        <m:rPr>
                          <m:scr m:val="script"/>
                        </m:rPr>
                        <w:rPr>
                          <w:rFonts w:ascii="Cambria Math" w:hAnsi="Cambria Math"/>
                          <w:lang w:val="fr-FR"/>
                        </w:rPr>
                        <m:t>A</m:t>
                      </w:ins>
                    </m:r>
                    <m:r>
                      <w:ins w:id="121" w:author="nijian.15" w:date="2026-04-26T18:59:00Z">
                        <m:rPr>
                          <m:sty m:val="bi"/>
                        </m:rPr>
                        <w:rPr>
                          <w:rFonts w:ascii="Cambria Math" w:hAnsi="Cambria Math"/>
                          <w:lang w:val="fr-FR"/>
                        </w:rPr>
                        <m:t>t</m:t>
                      </w:ins>
                    </m:r>
                    <m:ctrlPr>
                      <w:ins w:id="122" w:author="nijian.15" w:date="2026-04-26T18:59:00Z">
                        <w:rPr>
                          <w:rFonts w:ascii="Cambria Math" w:hAnsi="Cambria Math"/>
                          <w:lang w:val="fr-FR"/>
                        </w:rPr>
                      </w:ins>
                    </m:ctrlPr>
                  </m:lim>
                </m:limLow>
              </m:fName>
              <m:e>
                <m:d>
                  <m:dPr>
                    <m:begChr m:val="["/>
                    <m:endChr m:val="]"/>
                    <m:ctrlPr>
                      <w:ins w:id="123" w:author="nijian.15" w:date="2026-04-26T18:59:00Z">
                        <w:rPr>
                          <w:rFonts w:ascii="Cambria Math" w:hAnsi="Cambria Math"/>
                          <w:b/>
                          <w:bCs/>
                          <w:iCs/>
                          <w:lang w:val="fr-FR"/>
                        </w:rPr>
                      </w:ins>
                    </m:ctrlPr>
                  </m:dPr>
                  <m:e>
                    <m:r>
                      <w:ins w:id="124" w:author="nijian.15" w:date="2026-04-26T18:59:00Z">
                        <m:rPr>
                          <m:sty m:val="bi"/>
                        </m:rPr>
                        <w:rPr>
                          <w:rFonts w:ascii="Cambria Math" w:hAnsi="Cambria Math"/>
                          <w:lang w:val="fr-FR"/>
                        </w:rPr>
                        <m:t>E</m:t>
                      </w:ins>
                    </m:r>
                    <m:d>
                      <m:dPr>
                        <m:ctrlPr>
                          <w:ins w:id="125" w:author="nijian.15" w:date="2026-04-26T18:59:00Z">
                            <w:rPr>
                              <w:rFonts w:ascii="Cambria Math" w:hAnsi="Cambria Math"/>
                              <w:b/>
                              <w:bCs/>
                              <w:i/>
                              <w:iCs/>
                              <w:lang w:val="fr-FR"/>
                            </w:rPr>
                          </w:ins>
                        </m:ctrlPr>
                      </m:dPr>
                      <m:e>
                        <m:r>
                          <w:ins w:id="126" w:author="nijian.15" w:date="2026-04-26T18:59:00Z">
                            <m:rPr>
                              <m:sty m:val="bi"/>
                            </m:rPr>
                            <w:rPr>
                              <w:rFonts w:ascii="Cambria Math" w:hAnsi="Cambria Math"/>
                              <w:lang w:val="fr-FR"/>
                            </w:rPr>
                            <m:t>R</m:t>
                          </w:ins>
                        </m:r>
                        <m:r>
                          <w:ins w:id="127" w:author="nijian.15" w:date="2026-04-26T18:59:00Z">
                            <w:rPr>
                              <w:rFonts w:ascii="Cambria Math" w:hAnsi="Cambria Math"/>
                              <w:lang w:val="fr-FR"/>
                            </w:rPr>
                            <m:t>t</m:t>
                          </w:ins>
                        </m:r>
                        <m:r>
                          <w:ins w:id="128" w:author="nijian.15" w:date="2026-04-26T18:59:00Z">
                            <w:rPr>
                              <w:rFonts w:ascii="Cambria Math" w:hAnsi="Cambria Math"/>
                              <w:rPrChange w:id="129" w:author="nijian.15" w:date="2026-04-26T19:00:00Z">
                                <w:rPr>
                                  <w:rFonts w:ascii="Cambria Math" w:hAnsi="Cambria Math"/>
                                  <w:lang w:val="fr-FR"/>
                                </w:rPr>
                              </w:rPrChange>
                            </w:rPr>
                            <m:t>+1</m:t>
                          </w:ins>
                        </m:r>
                        <m:d>
                          <m:dPr>
                            <m:ctrlPr>
                              <w:ins w:id="130" w:author="nijian.15" w:date="2026-04-26T18:59:00Z">
                                <w:rPr>
                                  <w:rFonts w:ascii="Cambria Math" w:hAnsi="Cambria Math"/>
                                  <w:i/>
                                  <w:lang w:val="fr-FR"/>
                                </w:rPr>
                              </w:ins>
                            </m:ctrlPr>
                          </m:dPr>
                          <m:e>
                            <m:sSub>
                              <m:sSubPr>
                                <m:ctrlPr>
                                  <w:ins w:id="131" w:author="nijian.15" w:date="2026-04-26T18:59:00Z">
                                    <w:rPr>
                                      <w:rFonts w:ascii="Cambria Math" w:hAnsi="Cambria Math"/>
                                      <w:i/>
                                      <w:lang w:val="fr-FR"/>
                                    </w:rPr>
                                  </w:ins>
                                </m:ctrlPr>
                              </m:sSubPr>
                              <m:e>
                                <m:r>
                                  <w:ins w:id="132" w:author="nijian.15" w:date="2026-04-26T18:59:00Z">
                                    <w:rPr>
                                      <w:rFonts w:ascii="Cambria Math" w:hAnsi="Cambria Math"/>
                                      <w:lang w:val="fr-FR"/>
                                    </w:rPr>
                                    <m:t>a</m:t>
                                  </w:ins>
                                </m:r>
                              </m:e>
                              <m:sub>
                                <m:r>
                                  <w:ins w:id="133" w:author="nijian.15" w:date="2026-04-26T18:59:00Z">
                                    <w:rPr>
                                      <w:rFonts w:ascii="Cambria Math" w:hAnsi="Cambria Math"/>
                                      <w:lang w:val="fr-FR"/>
                                    </w:rPr>
                                    <m:t>t</m:t>
                                  </w:ins>
                                </m:r>
                              </m:sub>
                            </m:sSub>
                          </m:e>
                        </m:d>
                        <m:ctrlPr>
                          <w:ins w:id="134" w:author="nijian.15" w:date="2026-04-26T18:59:00Z">
                            <w:rPr>
                              <w:rFonts w:ascii="Cambria Math" w:hAnsi="Cambria Math"/>
                              <w:i/>
                              <w:lang w:val="fr-FR"/>
                            </w:rPr>
                          </w:ins>
                        </m:ctrlPr>
                      </m:e>
                      <m:e>
                        <m:sSub>
                          <m:sSubPr>
                            <m:ctrlPr>
                              <w:ins w:id="135" w:author="nijian.15" w:date="2026-04-26T18:59:00Z">
                                <w:rPr>
                                  <w:rFonts w:ascii="Cambria Math" w:hAnsi="Cambria Math"/>
                                  <w:i/>
                                  <w:lang w:val="fr-FR"/>
                                </w:rPr>
                              </w:ins>
                            </m:ctrlPr>
                          </m:sSubPr>
                          <m:e>
                            <m:r>
                              <w:ins w:id="136" w:author="nijian.15" w:date="2026-04-26T18:59:00Z">
                                <w:rPr>
                                  <w:rFonts w:ascii="Cambria Math" w:hAnsi="Cambria Math"/>
                                  <w:lang w:val="fr-FR"/>
                                </w:rPr>
                                <m:t>I</m:t>
                              </w:ins>
                            </m:r>
                          </m:e>
                          <m:sub>
                            <m:r>
                              <w:ins w:id="137" w:author="nijian.15" w:date="2026-04-26T18:59:00Z">
                                <w:rPr>
                                  <w:rFonts w:ascii="Cambria Math" w:hAnsi="Cambria Math"/>
                                  <w:lang w:val="fr-FR"/>
                                </w:rPr>
                                <m:t>t</m:t>
                              </w:ins>
                            </m:r>
                          </m:sub>
                        </m:sSub>
                        <m:ctrlPr>
                          <w:ins w:id="138" w:author="nijian.15" w:date="2026-04-26T18:59:00Z">
                            <w:rPr>
                              <w:rFonts w:ascii="Cambria Math" w:hAnsi="Cambria Math"/>
                              <w:i/>
                              <w:lang w:val="fr-FR"/>
                            </w:rPr>
                          </w:ins>
                        </m:ctrlPr>
                      </m:e>
                    </m:d>
                    <m:r>
                      <w:ins w:id="139" w:author="nijian.15" w:date="2026-04-26T18:59:00Z">
                        <w:rPr>
                          <w:rFonts w:ascii="Cambria Math" w:hAnsi="Cambria Math"/>
                          <w:rPrChange w:id="140" w:author="nijian.15" w:date="2026-04-26T19:00:00Z">
                            <w:rPr>
                              <w:rFonts w:ascii="Cambria Math" w:hAnsi="Cambria Math"/>
                              <w:lang w:val="fr-FR"/>
                            </w:rPr>
                          </w:rPrChange>
                        </w:rPr>
                        <m:t>-</m:t>
                      </w:ins>
                    </m:r>
                    <m:sSub>
                      <m:sSubPr>
                        <m:ctrlPr>
                          <w:ins w:id="141" w:author="nijian.15" w:date="2026-04-26T18:59:00Z">
                            <w:rPr>
                              <w:rFonts w:ascii="Cambria Math" w:hAnsi="Cambria Math"/>
                              <w:i/>
                              <w:lang w:val="fr-FR"/>
                            </w:rPr>
                          </w:ins>
                        </m:ctrlPr>
                      </m:sSubPr>
                      <m:e>
                        <m:r>
                          <w:ins w:id="142" w:author="nijian.15" w:date="2026-04-26T18:59:00Z">
                            <w:rPr>
                              <w:rFonts w:ascii="Cambria Math" w:hAnsi="Cambria Math"/>
                              <w:lang w:val="fr-FR"/>
                            </w:rPr>
                            <m:t>λ</m:t>
                          </w:ins>
                        </m:r>
                      </m:e>
                      <m:sub>
                        <m:r>
                          <w:ins w:id="143" w:author="nijian.15" w:date="2026-04-26T18:59:00Z">
                            <w:rPr>
                              <w:rFonts w:ascii="Cambria Math" w:hAnsi="Cambria Math"/>
                              <w:lang w:val="fr-FR"/>
                            </w:rPr>
                            <m:t>i</m:t>
                          </w:ins>
                        </m:r>
                      </m:sub>
                    </m:sSub>
                    <m:r>
                      <w:ins w:id="144" w:author="nijian.15" w:date="2026-04-26T18:59:00Z">
                        <w:rPr>
                          <w:rFonts w:ascii="Cambria Math" w:hAnsi="Cambria Math"/>
                          <w:lang w:val="fr-FR"/>
                        </w:rPr>
                        <m:t>Var</m:t>
                      </w:ins>
                    </m:r>
                    <m:d>
                      <m:dPr>
                        <m:ctrlPr>
                          <w:ins w:id="145" w:author="nijian.15" w:date="2026-04-26T18:59:00Z">
                            <w:rPr>
                              <w:rFonts w:ascii="Cambria Math" w:hAnsi="Cambria Math"/>
                              <w:i/>
                              <w:lang w:val="fr-FR"/>
                            </w:rPr>
                          </w:ins>
                        </m:ctrlPr>
                      </m:dPr>
                      <m:e>
                        <m:sSub>
                          <m:sSubPr>
                            <m:ctrlPr>
                              <w:ins w:id="146" w:author="nijian.15" w:date="2026-04-26T18:59:00Z">
                                <w:rPr>
                                  <w:rFonts w:ascii="Cambria Math" w:hAnsi="Cambria Math"/>
                                  <w:i/>
                                  <w:lang w:val="fr-FR"/>
                                </w:rPr>
                              </w:ins>
                            </m:ctrlPr>
                          </m:sSubPr>
                          <m:e>
                            <m:r>
                              <w:ins w:id="147" w:author="nijian.15" w:date="2026-04-26T18:59:00Z">
                                <w:rPr>
                                  <w:rFonts w:ascii="Cambria Math" w:hAnsi="Cambria Math"/>
                                  <w:lang w:val="fr-FR"/>
                                </w:rPr>
                                <m:t>R</m:t>
                              </w:ins>
                            </m:r>
                          </m:e>
                          <m:sub>
                            <m:r>
                              <w:ins w:id="148" w:author="nijian.15" w:date="2026-04-26T18:59:00Z">
                                <w:rPr>
                                  <w:rFonts w:ascii="Cambria Math" w:hAnsi="Cambria Math"/>
                                  <w:lang w:val="fr-FR"/>
                                </w:rPr>
                                <m:t>t</m:t>
                              </w:ins>
                            </m:r>
                            <m:r>
                              <w:ins w:id="149" w:author="nijian.15" w:date="2026-04-26T18:59:00Z">
                                <w:rPr>
                                  <w:rFonts w:ascii="Cambria Math" w:hAnsi="Cambria Math"/>
                                  <w:rPrChange w:id="150" w:author="nijian.15" w:date="2026-04-26T19:00:00Z">
                                    <w:rPr>
                                      <w:rFonts w:ascii="Cambria Math" w:hAnsi="Cambria Math"/>
                                      <w:lang w:val="fr-FR"/>
                                    </w:rPr>
                                  </w:rPrChange>
                                </w:rPr>
                                <m:t>+1</m:t>
                              </w:ins>
                            </m:r>
                          </m:sub>
                        </m:sSub>
                        <m:d>
                          <m:dPr>
                            <m:ctrlPr>
                              <w:ins w:id="151" w:author="nijian.15" w:date="2026-04-26T18:59:00Z">
                                <w:rPr>
                                  <w:rFonts w:ascii="Cambria Math" w:hAnsi="Cambria Math"/>
                                  <w:i/>
                                  <w:lang w:val="fr-FR"/>
                                </w:rPr>
                              </w:ins>
                            </m:ctrlPr>
                          </m:dPr>
                          <m:e>
                            <m:sSub>
                              <m:sSubPr>
                                <m:ctrlPr>
                                  <w:ins w:id="152" w:author="nijian.15" w:date="2026-04-26T18:59:00Z">
                                    <w:rPr>
                                      <w:rFonts w:ascii="Cambria Math" w:hAnsi="Cambria Math"/>
                                      <w:i/>
                                      <w:lang w:val="fr-FR"/>
                                    </w:rPr>
                                  </w:ins>
                                </m:ctrlPr>
                              </m:sSubPr>
                              <m:e>
                                <m:r>
                                  <w:ins w:id="153" w:author="nijian.15" w:date="2026-04-26T18:59:00Z">
                                    <w:rPr>
                                      <w:rFonts w:ascii="Cambria Math" w:hAnsi="Cambria Math"/>
                                      <w:lang w:val="fr-FR"/>
                                    </w:rPr>
                                    <m:t>a</m:t>
                                  </w:ins>
                                </m:r>
                              </m:e>
                              <m:sub>
                                <m:r>
                                  <w:ins w:id="154" w:author="nijian.15" w:date="2026-04-26T18:59:00Z">
                                    <w:rPr>
                                      <w:rFonts w:ascii="Cambria Math" w:hAnsi="Cambria Math"/>
                                      <w:lang w:val="fr-FR"/>
                                    </w:rPr>
                                    <m:t>t</m:t>
                                  </w:ins>
                                </m:r>
                              </m:sub>
                            </m:sSub>
                          </m:e>
                        </m:d>
                      </m:e>
                      <m:e>
                        <m:sSub>
                          <m:sSubPr>
                            <m:ctrlPr>
                              <w:ins w:id="155" w:author="nijian.15" w:date="2026-04-26T18:59:00Z">
                                <w:rPr>
                                  <w:rFonts w:ascii="Cambria Math" w:hAnsi="Cambria Math"/>
                                  <w:i/>
                                  <w:lang w:val="fr-FR"/>
                                </w:rPr>
                              </w:ins>
                            </m:ctrlPr>
                          </m:sSubPr>
                          <m:e>
                            <m:r>
                              <w:ins w:id="156" w:author="nijian.15" w:date="2026-04-26T18:59:00Z">
                                <w:rPr>
                                  <w:rFonts w:ascii="Cambria Math" w:hAnsi="Cambria Math"/>
                                  <w:lang w:val="fr-FR"/>
                                </w:rPr>
                                <m:t>I</m:t>
                              </w:ins>
                            </m:r>
                          </m:e>
                          <m:sub>
                            <m:r>
                              <w:ins w:id="157" w:author="nijian.15" w:date="2026-04-26T18:59:00Z">
                                <w:rPr>
                                  <w:rFonts w:ascii="Cambria Math" w:hAnsi="Cambria Math"/>
                                  <w:lang w:val="fr-FR"/>
                                </w:rPr>
                                <m:t>t</m:t>
                              </w:ins>
                            </m:r>
                          </m:sub>
                        </m:sSub>
                      </m:e>
                    </m:d>
                    <m:ctrlPr>
                      <w:ins w:id="158" w:author="nijian.15" w:date="2026-04-26T18:59:00Z">
                        <w:rPr>
                          <w:rFonts w:ascii="Cambria Math" w:hAnsi="Cambria Math"/>
                          <w:i/>
                          <w:lang w:val="fr-FR"/>
                        </w:rPr>
                      </w:ins>
                    </m:ctrlPr>
                  </m:e>
                </m:d>
                <m:ctrlPr>
                  <w:ins w:id="159" w:author="nijian.15" w:date="2026-04-26T18:59:00Z">
                    <w:rPr>
                      <w:rFonts w:ascii="Cambria Math" w:hAnsi="Cambria Math"/>
                      <w:i/>
                      <w:lang w:val="fr-FR"/>
                    </w:rPr>
                  </w:ins>
                </m:ctrlPr>
              </m:e>
            </m:func>
          </m:e>
        </m:func>
      </m:oMath>
      <w:ins w:id="160" w:author="nijian.15" w:date="2026-04-26T19:01:00Z">
        <w:r w:rsidR="00AC562A" w:rsidRPr="00AC562A">
          <w:rPr>
            <w:rPrChange w:id="161" w:author="nijian.15" w:date="2026-04-26T19:01:00Z">
              <w:rPr>
                <w:lang w:val="fr-FR"/>
              </w:rPr>
            </w:rPrChange>
          </w:rPr>
          <w:t xml:space="preserve"> </w:t>
        </w:r>
        <w:r w:rsidR="00AC562A">
          <w:t xml:space="preserve">     </w:t>
        </w:r>
        <w:r w:rsidR="00AC562A">
          <w:rPr>
            <w:rFonts w:hint="eastAsia"/>
          </w:rPr>
          <w:t>（</w:t>
        </w:r>
        <w:r w:rsidR="00AC562A">
          <w:rPr>
            <w:rFonts w:hint="eastAsia"/>
          </w:rPr>
          <w:t>3</w:t>
        </w:r>
        <w:r w:rsidR="00AC562A">
          <w:t>.1</w:t>
        </w:r>
        <w:r w:rsidR="00AC562A">
          <w:rPr>
            <w:rFonts w:hint="eastAsia"/>
          </w:rPr>
          <w:t>）</w:t>
        </w:r>
      </w:ins>
    </w:p>
    <w:p w14:paraId="48B37AAA" w14:textId="77777777" w:rsidR="003657D6" w:rsidRPr="00280F82" w:rsidRDefault="003657D6" w:rsidP="00871127">
      <w:pPr>
        <w:ind w:firstLine="24pt"/>
      </w:pPr>
      <w:r w:rsidRPr="00280F82">
        <w:t>基于此，本文引入</w:t>
      </w:r>
      <w:r w:rsidRPr="008C2B75">
        <w:rPr>
          <w:rFonts w:ascii="宋体" w:hAnsi="宋体"/>
        </w:rPr>
        <w:t>“动态认知”</w:t>
      </w:r>
      <w:r w:rsidRPr="00280F82">
        <w:t>的概念，用以刻画智能投顾在长期交互过程中对用户认知状态的持续理解、更新与利用机制，并将其作为后续记忆系统设计与一致性决策生成的理论基础。</w:t>
      </w:r>
    </w:p>
    <w:p w14:paraId="287596C3" w14:textId="77777777" w:rsidR="003657D6" w:rsidRDefault="003657D6" w:rsidP="00753888">
      <w:pPr>
        <w:pStyle w:val="a"/>
        <w:spacing w:before="16.30pt" w:after="16.30pt"/>
      </w:pPr>
      <w:bookmarkStart w:id="162" w:name="_Toc223096607"/>
      <w:bookmarkStart w:id="163" w:name="_Toc224431589"/>
      <w:r>
        <w:t>动态认知的定义与边界</w:t>
      </w:r>
      <w:bookmarkEnd w:id="162"/>
      <w:bookmarkEnd w:id="163"/>
    </w:p>
    <w:p w14:paraId="422589DC" w14:textId="77777777" w:rsidR="003657D6" w:rsidRPr="00280F82" w:rsidRDefault="003657D6" w:rsidP="00871127">
      <w:pPr>
        <w:ind w:firstLine="24pt"/>
      </w:pPr>
      <w:r w:rsidRPr="00280F82">
        <w:t>本文所指的</w:t>
      </w:r>
      <w:r w:rsidRPr="008C2B75">
        <w:rPr>
          <w:rFonts w:ascii="宋体" w:hAnsi="宋体"/>
        </w:rPr>
        <w:t>“动态认知”</w:t>
      </w:r>
      <w:r w:rsidRPr="00280F82">
        <w:t>，并非简单意义上的用户画像更新，而是指智能投顾智能体在多轮、跨时间尺度的交互过程中，对用户</w:t>
      </w:r>
      <w:r w:rsidRPr="008C2B75">
        <w:rPr>
          <w:rFonts w:ascii="宋体" w:hAnsi="宋体" w:hint="eastAsia"/>
        </w:rPr>
        <w:t>“</w:t>
      </w:r>
      <w:r w:rsidRPr="008C2B75">
        <w:rPr>
          <w:rFonts w:ascii="宋体" w:hAnsi="宋体"/>
        </w:rPr>
        <w:t>认知状态”</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3526A0A7" w14:textId="77777777" w:rsidR="003657D6" w:rsidRPr="00280F82" w:rsidRDefault="003657D6" w:rsidP="00871127">
      <w:pPr>
        <w:ind w:firstLine="24pt"/>
      </w:pPr>
      <w:r w:rsidRPr="00280F82">
        <w:lastRenderedPageBreak/>
        <w:t>从认知科学视角来看，人类的信息处理过程通常遵循</w:t>
      </w:r>
      <w:r w:rsidRPr="008C2B75">
        <w:rPr>
          <w:rFonts w:ascii="宋体" w:hAnsi="宋体"/>
        </w:rPr>
        <w:t>“编码</w:t>
      </w:r>
      <w:r w:rsidRPr="008C2B75">
        <w:rPr>
          <w:rFonts w:ascii="宋体" w:hAnsi="宋体" w:hint="eastAsia"/>
        </w:rPr>
        <w:t>、</w:t>
      </w:r>
      <w:r w:rsidRPr="008C2B75">
        <w:rPr>
          <w:rFonts w:ascii="宋体" w:hAnsi="宋体"/>
        </w:rPr>
        <w:t>存储</w:t>
      </w:r>
      <w:r w:rsidRPr="008C2B75">
        <w:rPr>
          <w:rFonts w:ascii="宋体" w:hAnsi="宋体" w:hint="eastAsia"/>
        </w:rPr>
        <w:t>、</w:t>
      </w:r>
      <w:r w:rsidRPr="008C2B75">
        <w:rPr>
          <w:rFonts w:ascii="宋体" w:hAnsi="宋体"/>
        </w:rPr>
        <w:t>提取</w:t>
      </w:r>
      <w:r w:rsidRPr="008C2B75">
        <w:rPr>
          <w:rFonts w:ascii="宋体" w:hAnsi="宋体" w:hint="eastAsia"/>
        </w:rPr>
        <w:t>、</w:t>
      </w:r>
      <w:r w:rsidRPr="008C2B75">
        <w:rPr>
          <w:rFonts w:ascii="宋体" w:hAnsi="宋体"/>
        </w:rPr>
        <w:t>应用”</w:t>
      </w:r>
      <w:r w:rsidRPr="00280F82">
        <w:t>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685A2B7D" w:rsidR="00871127" w:rsidRPr="00280F82" w:rsidRDefault="003657D6" w:rsidP="00871127">
      <w:pPr>
        <w:ind w:firstLine="24pt"/>
      </w:pPr>
      <w:r w:rsidRPr="00280F82">
        <w:t>此外，</w:t>
      </w:r>
      <w:r w:rsidRPr="00280F82">
        <w:t>Simon</w:t>
      </w:r>
      <w:r>
        <w:rPr>
          <w:rFonts w:hint="eastAsia"/>
        </w:rPr>
        <w:t>（</w:t>
      </w:r>
      <w:r>
        <w:rPr>
          <w:rFonts w:hint="eastAsia"/>
        </w:rPr>
        <w:t>1955</w:t>
      </w:r>
      <w:r>
        <w:rPr>
          <w:rFonts w:hint="eastAsia"/>
        </w:rPr>
        <w:t>）</w:t>
      </w:r>
      <w:r w:rsidRPr="00280F82">
        <w:t>提出的</w:t>
      </w:r>
      <w:r w:rsidRPr="008C2B75">
        <w:rPr>
          <w:rFonts w:ascii="宋体" w:hAnsi="宋体"/>
        </w:rPr>
        <w:t>“有限理性”</w:t>
      </w:r>
      <w:r w:rsidRPr="00280F82">
        <w:t>理论指出，个体在决策过程中受到认知能力、信息获取成本与时间约束的限制，往往依赖启发式规则而非全局最优计算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00871127" w:rsidRPr="00280F82">
        <w:t>。在证券投资咨询场景中，投资者对风险与收益的理解本身具有不完备性，其偏好也可能随着信息表述方式与情境变化而发生调整。因此，智能投顾若仍基于一次性问</w:t>
      </w:r>
      <w:del w:id="164" w:author="nijian.15" w:date="2026-04-28T22:49:00Z">
        <w:r w:rsidR="00871127" w:rsidRPr="00280F82" w:rsidDel="00DF4718">
          <w:delText>卷</w:delText>
        </w:r>
      </w:del>
      <w:ins w:id="165" w:author="nijian.15" w:date="2026-04-28T22:49:00Z">
        <w:r w:rsidR="00DF4718">
          <w:t>, et al</w:t>
        </w:r>
      </w:ins>
      <w:r w:rsidR="00871127" w:rsidRPr="00280F82">
        <w:t>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w:t>
      </w:r>
      <w:r w:rsidRPr="008C2B75">
        <w:rPr>
          <w:rFonts w:ascii="宋体" w:hAnsi="宋体"/>
        </w:rPr>
        <w:t>“全知全能”</w:t>
      </w:r>
      <w:r w:rsidRPr="00280F82">
        <w:t>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166" w:name="_Toc223096608"/>
      <w:r>
        <w:rPr>
          <w:rFonts w:hint="eastAsia"/>
        </w:rPr>
        <w:t xml:space="preserve"> </w:t>
      </w:r>
      <w:bookmarkStart w:id="167" w:name="_Toc224431590"/>
      <w:r w:rsidR="00871127">
        <w:t>投资者动态行为变量</w:t>
      </w:r>
      <w:bookmarkEnd w:id="166"/>
      <w:bookmarkEnd w:id="167"/>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w:instrText>
      </w:r>
      <w:r w:rsidR="001C4A62">
        <w:instrText>等</w:instrText>
      </w:r>
      <w:r w:rsidR="001C4A62">
        <w:instrText xml:space="preserve">,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w:t>
      </w:r>
      <w:r w:rsidR="001C4A62" w:rsidRPr="001C4A62">
        <w:rPr>
          <w:rFonts w:cs="Times New Roman"/>
        </w:rPr>
        <w:t>等</w:t>
      </w:r>
      <w:r w:rsidR="001C4A62" w:rsidRPr="001C4A62">
        <w:rPr>
          <w:rFonts w:cs="Times New Roman"/>
        </w:rPr>
        <w:t>, 1979)</w:t>
      </w:r>
      <w:r w:rsidR="001C4A62">
        <w:fldChar w:fldCharType="end"/>
      </w:r>
      <w:r w:rsidRPr="00280F82">
        <w:t>。这一特征在实际咨询中体现为</w:t>
      </w:r>
      <w:r w:rsidRPr="008C2B75">
        <w:rPr>
          <w:rFonts w:ascii="宋体" w:hAnsi="宋体"/>
        </w:rPr>
        <w:t>“回本心态”“怕踏空”“不甘止损”</w:t>
      </w:r>
      <w:r w:rsidRPr="00280F82">
        <w:t>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w:t>
      </w:r>
      <w:r w:rsidRPr="008C2B75">
        <w:rPr>
          <w:rFonts w:ascii="宋体" w:hAnsi="宋体"/>
        </w:rPr>
        <w:t>“心理账户”</w:t>
      </w:r>
      <w:r w:rsidRPr="00280F82">
        <w:t>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w:instrText>
      </w:r>
      <w:r w:rsidR="001C4A62">
        <w:instrText>等</w:instrText>
      </w:r>
      <w:r w:rsidR="001C4A62">
        <w:instrText xml:space="preserve">,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w:t>
      </w:r>
      <w:r w:rsidR="001C4A62" w:rsidRPr="001C4A62">
        <w:rPr>
          <w:rFonts w:cs="Times New Roman"/>
        </w:rPr>
        <w:t>等</w:t>
      </w:r>
      <w:r w:rsidR="001C4A62" w:rsidRPr="001C4A62">
        <w:rPr>
          <w:rFonts w:cs="Times New Roman"/>
        </w:rPr>
        <w:t>, 2003)</w:t>
      </w:r>
      <w:r w:rsidR="001C4A62">
        <w:fldChar w:fldCharType="end"/>
      </w:r>
      <w:r w:rsidRPr="00280F82">
        <w:t>。这些偏差往往通过对话行为显性化，例如用户反复验证既有观点、频繁关注短期行情、或在市场波动期显著增加咨询频次。将这些行为变量纳入</w:t>
      </w:r>
      <w:r w:rsidRPr="00280F82">
        <w:lastRenderedPageBreak/>
        <w:t>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168" w:name="_Toc223096609"/>
      <w:bookmarkStart w:id="169" w:name="_Toc224431591"/>
      <w:r w:rsidRPr="00087BAB">
        <w:rPr>
          <w:rFonts w:ascii="黑体" w:hAnsi="黑体"/>
        </w:rPr>
        <w:t>“理解—记忆—推理—反馈”</w:t>
      </w:r>
      <w:r>
        <w:t>循环</w:t>
      </w:r>
      <w:bookmarkEnd w:id="168"/>
      <w:bookmarkEnd w:id="169"/>
    </w:p>
    <w:p w14:paraId="41517618" w14:textId="77777777" w:rsidR="00871127" w:rsidRPr="00280F82" w:rsidRDefault="00871127" w:rsidP="00871127">
      <w:pPr>
        <w:ind w:firstLine="24pt"/>
      </w:pPr>
      <w:r w:rsidRPr="00280F82">
        <w:t>为了将动态认知从概念层面落地为可实现的系统机制，本文提出</w:t>
      </w:r>
      <w:r w:rsidRPr="008C2B75">
        <w:rPr>
          <w:rFonts w:ascii="宋体" w:hAnsi="宋体"/>
        </w:rPr>
        <w:t>“理解—记忆—推理—反馈”</w:t>
      </w:r>
      <w:r w:rsidRPr="00280F82">
        <w:t>的闭环结构，用以刻画智能投顾在多轮交互中的认知更新过程。</w:t>
      </w:r>
    </w:p>
    <w:p w14:paraId="6D2C42C5" w14:textId="21E0F27E" w:rsidR="00871127" w:rsidRPr="00280F82" w:rsidRDefault="00871127" w:rsidP="00871127">
      <w:pPr>
        <w:ind w:firstLine="24pt"/>
      </w:pPr>
      <w:r w:rsidRPr="00280F82">
        <w:t>首先，在</w:t>
      </w:r>
      <w:r w:rsidRPr="008C2B75">
        <w:rPr>
          <w:rFonts w:ascii="宋体" w:hAnsi="宋体" w:hint="eastAsia"/>
        </w:rPr>
        <w:t>“</w:t>
      </w:r>
      <w:r w:rsidRPr="008C2B75">
        <w:rPr>
          <w:rFonts w:ascii="宋体" w:hAnsi="宋体"/>
        </w:rPr>
        <w:t>理解”</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rsidRPr="008C2B75">
        <w:rPr>
          <w:rFonts w:ascii="宋体" w:hAnsi="宋体"/>
        </w:rPr>
        <w:t>“记忆”</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rsidRPr="008C2B75">
        <w:rPr>
          <w:rFonts w:ascii="宋体" w:hAnsi="宋体"/>
        </w:rPr>
        <w:t>“推理”</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rsidRPr="008C2B75">
        <w:rPr>
          <w:rFonts w:ascii="宋体" w:hAnsi="宋体"/>
        </w:rPr>
        <w:t>“反馈”</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170" w:name="_Toc223096610"/>
      <w:bookmarkStart w:id="171" w:name="_Toc224431592"/>
      <w:r>
        <w:t>状态空间与更新规则</w:t>
      </w:r>
      <w:bookmarkEnd w:id="170"/>
      <w:bookmarkEnd w:id="171"/>
    </w:p>
    <w:p w14:paraId="5C7EE99D" w14:textId="5E72C222" w:rsidR="007E1297" w:rsidRPr="00486DE9" w:rsidRDefault="00871127">
      <w:pPr>
        <w:spacing w:before="5pt" w:beforeAutospacing="1" w:after="5pt" w:afterAutospacing="1"/>
        <w:ind w:firstLine="21pt"/>
        <w:jc w:val="start"/>
        <w:rPr>
          <w:ins w:id="172" w:author="nijian.15" w:date="2026-04-26T21:00:00Z"/>
          <w:rFonts w:ascii="宋体" w:hAnsi="宋体"/>
        </w:rPr>
        <w:pPrChange w:id="173" w:author="nijian.15" w:date="2026-04-26T21:04:00Z">
          <w:pPr>
            <w:spacing w:before="5pt" w:beforeAutospacing="1" w:after="5pt" w:afterAutospacing="1"/>
            <w:ind w:start="18pt"/>
            <w:jc w:val="start"/>
          </w:pPr>
        </w:pPrChange>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ins w:id="174" w:author="nijian.15" w:date="2026-04-26T21:01:00Z">
        <w:r w:rsidR="007E1297">
          <w:rPr>
            <w:rFonts w:hint="eastAsia"/>
          </w:rPr>
          <w:t>本文</w:t>
        </w:r>
      </w:ins>
      <w:ins w:id="175" w:author="nijian.15" w:date="2026-04-26T20:59:00Z">
        <w:r w:rsidR="007E1297">
          <w:t>将智能投顾中的用户动态认知状态表示为</w:t>
        </w:r>
      </w:ins>
      <w:ins w:id="176" w:author="nijian.15" w:date="2026-04-26T20:57:00Z">
        <w:r w:rsidR="007E1297">
          <w:rPr>
            <w:rFonts w:hint="eastAsia"/>
          </w:rPr>
          <w:t>公式（</w:t>
        </w:r>
      </w:ins>
      <w:ins w:id="177" w:author="nijian.15" w:date="2026-04-26T20:58:00Z">
        <w:r w:rsidR="007E1297">
          <w:rPr>
            <w:rFonts w:hint="eastAsia"/>
          </w:rPr>
          <w:t>3</w:t>
        </w:r>
        <w:r w:rsidR="007E1297">
          <w:t>.2</w:t>
        </w:r>
      </w:ins>
      <w:ins w:id="178" w:author="nijian.15" w:date="2026-04-26T20:57:00Z">
        <w:r w:rsidR="007E1297">
          <w:rPr>
            <w:rFonts w:hint="eastAsia"/>
          </w:rPr>
          <w:t>）</w:t>
        </w:r>
      </w:ins>
      <w:ins w:id="179" w:author="nijian.15" w:date="2026-04-26T20:59:00Z">
        <w:r w:rsidR="007E1297">
          <w:rPr>
            <w:rFonts w:hint="eastAsia"/>
          </w:rPr>
          <w:t>，</w:t>
        </w:r>
      </w:ins>
      <m:oMath>
        <m:sSub>
          <m:sSubPr>
            <m:ctrlPr>
              <w:ins w:id="180" w:author="nijian.15" w:date="2026-04-26T21:00:00Z">
                <w:rPr>
                  <w:rFonts w:ascii="Cambria Math" w:hAnsi="Cambria Math"/>
                  <w:i/>
                </w:rPr>
              </w:ins>
            </m:ctrlPr>
          </m:sSubPr>
          <m:e>
            <m:r>
              <w:ins w:id="181" w:author="nijian.15" w:date="2026-04-26T21:00:00Z">
                <w:rPr>
                  <w:rFonts w:ascii="Cambria Math" w:hAnsi="Cambria Math"/>
                </w:rPr>
                <m:t>G</m:t>
              </w:ins>
            </m:r>
          </m:e>
          <m:sub>
            <m:r>
              <w:ins w:id="182" w:author="nijian.15" w:date="2026-04-26T21:00:00Z">
                <w:rPr>
                  <w:rFonts w:ascii="Cambria Math" w:hAnsi="Cambria Math"/>
                </w:rPr>
                <m:t>t</m:t>
              </w:ins>
            </m:r>
          </m:sub>
        </m:sSub>
      </m:oMath>
      <w:ins w:id="183" w:author="nijian.15" w:date="2026-04-26T21:00:00Z">
        <w:r w:rsidR="007E1297">
          <w:rPr>
            <w:rFonts w:ascii="宋体" w:hAnsi="宋体" w:hint="eastAsia"/>
          </w:rPr>
          <w:t>为</w:t>
        </w:r>
        <w:r w:rsidR="007E1297" w:rsidRPr="00486DE9">
          <w:rPr>
            <w:rFonts w:ascii="宋体" w:hAnsi="宋体"/>
          </w:rPr>
          <w:t>投资目标；</w:t>
        </w:r>
      </w:ins>
      <m:oMath>
        <m:sSub>
          <m:sSubPr>
            <m:ctrlPr>
              <w:ins w:id="184" w:author="nijian.15" w:date="2026-04-26T21:00:00Z">
                <w:rPr>
                  <w:rFonts w:ascii="Cambria Math" w:hAnsi="Cambria Math"/>
                  <w:i/>
                </w:rPr>
              </w:ins>
            </m:ctrlPr>
          </m:sSubPr>
          <m:e>
            <m:r>
              <w:ins w:id="185" w:author="nijian.15" w:date="2026-04-26T21:00:00Z">
                <w:rPr>
                  <w:rFonts w:ascii="Cambria Math" w:hAnsi="Cambria Math"/>
                </w:rPr>
                <m:t>R</m:t>
              </w:ins>
            </m:r>
          </m:e>
          <m:sub>
            <m:r>
              <w:ins w:id="186" w:author="nijian.15" w:date="2026-04-26T21:00:00Z">
                <w:rPr>
                  <w:rFonts w:ascii="Cambria Math" w:hAnsi="Cambria Math"/>
                </w:rPr>
                <m:t>t</m:t>
              </w:ins>
            </m:r>
          </m:sub>
        </m:sSub>
      </m:oMath>
      <w:ins w:id="187" w:author="nijian.15" w:date="2026-04-26T21:00:00Z">
        <w:r w:rsidR="007E1297">
          <w:rPr>
            <w:rFonts w:ascii="宋体" w:hAnsi="宋体" w:hint="eastAsia"/>
          </w:rPr>
          <w:t>表示</w:t>
        </w:r>
        <w:r w:rsidR="007E1297" w:rsidRPr="00486DE9">
          <w:rPr>
            <w:rFonts w:ascii="宋体" w:hAnsi="宋体" w:hint="eastAsia"/>
          </w:rPr>
          <w:t>风</w:t>
        </w:r>
        <w:r w:rsidR="007E1297" w:rsidRPr="00486DE9">
          <w:rPr>
            <w:rFonts w:ascii="宋体" w:hAnsi="宋体"/>
          </w:rPr>
          <w:t>险承受能力</w:t>
        </w:r>
        <w:r w:rsidR="007E1297">
          <w:rPr>
            <w:rFonts w:ascii="宋体" w:hAnsi="宋体" w:hint="eastAsia"/>
          </w:rPr>
          <w:t>，</w:t>
        </w:r>
      </w:ins>
      <m:oMath>
        <m:sSub>
          <m:sSubPr>
            <m:ctrlPr>
              <w:ins w:id="188" w:author="nijian.15" w:date="2026-04-26T21:00:00Z">
                <w:rPr>
                  <w:rFonts w:ascii="Cambria Math" w:hAnsi="Cambria Math"/>
                  <w:i/>
                </w:rPr>
              </w:ins>
            </m:ctrlPr>
          </m:sSubPr>
          <m:e>
            <m:r>
              <w:ins w:id="189" w:author="nijian.15" w:date="2026-04-26T21:00:00Z">
                <w:rPr>
                  <w:rFonts w:ascii="Cambria Math" w:hAnsi="Cambria Math"/>
                </w:rPr>
                <m:t>H</m:t>
              </w:ins>
            </m:r>
          </m:e>
          <m:sub>
            <m:r>
              <w:ins w:id="190" w:author="nijian.15" w:date="2026-04-26T21:00:00Z">
                <w:rPr>
                  <w:rFonts w:ascii="Cambria Math" w:hAnsi="Cambria Math"/>
                </w:rPr>
                <m:t>t</m:t>
              </w:ins>
            </m:r>
          </m:sub>
        </m:sSub>
      </m:oMath>
      <w:ins w:id="191" w:author="nijian.15" w:date="2026-04-26T21:00:00Z">
        <w:r w:rsidR="007E1297">
          <w:rPr>
            <w:rFonts w:ascii="宋体" w:hAnsi="宋体" w:hint="eastAsia"/>
          </w:rPr>
          <w:t>为</w:t>
        </w:r>
        <w:r w:rsidR="007E1297" w:rsidRPr="00486DE9">
          <w:rPr>
            <w:rFonts w:ascii="宋体" w:hAnsi="宋体" w:hint="eastAsia"/>
          </w:rPr>
          <w:t>投</w:t>
        </w:r>
        <w:r w:rsidR="007E1297" w:rsidRPr="00486DE9">
          <w:rPr>
            <w:rFonts w:ascii="宋体" w:hAnsi="宋体"/>
          </w:rPr>
          <w:t>资期限</w:t>
        </w:r>
        <w:r w:rsidR="007E1297">
          <w:rPr>
            <w:rFonts w:ascii="宋体" w:hAnsi="宋体" w:hint="eastAsia"/>
          </w:rPr>
          <w:t>，</w:t>
        </w:r>
      </w:ins>
      <m:oMath>
        <m:sSub>
          <m:sSubPr>
            <m:ctrlPr>
              <w:ins w:id="192" w:author="nijian.15" w:date="2026-04-26T21:00:00Z">
                <w:rPr>
                  <w:rFonts w:ascii="Cambria Math" w:hAnsi="Cambria Math"/>
                  <w:i/>
                </w:rPr>
              </w:ins>
            </m:ctrlPr>
          </m:sSubPr>
          <m:e>
            <m:r>
              <w:ins w:id="193" w:author="nijian.15" w:date="2026-04-26T21:00:00Z">
                <w:rPr>
                  <w:rFonts w:ascii="Cambria Math" w:hAnsi="Cambria Math"/>
                </w:rPr>
                <m:t>L</m:t>
              </w:ins>
            </m:r>
          </m:e>
          <m:sub>
            <m:r>
              <w:ins w:id="194" w:author="nijian.15" w:date="2026-04-26T21:00:00Z">
                <w:rPr>
                  <w:rFonts w:ascii="Cambria Math" w:hAnsi="Cambria Math"/>
                </w:rPr>
                <m:t>t</m:t>
              </w:ins>
            </m:r>
          </m:sub>
        </m:sSub>
      </m:oMath>
      <w:ins w:id="195" w:author="nijian.15" w:date="2026-04-26T21:03:00Z">
        <w:r w:rsidR="007E1297">
          <w:rPr>
            <w:rFonts w:ascii="宋体" w:hAnsi="宋体" w:hint="eastAsia"/>
          </w:rPr>
          <w:t>是</w:t>
        </w:r>
      </w:ins>
      <w:ins w:id="196" w:author="nijian.15" w:date="2026-04-26T21:00:00Z">
        <w:r w:rsidR="007E1297" w:rsidRPr="00486DE9">
          <w:rPr>
            <w:rFonts w:ascii="宋体" w:hAnsi="宋体"/>
          </w:rPr>
          <w:t>流动性需求</w:t>
        </w:r>
      </w:ins>
      <w:ins w:id="197" w:author="nijian.15" w:date="2026-04-26T21:02:00Z">
        <w:r w:rsidR="007E1297">
          <w:rPr>
            <w:rFonts w:ascii="宋体" w:hAnsi="宋体" w:hint="eastAsia"/>
          </w:rPr>
          <w:t>，</w:t>
        </w:r>
      </w:ins>
      <m:oMath>
        <m:sSub>
          <m:sSubPr>
            <m:ctrlPr>
              <w:ins w:id="198" w:author="nijian.15" w:date="2026-04-26T21:00:00Z">
                <w:rPr>
                  <w:rFonts w:ascii="Cambria Math" w:hAnsi="Cambria Math"/>
                  <w:i/>
                </w:rPr>
              </w:ins>
            </m:ctrlPr>
          </m:sSubPr>
          <m:e>
            <m:r>
              <w:ins w:id="199" w:author="nijian.15" w:date="2026-04-26T21:00:00Z">
                <w:rPr>
                  <w:rFonts w:ascii="Cambria Math" w:hAnsi="Cambria Math"/>
                </w:rPr>
                <m:t>P</m:t>
              </w:ins>
            </m:r>
          </m:e>
          <m:sub>
            <m:r>
              <w:ins w:id="200" w:author="nijian.15" w:date="2026-04-26T21:00:00Z">
                <w:rPr>
                  <w:rFonts w:ascii="Cambria Math" w:hAnsi="Cambria Math"/>
                </w:rPr>
                <m:t>t</m:t>
              </w:ins>
            </m:r>
          </m:sub>
        </m:sSub>
      </m:oMath>
      <w:ins w:id="201" w:author="nijian.15" w:date="2026-04-26T21:03:00Z">
        <w:r w:rsidR="007E1297">
          <w:rPr>
            <w:rFonts w:ascii="宋体" w:hAnsi="宋体" w:hint="eastAsia"/>
          </w:rPr>
          <w:t>表示</w:t>
        </w:r>
      </w:ins>
      <w:ins w:id="202" w:author="nijian.15" w:date="2026-04-26T21:00:00Z">
        <w:r w:rsidR="007E1297" w:rsidRPr="00486DE9">
          <w:rPr>
            <w:rFonts w:ascii="宋体" w:hAnsi="宋体"/>
          </w:rPr>
          <w:t>产品偏好或资产偏好</w:t>
        </w:r>
        <w:r w:rsidR="007E1297">
          <w:rPr>
            <w:rFonts w:ascii="宋体" w:hAnsi="宋体" w:hint="eastAsia"/>
          </w:rPr>
          <w:t>，</w:t>
        </w:r>
      </w:ins>
      <m:oMath>
        <m:sSub>
          <m:sSubPr>
            <m:ctrlPr>
              <w:ins w:id="203" w:author="nijian.15" w:date="2026-04-26T21:00:00Z">
                <w:rPr>
                  <w:rFonts w:ascii="Cambria Math" w:hAnsi="Cambria Math"/>
                  <w:i/>
                </w:rPr>
              </w:ins>
            </m:ctrlPr>
          </m:sSubPr>
          <m:e>
            <m:r>
              <w:ins w:id="204" w:author="nijian.15" w:date="2026-04-26T21:00:00Z">
                <w:rPr>
                  <w:rFonts w:ascii="Cambria Math" w:hAnsi="Cambria Math"/>
                </w:rPr>
                <m:t>E</m:t>
              </w:ins>
            </m:r>
          </m:e>
          <m:sub>
            <m:r>
              <w:ins w:id="205" w:author="nijian.15" w:date="2026-04-26T21:00:00Z">
                <w:rPr>
                  <w:rFonts w:ascii="Cambria Math" w:hAnsi="Cambria Math"/>
                </w:rPr>
                <m:t>t</m:t>
              </w:ins>
            </m:r>
          </m:sub>
        </m:sSub>
      </m:oMath>
      <w:ins w:id="206" w:author="nijian.15" w:date="2026-04-26T21:03:00Z">
        <w:r w:rsidR="007E1297">
          <w:rPr>
            <w:rFonts w:ascii="宋体" w:hAnsi="宋体" w:hint="eastAsia"/>
          </w:rPr>
          <w:t>表示</w:t>
        </w:r>
      </w:ins>
      <w:ins w:id="207" w:author="nijian.15" w:date="2026-04-26T21:00:00Z">
        <w:r w:rsidR="007E1297" w:rsidRPr="00486DE9">
          <w:rPr>
            <w:rFonts w:ascii="宋体" w:hAnsi="宋体"/>
          </w:rPr>
          <w:t>情绪压力状态</w:t>
        </w:r>
      </w:ins>
      <w:ins w:id="208" w:author="nijian.15" w:date="2026-04-26T21:03:00Z">
        <w:r w:rsidR="007E1297">
          <w:rPr>
            <w:rFonts w:ascii="宋体" w:hAnsi="宋体" w:hint="eastAsia"/>
          </w:rPr>
          <w:t>，</w:t>
        </w:r>
      </w:ins>
      <m:oMath>
        <m:sSub>
          <m:sSubPr>
            <m:ctrlPr>
              <w:ins w:id="209" w:author="nijian.15" w:date="2026-04-26T21:00:00Z">
                <w:rPr>
                  <w:rFonts w:ascii="Cambria Math" w:hAnsi="Cambria Math"/>
                  <w:i/>
                </w:rPr>
              </w:ins>
            </m:ctrlPr>
          </m:sSubPr>
          <m:e>
            <m:r>
              <w:ins w:id="210" w:author="nijian.15" w:date="2026-04-26T21:00:00Z">
                <w:rPr>
                  <w:rFonts w:ascii="Cambria Math" w:hAnsi="Cambria Math"/>
                </w:rPr>
                <m:t>B</m:t>
              </w:ins>
            </m:r>
          </m:e>
          <m:sub>
            <m:r>
              <w:ins w:id="211" w:author="nijian.15" w:date="2026-04-26T21:00:00Z">
                <w:rPr>
                  <w:rFonts w:ascii="Cambria Math" w:hAnsi="Cambria Math"/>
                </w:rPr>
                <m:t>t</m:t>
              </w:ins>
            </m:r>
          </m:sub>
        </m:sSub>
      </m:oMath>
      <w:ins w:id="212" w:author="nijian.15" w:date="2026-04-26T21:03:00Z">
        <w:r w:rsidR="007E1297">
          <w:rPr>
            <w:rFonts w:ascii="宋体" w:hAnsi="宋体" w:hint="eastAsia"/>
          </w:rPr>
          <w:t>为</w:t>
        </w:r>
      </w:ins>
      <w:ins w:id="213" w:author="nijian.15" w:date="2026-04-26T21:00:00Z">
        <w:r w:rsidR="007E1297" w:rsidRPr="00486DE9">
          <w:rPr>
            <w:rFonts w:ascii="宋体" w:hAnsi="宋体"/>
          </w:rPr>
          <w:t>行为偏差特征。</w:t>
        </w:r>
      </w:ins>
    </w:p>
    <w:p w14:paraId="3B3DA887" w14:textId="0BD5135D" w:rsidR="00871127" w:rsidRDefault="00871127" w:rsidP="00871127">
      <w:pPr>
        <w:ind w:firstLine="24pt"/>
        <w:rPr>
          <w:ins w:id="214" w:author="nijian.15" w:date="2026-04-26T20:57:00Z"/>
        </w:rPr>
      </w:pPr>
    </w:p>
    <w:p w14:paraId="51C121B8" w14:textId="345B2A9D" w:rsidR="007E1297" w:rsidRPr="007E1297" w:rsidRDefault="00000000">
      <w:pPr>
        <w:wordWrap w:val="0"/>
        <w:ind w:firstLine="24pt"/>
        <w:jc w:val="end"/>
        <w:pPrChange w:id="215" w:author="nijian.15" w:date="2026-04-26T20:58:00Z">
          <w:pPr>
            <w:ind w:firstLine="24pt"/>
          </w:pPr>
        </w:pPrChange>
      </w:pPr>
      <m:oMath>
        <m:sSub>
          <m:sSubPr>
            <m:ctrlPr>
              <w:ins w:id="216" w:author="nijian.15" w:date="2026-04-26T20:57:00Z">
                <w:rPr>
                  <w:rFonts w:ascii="Cambria Math" w:hAnsi="Cambria Math"/>
                  <w:i/>
                  <w:lang w:val="de-DE"/>
                </w:rPr>
              </w:ins>
            </m:ctrlPr>
          </m:sSubPr>
          <m:e>
            <m:r>
              <w:ins w:id="217" w:author="nijian.15" w:date="2026-04-26T20:57:00Z">
                <w:rPr>
                  <w:rFonts w:ascii="Cambria Math" w:hAnsi="Cambria Math"/>
                  <w:lang w:val="de-DE"/>
                </w:rPr>
                <m:t>S</m:t>
              </w:ins>
            </m:r>
          </m:e>
          <m:sub>
            <m:r>
              <w:ins w:id="218" w:author="nijian.15" w:date="2026-04-26T20:57:00Z">
                <w:rPr>
                  <w:rFonts w:ascii="Cambria Math" w:hAnsi="Cambria Math"/>
                  <w:lang w:val="de-DE"/>
                </w:rPr>
                <m:t>t</m:t>
              </w:ins>
            </m:r>
          </m:sub>
        </m:sSub>
        <m:r>
          <w:ins w:id="219" w:author="nijian.15" w:date="2026-04-26T20:57:00Z">
            <w:rPr>
              <w:rFonts w:ascii="Cambria Math" w:hAnsi="Cambria Math"/>
              <w:rPrChange w:id="220" w:author="nijian.15" w:date="2026-04-26T20:58:00Z">
                <w:rPr>
                  <w:rFonts w:ascii="Cambria Math" w:hAnsi="Cambria Math"/>
                  <w:lang w:val="de-DE"/>
                </w:rPr>
              </w:rPrChange>
            </w:rPr>
            <m:t>=</m:t>
          </w:ins>
        </m:r>
        <m:d>
          <m:dPr>
            <m:ctrlPr>
              <w:ins w:id="221" w:author="nijian.15" w:date="2026-04-26T20:57:00Z">
                <w:rPr>
                  <w:rFonts w:ascii="Cambria Math" w:hAnsi="Cambria Math"/>
                  <w:i/>
                  <w:lang w:val="de-DE"/>
                </w:rPr>
              </w:ins>
            </m:ctrlPr>
          </m:dPr>
          <m:e>
            <m:sSub>
              <m:sSubPr>
                <m:ctrlPr>
                  <w:ins w:id="222" w:author="nijian.15" w:date="2026-04-26T20:57:00Z">
                    <w:rPr>
                      <w:rFonts w:ascii="Cambria Math" w:hAnsi="Cambria Math"/>
                      <w:i/>
                      <w:lang w:val="de-DE"/>
                    </w:rPr>
                  </w:ins>
                </m:ctrlPr>
              </m:sSubPr>
              <m:e>
                <m:r>
                  <w:ins w:id="223" w:author="nijian.15" w:date="2026-04-26T20:57:00Z">
                    <w:rPr>
                      <w:rFonts w:ascii="Cambria Math" w:hAnsi="Cambria Math"/>
                      <w:lang w:val="de-DE"/>
                    </w:rPr>
                    <m:t>G</m:t>
                  </w:ins>
                </m:r>
              </m:e>
              <m:sub>
                <m:r>
                  <w:ins w:id="224" w:author="nijian.15" w:date="2026-04-26T20:57:00Z">
                    <w:rPr>
                      <w:rFonts w:ascii="Cambria Math" w:hAnsi="Cambria Math"/>
                      <w:lang w:val="de-DE"/>
                    </w:rPr>
                    <m:t>t</m:t>
                  </w:ins>
                </m:r>
              </m:sub>
            </m:sSub>
            <m:r>
              <w:ins w:id="225" w:author="nijian.15" w:date="2026-04-26T20:57:00Z">
                <w:rPr>
                  <w:rFonts w:ascii="Cambria Math" w:hAnsi="Cambria Math"/>
                  <w:rPrChange w:id="226" w:author="nijian.15" w:date="2026-04-26T20:58:00Z">
                    <w:rPr>
                      <w:rFonts w:ascii="Cambria Math" w:hAnsi="Cambria Math"/>
                      <w:lang w:val="de-DE"/>
                    </w:rPr>
                  </w:rPrChange>
                </w:rPr>
                <m:t>,</m:t>
              </w:ins>
            </m:r>
            <m:sSub>
              <m:sSubPr>
                <m:ctrlPr>
                  <w:ins w:id="227" w:author="nijian.15" w:date="2026-04-26T20:57:00Z">
                    <w:rPr>
                      <w:rFonts w:ascii="Cambria Math" w:hAnsi="Cambria Math"/>
                      <w:i/>
                      <w:lang w:val="de-DE"/>
                    </w:rPr>
                  </w:ins>
                </m:ctrlPr>
              </m:sSubPr>
              <m:e>
                <m:r>
                  <w:ins w:id="228" w:author="nijian.15" w:date="2026-04-26T20:57:00Z">
                    <w:rPr>
                      <w:rFonts w:ascii="Cambria Math" w:hAnsi="Cambria Math"/>
                      <w:lang w:val="de-DE"/>
                    </w:rPr>
                    <m:t>R</m:t>
                  </w:ins>
                </m:r>
              </m:e>
              <m:sub>
                <m:r>
                  <w:ins w:id="229" w:author="nijian.15" w:date="2026-04-26T20:57:00Z">
                    <w:rPr>
                      <w:rFonts w:ascii="Cambria Math" w:hAnsi="Cambria Math"/>
                      <w:lang w:val="de-DE"/>
                    </w:rPr>
                    <m:t>t</m:t>
                  </w:ins>
                </m:r>
              </m:sub>
            </m:sSub>
            <m:r>
              <w:ins w:id="230" w:author="nijian.15" w:date="2026-04-26T20:57:00Z">
                <w:rPr>
                  <w:rFonts w:ascii="Cambria Math" w:hAnsi="Cambria Math"/>
                  <w:rPrChange w:id="231" w:author="nijian.15" w:date="2026-04-26T20:58:00Z">
                    <w:rPr>
                      <w:rFonts w:ascii="Cambria Math" w:hAnsi="Cambria Math"/>
                      <w:lang w:val="de-DE"/>
                    </w:rPr>
                  </w:rPrChange>
                </w:rPr>
                <m:t>,</m:t>
              </w:ins>
            </m:r>
            <m:sSub>
              <m:sSubPr>
                <m:ctrlPr>
                  <w:ins w:id="232" w:author="nijian.15" w:date="2026-04-26T20:57:00Z">
                    <w:rPr>
                      <w:rFonts w:ascii="Cambria Math" w:hAnsi="Cambria Math"/>
                      <w:i/>
                      <w:lang w:val="de-DE"/>
                    </w:rPr>
                  </w:ins>
                </m:ctrlPr>
              </m:sSubPr>
              <m:e>
                <m:r>
                  <w:ins w:id="233" w:author="nijian.15" w:date="2026-04-26T20:57:00Z">
                    <w:rPr>
                      <w:rFonts w:ascii="Cambria Math" w:hAnsi="Cambria Math"/>
                      <w:lang w:val="de-DE"/>
                    </w:rPr>
                    <m:t>H</m:t>
                  </w:ins>
                </m:r>
              </m:e>
              <m:sub>
                <m:r>
                  <w:ins w:id="234" w:author="nijian.15" w:date="2026-04-26T20:57:00Z">
                    <w:rPr>
                      <w:rFonts w:ascii="Cambria Math" w:hAnsi="Cambria Math"/>
                      <w:lang w:val="de-DE"/>
                    </w:rPr>
                    <m:t>t</m:t>
                  </w:ins>
                </m:r>
              </m:sub>
            </m:sSub>
            <m:r>
              <w:ins w:id="235" w:author="nijian.15" w:date="2026-04-26T20:57:00Z">
                <w:rPr>
                  <w:rFonts w:ascii="Cambria Math" w:hAnsi="Cambria Math"/>
                  <w:rPrChange w:id="236" w:author="nijian.15" w:date="2026-04-26T20:58:00Z">
                    <w:rPr>
                      <w:rFonts w:ascii="Cambria Math" w:hAnsi="Cambria Math"/>
                      <w:lang w:val="de-DE"/>
                    </w:rPr>
                  </w:rPrChange>
                </w:rPr>
                <m:t>,</m:t>
              </w:ins>
            </m:r>
            <m:sSub>
              <m:sSubPr>
                <m:ctrlPr>
                  <w:ins w:id="237" w:author="nijian.15" w:date="2026-04-26T20:57:00Z">
                    <w:rPr>
                      <w:rFonts w:ascii="Cambria Math" w:hAnsi="Cambria Math"/>
                      <w:i/>
                      <w:lang w:val="de-DE"/>
                    </w:rPr>
                  </w:ins>
                </m:ctrlPr>
              </m:sSubPr>
              <m:e>
                <m:r>
                  <w:ins w:id="238" w:author="nijian.15" w:date="2026-04-26T20:57:00Z">
                    <w:rPr>
                      <w:rFonts w:ascii="Cambria Math" w:hAnsi="Cambria Math"/>
                      <w:lang w:val="de-DE"/>
                    </w:rPr>
                    <m:t>L</m:t>
                  </w:ins>
                </m:r>
              </m:e>
              <m:sub>
                <m:r>
                  <w:ins w:id="239" w:author="nijian.15" w:date="2026-04-26T20:57:00Z">
                    <w:rPr>
                      <w:rFonts w:ascii="Cambria Math" w:hAnsi="Cambria Math"/>
                      <w:lang w:val="de-DE"/>
                    </w:rPr>
                    <m:t>t</m:t>
                  </w:ins>
                </m:r>
              </m:sub>
            </m:sSub>
            <m:r>
              <w:ins w:id="240" w:author="nijian.15" w:date="2026-04-26T20:57:00Z">
                <w:rPr>
                  <w:rFonts w:ascii="Cambria Math" w:hAnsi="Cambria Math"/>
                  <w:rPrChange w:id="241" w:author="nijian.15" w:date="2026-04-26T20:58:00Z">
                    <w:rPr>
                      <w:rFonts w:ascii="Cambria Math" w:hAnsi="Cambria Math"/>
                      <w:lang w:val="de-DE"/>
                    </w:rPr>
                  </w:rPrChange>
                </w:rPr>
                <m:t>,</m:t>
              </w:ins>
            </m:r>
            <m:sSub>
              <m:sSubPr>
                <m:ctrlPr>
                  <w:ins w:id="242" w:author="nijian.15" w:date="2026-04-26T20:57:00Z">
                    <w:rPr>
                      <w:rFonts w:ascii="Cambria Math" w:hAnsi="Cambria Math"/>
                      <w:i/>
                      <w:lang w:val="de-DE"/>
                    </w:rPr>
                  </w:ins>
                </m:ctrlPr>
              </m:sSubPr>
              <m:e>
                <m:r>
                  <w:ins w:id="243" w:author="nijian.15" w:date="2026-04-26T20:57:00Z">
                    <w:rPr>
                      <w:rFonts w:ascii="Cambria Math" w:hAnsi="Cambria Math"/>
                      <w:lang w:val="de-DE"/>
                    </w:rPr>
                    <m:t>P</m:t>
                  </w:ins>
                </m:r>
              </m:e>
              <m:sub>
                <m:r>
                  <w:ins w:id="244" w:author="nijian.15" w:date="2026-04-26T20:57:00Z">
                    <w:rPr>
                      <w:rFonts w:ascii="Cambria Math" w:hAnsi="Cambria Math"/>
                      <w:lang w:val="de-DE"/>
                    </w:rPr>
                    <m:t>t</m:t>
                  </w:ins>
                </m:r>
              </m:sub>
            </m:sSub>
            <m:r>
              <w:ins w:id="245" w:author="nijian.15" w:date="2026-04-26T20:57:00Z">
                <w:rPr>
                  <w:rFonts w:ascii="Cambria Math" w:hAnsi="Cambria Math"/>
                  <w:rPrChange w:id="246" w:author="nijian.15" w:date="2026-04-26T20:58:00Z">
                    <w:rPr>
                      <w:rFonts w:ascii="Cambria Math" w:hAnsi="Cambria Math"/>
                      <w:lang w:val="de-DE"/>
                    </w:rPr>
                  </w:rPrChange>
                </w:rPr>
                <m:t>,</m:t>
              </w:ins>
            </m:r>
            <m:sSub>
              <m:sSubPr>
                <m:ctrlPr>
                  <w:ins w:id="247" w:author="nijian.15" w:date="2026-04-26T20:57:00Z">
                    <w:rPr>
                      <w:rFonts w:ascii="Cambria Math" w:hAnsi="Cambria Math"/>
                      <w:i/>
                      <w:lang w:val="de-DE"/>
                    </w:rPr>
                  </w:ins>
                </m:ctrlPr>
              </m:sSubPr>
              <m:e>
                <m:r>
                  <w:ins w:id="248" w:author="nijian.15" w:date="2026-04-26T20:57:00Z">
                    <w:rPr>
                      <w:rFonts w:ascii="Cambria Math" w:hAnsi="Cambria Math"/>
                      <w:lang w:val="de-DE"/>
                    </w:rPr>
                    <m:t>E</m:t>
                  </w:ins>
                </m:r>
              </m:e>
              <m:sub>
                <m:r>
                  <w:ins w:id="249" w:author="nijian.15" w:date="2026-04-26T20:57:00Z">
                    <w:rPr>
                      <w:rFonts w:ascii="Cambria Math" w:hAnsi="Cambria Math"/>
                      <w:lang w:val="de-DE"/>
                    </w:rPr>
                    <m:t>t</m:t>
                  </w:ins>
                </m:r>
              </m:sub>
            </m:sSub>
            <m:r>
              <w:ins w:id="250" w:author="nijian.15" w:date="2026-04-26T20:57:00Z">
                <w:rPr>
                  <w:rFonts w:ascii="Cambria Math" w:hAnsi="Cambria Math"/>
                  <w:rPrChange w:id="251" w:author="nijian.15" w:date="2026-04-26T20:58:00Z">
                    <w:rPr>
                      <w:rFonts w:ascii="Cambria Math" w:hAnsi="Cambria Math"/>
                      <w:lang w:val="de-DE"/>
                    </w:rPr>
                  </w:rPrChange>
                </w:rPr>
                <m:t>,</m:t>
              </w:ins>
            </m:r>
            <m:sSub>
              <m:sSubPr>
                <m:ctrlPr>
                  <w:ins w:id="252" w:author="nijian.15" w:date="2026-04-26T20:57:00Z">
                    <w:rPr>
                      <w:rFonts w:ascii="Cambria Math" w:hAnsi="Cambria Math"/>
                      <w:i/>
                      <w:lang w:val="de-DE"/>
                    </w:rPr>
                  </w:ins>
                </m:ctrlPr>
              </m:sSubPr>
              <m:e>
                <m:r>
                  <w:ins w:id="253" w:author="nijian.15" w:date="2026-04-26T20:57:00Z">
                    <w:rPr>
                      <w:rFonts w:ascii="Cambria Math" w:hAnsi="Cambria Math"/>
                      <w:lang w:val="de-DE"/>
                    </w:rPr>
                    <m:t>B</m:t>
                  </w:ins>
                </m:r>
              </m:e>
              <m:sub>
                <m:r>
                  <w:ins w:id="254" w:author="nijian.15" w:date="2026-04-26T20:57:00Z">
                    <w:rPr>
                      <w:rFonts w:ascii="Cambria Math" w:hAnsi="Cambria Math"/>
                      <w:lang w:val="de-DE"/>
                    </w:rPr>
                    <m:t>t</m:t>
                  </w:ins>
                </m:r>
              </m:sub>
            </m:sSub>
          </m:e>
        </m:d>
      </m:oMath>
      <w:ins w:id="255" w:author="nijian.15" w:date="2026-04-26T20:58:00Z">
        <w:r w:rsidR="007E1297" w:rsidRPr="007E1297">
          <w:rPr>
            <w:rPrChange w:id="256" w:author="nijian.15" w:date="2026-04-26T20:58:00Z">
              <w:rPr>
                <w:lang w:val="de-DE"/>
              </w:rPr>
            </w:rPrChange>
          </w:rPr>
          <w:t xml:space="preserve"> </w:t>
        </w:r>
        <w:r w:rsidR="007E1297">
          <w:t xml:space="preserve">                </w:t>
        </w:r>
        <w:r w:rsidR="007E1297">
          <w:rPr>
            <w:rFonts w:hint="eastAsia"/>
          </w:rPr>
          <w:t>（</w:t>
        </w:r>
        <w:r w:rsidR="007E1297">
          <w:rPr>
            <w:rFonts w:hint="eastAsia"/>
          </w:rPr>
          <w:t>3</w:t>
        </w:r>
        <w:r w:rsidR="007E1297">
          <w:t>.2</w:t>
        </w:r>
        <w:r w:rsidR="007E1297">
          <w:rPr>
            <w:rFonts w:hint="eastAsia"/>
          </w:rPr>
          <w:t>）</w:t>
        </w:r>
      </w:ins>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257" w:name="_Toc223096611"/>
      <w:bookmarkStart w:id="258" w:name="_Toc224431593"/>
      <w:r w:rsidRPr="009A60B8">
        <w:rPr>
          <w:rFonts w:hint="eastAsia"/>
        </w:rPr>
        <w:t>智能投顾中的决策一致</w:t>
      </w:r>
      <w:bookmarkEnd w:id="257"/>
      <w:bookmarkEnd w:id="258"/>
    </w:p>
    <w:p w14:paraId="4601E4F4" w14:textId="2148B7D4" w:rsidR="00871127" w:rsidRDefault="004B28E8" w:rsidP="00871127">
      <w:pPr>
        <w:ind w:firstLine="24pt"/>
      </w:pPr>
      <w:ins w:id="259" w:author="nijian.15" w:date="2026-04-26T21:06:00Z">
        <w:r>
          <w:t>智能投顾系统并不直接替代投资者作出证券买卖决策，而是在合规边界内提供信息解释、风险提示和方案比较等辅助决策内容。因此，本文所讨论的</w:t>
        </w:r>
        <w:r>
          <w:t>“</w:t>
        </w:r>
        <w:r>
          <w:t>决策一致性</w:t>
        </w:r>
        <w:r>
          <w:t>”</w:t>
        </w:r>
        <w:r>
          <w:t>并非指系统连续输出相同结论，而是指系统在多轮交互中能够基于稳定的用户状态表示，持续生成与用户风险承受能力、投资期限、投资目标和监管要求相匹配的辅助性建议。</w:t>
        </w:r>
      </w:ins>
      <w:r w:rsidR="00871127" w:rsidRPr="00280F82">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48EB09D2" w:rsidR="00871127" w:rsidRDefault="00871127" w:rsidP="008966ED">
      <w:pPr>
        <w:pStyle w:val="a"/>
        <w:spacing w:before="16.30pt" w:after="16.30pt"/>
      </w:pPr>
      <w:bookmarkStart w:id="260" w:name="_Toc223096612"/>
      <w:bookmarkStart w:id="261" w:name="_Toc224431594"/>
      <w:r>
        <w:t>决策一致性的内涵</w:t>
      </w:r>
      <w:ins w:id="262" w:author="nijian.15" w:date="2026-04-27T20:29:00Z">
        <w:r w:rsidR="000321C5">
          <w:rPr>
            <w:rFonts w:hint="eastAsia"/>
          </w:rPr>
          <w:t>与目标</w:t>
        </w:r>
      </w:ins>
      <w:del w:id="263" w:author="nijian.15" w:date="2026-04-27T20:29:00Z">
        <w:r w:rsidDel="000321C5">
          <w:rPr>
            <w:rFonts w:hint="eastAsia"/>
          </w:rPr>
          <w:delText>与</w:delText>
        </w:r>
        <w:r w:rsidDel="000321C5">
          <w:delText>维度界定</w:delText>
        </w:r>
      </w:del>
      <w:bookmarkEnd w:id="260"/>
      <w:bookmarkEnd w:id="261"/>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w:t>
      </w:r>
      <w:r w:rsidRPr="00280F82">
        <w:lastRenderedPageBreak/>
        <w:t>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5DA83316" w14:textId="77777777" w:rsidR="004B28E8" w:rsidRDefault="00871127" w:rsidP="004B28E8">
      <w:pPr>
        <w:ind w:firstLine="24pt"/>
        <w:rPr>
          <w:ins w:id="264" w:author="nijian.15" w:date="2026-04-26T21:15:00Z"/>
        </w:rPr>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w:t>
      </w:r>
      <w:r w:rsidRPr="008C2B75">
        <w:rPr>
          <w:rFonts w:ascii="宋体" w:hAnsi="宋体"/>
        </w:rPr>
        <w:t>“辅助决策工具”</w:t>
      </w:r>
      <w:r w:rsidRPr="00280F82">
        <w:t>的解释价值。</w:t>
      </w:r>
    </w:p>
    <w:p w14:paraId="11C74174" w14:textId="3A8FF111" w:rsidR="004B28E8" w:rsidRPr="004B28E8" w:rsidRDefault="004B28E8" w:rsidP="004B28E8">
      <w:pPr>
        <w:ind w:firstLine="24pt"/>
        <w:rPr>
          <w:ins w:id="265" w:author="nijian.15" w:date="2026-04-26T21:10:00Z"/>
        </w:rPr>
      </w:pPr>
      <w:ins w:id="266" w:author="nijian.15" w:date="2026-04-26T21:09:00Z">
        <w:r>
          <w:rPr>
            <w:rFonts w:hint="eastAsia"/>
          </w:rPr>
          <w:t>决策一致的目标</w:t>
        </w:r>
      </w:ins>
      <w:ins w:id="267" w:author="nijian.15" w:date="2026-04-26T21:18:00Z">
        <w:r w:rsidR="00F046AD">
          <w:rPr>
            <w:rFonts w:hint="eastAsia"/>
          </w:rPr>
          <w:t>函数</w:t>
        </w:r>
      </w:ins>
      <w:ins w:id="268" w:author="nijian.15" w:date="2026-04-26T21:09:00Z">
        <w:r>
          <w:rPr>
            <w:rFonts w:hint="eastAsia"/>
          </w:rPr>
          <w:t>如公式</w:t>
        </w:r>
      </w:ins>
      <w:ins w:id="269" w:author="nijian.15" w:date="2026-04-26T21:15:00Z">
        <w:r>
          <w:rPr>
            <w:rFonts w:hint="eastAsia"/>
          </w:rPr>
          <w:t>(</w:t>
        </w:r>
        <w:r>
          <w:t>3.3)</w:t>
        </w:r>
        <w:r>
          <w:rPr>
            <w:rFonts w:hint="eastAsia"/>
          </w:rPr>
          <w:t>描述，</w:t>
        </w:r>
      </w:ins>
      <m:oMath>
        <m:sSub>
          <m:sSubPr>
            <m:ctrlPr>
              <w:ins w:id="270" w:author="nijian.15" w:date="2026-04-26T21:15:00Z">
                <w:rPr>
                  <w:rFonts w:ascii="Cambria Math" w:hAnsi="Cambria Math"/>
                  <w:i/>
                </w:rPr>
              </w:ins>
            </m:ctrlPr>
          </m:sSubPr>
          <m:e>
            <m:r>
              <w:ins w:id="271" w:author="nijian.15" w:date="2026-04-26T21:15:00Z">
                <w:rPr>
                  <w:rFonts w:ascii="Cambria Math" w:hAnsi="Cambria Math"/>
                </w:rPr>
                <m:t>x</m:t>
              </w:ins>
            </m:r>
          </m:e>
          <m:sub>
            <m:r>
              <w:ins w:id="272" w:author="nijian.15" w:date="2026-04-26T21:15:00Z">
                <w:rPr>
                  <w:rFonts w:ascii="Cambria Math" w:hAnsi="Cambria Math"/>
                </w:rPr>
                <m:t>t</m:t>
              </w:ins>
            </m:r>
          </m:sub>
        </m:sSub>
      </m:oMath>
      <w:ins w:id="273" w:author="nijian.15" w:date="2026-04-26T21:16:00Z">
        <w:r>
          <w:rPr>
            <w:rFonts w:ascii="宋体" w:hAnsi="宋体" w:hint="eastAsia"/>
          </w:rPr>
          <w:t>表示当前</w:t>
        </w:r>
      </w:ins>
      <w:ins w:id="274" w:author="nijian.15" w:date="2026-04-26T21:15:00Z">
        <w:r w:rsidRPr="00486DE9">
          <w:rPr>
            <w:rFonts w:ascii="宋体" w:hAnsi="宋体" w:hint="eastAsia"/>
          </w:rPr>
          <w:t>用</w:t>
        </w:r>
        <w:r w:rsidRPr="00486DE9">
          <w:rPr>
            <w:rFonts w:ascii="宋体" w:hAnsi="宋体"/>
          </w:rPr>
          <w:t>户输入</w:t>
        </w:r>
      </w:ins>
      <w:ins w:id="275" w:author="nijian.15" w:date="2026-04-26T21:16:00Z">
        <w:r>
          <w:rPr>
            <w:rFonts w:ascii="宋体" w:hAnsi="宋体" w:hint="eastAsia"/>
          </w:rPr>
          <w:t>，</w:t>
        </w:r>
      </w:ins>
      <m:oMath>
        <m:sSub>
          <m:sSubPr>
            <m:ctrlPr>
              <w:ins w:id="276" w:author="nijian.15" w:date="2026-04-26T21:15:00Z">
                <w:rPr>
                  <w:rFonts w:ascii="Cambria Math" w:hAnsi="Cambria Math"/>
                  <w:i/>
                </w:rPr>
              </w:ins>
            </m:ctrlPr>
          </m:sSubPr>
          <m:e>
            <m:r>
              <w:ins w:id="277" w:author="nijian.15" w:date="2026-04-26T21:15:00Z">
                <w:rPr>
                  <w:rFonts w:ascii="Cambria Math" w:hAnsi="Cambria Math"/>
                </w:rPr>
                <m:t>S</m:t>
              </w:ins>
            </m:r>
          </m:e>
          <m:sub>
            <m:r>
              <w:ins w:id="278" w:author="nijian.15" w:date="2026-04-26T21:15:00Z">
                <w:rPr>
                  <w:rFonts w:ascii="Cambria Math" w:hAnsi="Cambria Math"/>
                </w:rPr>
                <m:t>t</m:t>
              </w:ins>
            </m:r>
          </m:sub>
        </m:sSub>
      </m:oMath>
      <w:ins w:id="279" w:author="nijian.15" w:date="2026-04-26T21:16:00Z">
        <w:r>
          <w:rPr>
            <w:rFonts w:ascii="宋体" w:hAnsi="宋体" w:hint="eastAsia"/>
          </w:rPr>
          <w:t>是</w:t>
        </w:r>
      </w:ins>
      <w:ins w:id="280" w:author="nijian.15" w:date="2026-04-26T21:15:00Z">
        <w:r w:rsidRPr="00486DE9">
          <w:rPr>
            <w:rFonts w:ascii="宋体" w:hAnsi="宋体"/>
          </w:rPr>
          <w:t>用户动态认知状态</w:t>
        </w:r>
      </w:ins>
      <w:ins w:id="281" w:author="nijian.15" w:date="2026-04-26T21:17:00Z">
        <w:r>
          <w:rPr>
            <w:rFonts w:ascii="宋体" w:hAnsi="宋体" w:hint="eastAsia"/>
          </w:rPr>
          <w:t>；</w:t>
        </w:r>
      </w:ins>
      <m:oMath>
        <m:sSub>
          <m:sSubPr>
            <m:ctrlPr>
              <w:ins w:id="282" w:author="nijian.15" w:date="2026-04-26T21:15:00Z">
                <w:rPr>
                  <w:rFonts w:ascii="Cambria Math" w:hAnsi="Cambria Math"/>
                  <w:i/>
                </w:rPr>
              </w:ins>
            </m:ctrlPr>
          </m:sSubPr>
          <m:e>
            <m:r>
              <w:ins w:id="283" w:author="nijian.15" w:date="2026-04-26T21:15:00Z">
                <w:rPr>
                  <w:rFonts w:ascii="Cambria Math" w:hAnsi="Cambria Math"/>
                </w:rPr>
                <m:t>M</m:t>
              </w:ins>
            </m:r>
          </m:e>
          <m:sub>
            <m:r>
              <w:ins w:id="284" w:author="nijian.15" w:date="2026-04-26T21:15:00Z">
                <w:rPr>
                  <w:rFonts w:ascii="Cambria Math" w:hAnsi="Cambria Math"/>
                </w:rPr>
                <m:t>t</m:t>
              </w:ins>
            </m:r>
          </m:sub>
        </m:sSub>
      </m:oMath>
      <w:ins w:id="285" w:author="nijian.15" w:date="2026-04-26T21:17:00Z">
        <w:r>
          <w:rPr>
            <w:rFonts w:ascii="宋体" w:hAnsi="宋体" w:hint="eastAsia"/>
          </w:rPr>
          <w:t>表示</w:t>
        </w:r>
      </w:ins>
      <w:ins w:id="286" w:author="nijian.15" w:date="2026-04-26T21:15:00Z">
        <w:r w:rsidRPr="00486DE9">
          <w:rPr>
            <w:rFonts w:ascii="宋体" w:hAnsi="宋体" w:hint="eastAsia"/>
          </w:rPr>
          <w:t>长</w:t>
        </w:r>
        <w:r w:rsidRPr="00486DE9">
          <w:rPr>
            <w:rFonts w:ascii="宋体" w:hAnsi="宋体"/>
          </w:rPr>
          <w:t>期记忆召回内容；</w:t>
        </w:r>
      </w:ins>
      <m:oMath>
        <m:sSub>
          <m:sSubPr>
            <m:ctrlPr>
              <w:ins w:id="287" w:author="nijian.15" w:date="2026-04-26T21:15:00Z">
                <w:rPr>
                  <w:rFonts w:ascii="Cambria Math" w:hAnsi="Cambria Math"/>
                  <w:i/>
                </w:rPr>
              </w:ins>
            </m:ctrlPr>
          </m:sSubPr>
          <m:e>
            <m:r>
              <w:ins w:id="288" w:author="nijian.15" w:date="2026-04-26T21:15:00Z">
                <w:rPr>
                  <w:rFonts w:ascii="Cambria Math" w:hAnsi="Cambria Math"/>
                </w:rPr>
                <m:t>Z</m:t>
              </w:ins>
            </m:r>
          </m:e>
          <m:sub>
            <m:r>
              <w:ins w:id="289" w:author="nijian.15" w:date="2026-04-26T21:15:00Z">
                <w:rPr>
                  <w:rFonts w:ascii="Cambria Math" w:hAnsi="Cambria Math"/>
                </w:rPr>
                <m:t>t</m:t>
              </w:ins>
            </m:r>
          </m:sub>
        </m:sSub>
      </m:oMath>
      <w:ins w:id="290" w:author="nijian.15" w:date="2026-04-26T21:17:00Z">
        <w:r>
          <w:rPr>
            <w:rFonts w:ascii="宋体" w:hAnsi="宋体" w:hint="eastAsia"/>
          </w:rPr>
          <w:t>为</w:t>
        </w:r>
      </w:ins>
      <w:ins w:id="291" w:author="nijian.15" w:date="2026-04-26T21:15:00Z">
        <w:r w:rsidRPr="00486DE9">
          <w:rPr>
            <w:rFonts w:ascii="宋体" w:hAnsi="宋体"/>
          </w:rPr>
          <w:t>外部市场信息或工具检索结果；</w:t>
        </w:r>
      </w:ins>
      <m:oMath>
        <m:r>
          <w:ins w:id="292" w:author="nijian.15" w:date="2026-04-26T21:15:00Z">
            <w:rPr>
              <w:rFonts w:ascii="Cambria Math" w:hAnsi="Cambria Math"/>
            </w:rPr>
            <m:t>Q</m:t>
          </w:ins>
        </m:r>
        <m:d>
          <m:dPr>
            <m:ctrlPr>
              <w:ins w:id="293" w:author="nijian.15" w:date="2026-04-26T21:15:00Z">
                <w:rPr>
                  <w:rFonts w:ascii="Cambria Math" w:hAnsi="Cambria Math"/>
                  <w:i/>
                </w:rPr>
              </w:ins>
            </m:ctrlPr>
          </m:dPr>
          <m:e>
            <m:r>
              <m:rPr>
                <m:sty m:val="p"/>
              </m:rPr>
              <w:rPr>
                <w:rFonts w:ascii="Cambria Math" w:hAnsi="Cambria Math" w:cs="Cambria Math"/>
              </w:rPr>
              <m:t>⋅</m:t>
            </m:r>
          </m:e>
        </m:d>
      </m:oMath>
      <w:ins w:id="294" w:author="nijian.15" w:date="2026-04-26T21:17:00Z">
        <w:r>
          <w:rPr>
            <w:rFonts w:ascii="宋体" w:hAnsi="宋体" w:hint="eastAsia"/>
          </w:rPr>
          <w:t>表示</w:t>
        </w:r>
      </w:ins>
      <w:ins w:id="295" w:author="nijian.15" w:date="2026-04-26T21:15:00Z">
        <w:r w:rsidRPr="00486DE9">
          <w:rPr>
            <w:rFonts w:ascii="宋体" w:hAnsi="宋体"/>
          </w:rPr>
          <w:t>回答质量；</w:t>
        </w:r>
      </w:ins>
      <m:oMath>
        <m:r>
          <w:ins w:id="296" w:author="nijian.15" w:date="2026-04-26T21:15:00Z">
            <w:rPr>
              <w:rFonts w:ascii="Cambria Math" w:hAnsi="Cambria Math"/>
            </w:rPr>
            <m:t>Cons</m:t>
          </w:ins>
        </m:r>
        <m:d>
          <m:dPr>
            <m:ctrlPr>
              <w:ins w:id="297" w:author="nijian.15" w:date="2026-04-26T21:15:00Z">
                <w:rPr>
                  <w:rFonts w:ascii="Cambria Math" w:hAnsi="Cambria Math"/>
                  <w:i/>
                </w:rPr>
              </w:ins>
            </m:ctrlPr>
          </m:dPr>
          <m:e>
            <m:sSub>
              <m:sSubPr>
                <m:ctrlPr>
                  <w:ins w:id="298" w:author="nijian.15" w:date="2026-04-26T21:15:00Z">
                    <w:rPr>
                      <w:rFonts w:ascii="Cambria Math" w:hAnsi="Cambria Math"/>
                      <w:i/>
                    </w:rPr>
                  </w:ins>
                </m:ctrlPr>
              </m:sSubPr>
              <m:e>
                <m:r>
                  <w:ins w:id="299" w:author="nijian.15" w:date="2026-04-26T21:15:00Z">
                    <w:rPr>
                      <w:rFonts w:ascii="Cambria Math" w:hAnsi="Cambria Math"/>
                    </w:rPr>
                    <m:t>d</m:t>
                  </w:ins>
                </m:r>
              </m:e>
              <m:sub>
                <m:r>
                  <w:ins w:id="300" w:author="nijian.15" w:date="2026-04-26T21:15:00Z">
                    <w:rPr>
                      <w:rFonts w:ascii="Cambria Math" w:hAnsi="Cambria Math"/>
                    </w:rPr>
                    <m:t>t</m:t>
                  </w:ins>
                </m:r>
              </m:sub>
            </m:sSub>
            <m:r>
              <w:ins w:id="301" w:author="nijian.15" w:date="2026-04-26T21:15:00Z">
                <w:rPr>
                  <w:rFonts w:ascii="Cambria Math" w:hAnsi="Cambria Math"/>
                </w:rPr>
                <m:t>,</m:t>
              </w:ins>
            </m:r>
            <m:sSub>
              <m:sSubPr>
                <m:ctrlPr>
                  <w:ins w:id="302" w:author="nijian.15" w:date="2026-04-26T21:15:00Z">
                    <w:rPr>
                      <w:rFonts w:ascii="Cambria Math" w:hAnsi="Cambria Math"/>
                      <w:i/>
                    </w:rPr>
                  </w:ins>
                </m:ctrlPr>
              </m:sSubPr>
              <m:e>
                <m:r>
                  <w:ins w:id="303" w:author="nijian.15" w:date="2026-04-26T21:15:00Z">
                    <w:rPr>
                      <w:rFonts w:ascii="Cambria Math" w:hAnsi="Cambria Math"/>
                    </w:rPr>
                    <m:t>d</m:t>
                  </w:ins>
                </m:r>
              </m:e>
              <m:sub>
                <m:r>
                  <w:ins w:id="304" w:author="nijian.15" w:date="2026-04-26T21:15:00Z">
                    <w:rPr>
                      <w:rFonts w:ascii="Cambria Math" w:hAnsi="Cambria Math"/>
                    </w:rPr>
                    <m:t>&lt;t</m:t>
                  </w:ins>
                </m:r>
              </m:sub>
            </m:sSub>
          </m:e>
        </m:d>
      </m:oMath>
      <w:ins w:id="305" w:author="nijian.15" w:date="2026-04-26T21:18:00Z">
        <w:r>
          <w:rPr>
            <w:rFonts w:ascii="宋体" w:hAnsi="宋体" w:hint="eastAsia"/>
          </w:rPr>
          <w:t>是</w:t>
        </w:r>
      </w:ins>
      <w:ins w:id="306" w:author="nijian.15" w:date="2026-04-26T21:15:00Z">
        <w:r w:rsidRPr="00486DE9">
          <w:rPr>
            <w:rFonts w:ascii="宋体" w:hAnsi="宋体"/>
          </w:rPr>
          <w:t>历史回答的决策一致性；</w:t>
        </w:r>
      </w:ins>
      <m:oMath>
        <m:r>
          <w:ins w:id="307" w:author="nijian.15" w:date="2026-04-26T21:15:00Z">
            <w:rPr>
              <w:rFonts w:ascii="Cambria Math" w:hAnsi="Cambria Math"/>
            </w:rPr>
            <m:t>Risk</m:t>
          </w:ins>
        </m:r>
        <m:d>
          <m:dPr>
            <m:ctrlPr>
              <w:ins w:id="308" w:author="nijian.15" w:date="2026-04-26T21:15:00Z">
                <w:rPr>
                  <w:rFonts w:ascii="Cambria Math" w:hAnsi="Cambria Math"/>
                  <w:i/>
                </w:rPr>
              </w:ins>
            </m:ctrlPr>
          </m:dPr>
          <m:e>
            <m:sSub>
              <m:sSubPr>
                <m:ctrlPr>
                  <w:ins w:id="309" w:author="nijian.15" w:date="2026-04-26T21:15:00Z">
                    <w:rPr>
                      <w:rFonts w:ascii="Cambria Math" w:hAnsi="Cambria Math"/>
                      <w:i/>
                    </w:rPr>
                  </w:ins>
                </m:ctrlPr>
              </m:sSubPr>
              <m:e>
                <m:r>
                  <w:ins w:id="310" w:author="nijian.15" w:date="2026-04-26T21:15:00Z">
                    <w:rPr>
                      <w:rFonts w:ascii="Cambria Math" w:hAnsi="Cambria Math"/>
                    </w:rPr>
                    <m:t>d</m:t>
                  </w:ins>
                </m:r>
              </m:e>
              <m:sub>
                <m:r>
                  <w:ins w:id="311" w:author="nijian.15" w:date="2026-04-26T21:15:00Z">
                    <w:rPr>
                      <w:rFonts w:ascii="Cambria Math" w:hAnsi="Cambria Math"/>
                    </w:rPr>
                    <m:t>t</m:t>
                  </w:ins>
                </m:r>
              </m:sub>
            </m:sSub>
            <m:r>
              <w:ins w:id="312" w:author="nijian.15" w:date="2026-04-26T21:15:00Z">
                <w:rPr>
                  <w:rFonts w:ascii="Cambria Math" w:hAnsi="Cambria Math"/>
                </w:rPr>
                <m:t>,</m:t>
              </w:ins>
            </m:r>
            <m:sSub>
              <m:sSubPr>
                <m:ctrlPr>
                  <w:ins w:id="313" w:author="nijian.15" w:date="2026-04-26T21:15:00Z">
                    <w:rPr>
                      <w:rFonts w:ascii="Cambria Math" w:hAnsi="Cambria Math"/>
                      <w:i/>
                    </w:rPr>
                  </w:ins>
                </m:ctrlPr>
              </m:sSubPr>
              <m:e>
                <m:r>
                  <w:ins w:id="314" w:author="nijian.15" w:date="2026-04-26T21:15:00Z">
                    <w:rPr>
                      <w:rFonts w:ascii="Cambria Math" w:hAnsi="Cambria Math"/>
                    </w:rPr>
                    <m:t>S</m:t>
                  </w:ins>
                </m:r>
              </m:e>
              <m:sub>
                <m:r>
                  <w:ins w:id="315" w:author="nijian.15" w:date="2026-04-26T21:15:00Z">
                    <w:rPr>
                      <w:rFonts w:ascii="Cambria Math" w:hAnsi="Cambria Math"/>
                    </w:rPr>
                    <m:t>t</m:t>
                  </w:ins>
                </m:r>
              </m:sub>
            </m:sSub>
          </m:e>
        </m:d>
      </m:oMath>
      <w:ins w:id="316" w:author="nijian.15" w:date="2026-04-26T21:18:00Z">
        <w:r w:rsidR="00F046AD">
          <w:rPr>
            <w:rFonts w:ascii="宋体" w:hAnsi="宋体" w:hint="eastAsia"/>
          </w:rPr>
          <w:t>表示</w:t>
        </w:r>
      </w:ins>
      <w:ins w:id="317" w:author="nijian.15" w:date="2026-04-26T21:15:00Z">
        <w:r w:rsidRPr="00486DE9">
          <w:rPr>
            <w:rFonts w:ascii="宋体" w:hAnsi="宋体" w:hint="eastAsia"/>
          </w:rPr>
          <w:t>适</w:t>
        </w:r>
        <w:r w:rsidRPr="00486DE9">
          <w:rPr>
            <w:rFonts w:ascii="宋体" w:hAnsi="宋体"/>
          </w:rPr>
          <w:t>当性风险与合规风险；</w:t>
        </w:r>
      </w:ins>
      <m:oMath>
        <m:r>
          <m:rPr>
            <m:sty m:val="p"/>
          </m:rPr>
          <w:rPr>
            <w:rFonts w:ascii="Cambria Math" w:hAnsi="Cambria Math"/>
          </w:rPr>
          <m:t>α</m:t>
        </m:r>
        <m:r>
          <w:ins w:id="318" w:author="nijian.15" w:date="2026-04-26T21:15:00Z">
            <w:rPr>
              <w:rFonts w:ascii="Cambria Math" w:hAnsi="Cambria Math"/>
            </w:rPr>
            <m:t>,</m:t>
          </w:ins>
        </m:r>
        <m:r>
          <m:rPr>
            <m:sty m:val="p"/>
          </m:rPr>
          <w:rPr>
            <w:rFonts w:ascii="Cambria Math" w:hAnsi="Cambria Math"/>
          </w:rPr>
          <m:t>β</m:t>
        </m:r>
      </m:oMath>
      <w:ins w:id="319" w:author="nijian.15" w:date="2026-04-26T21:18:00Z">
        <w:r w:rsidR="00F046AD">
          <w:rPr>
            <w:rFonts w:ascii="宋体" w:hAnsi="宋体" w:hint="eastAsia"/>
          </w:rPr>
          <w:t>是</w:t>
        </w:r>
      </w:ins>
      <w:ins w:id="320" w:author="nijian.15" w:date="2026-04-26T21:15:00Z">
        <w:r w:rsidRPr="00486DE9">
          <w:rPr>
            <w:rFonts w:ascii="宋体" w:hAnsi="宋体"/>
          </w:rPr>
          <w:t>一致性和风险惩罚权重。</w:t>
        </w:r>
      </w:ins>
      <w:ins w:id="321" w:author="nijian.15" w:date="2026-04-26T21:19:00Z">
        <w:r w:rsidR="00F046AD">
          <w:rPr>
            <w:rFonts w:ascii="宋体" w:hAnsi="宋体" w:hint="eastAsia"/>
          </w:rPr>
          <w:t>该公式表达了一致性、</w:t>
        </w:r>
      </w:ins>
      <w:ins w:id="322" w:author="nijian.15" w:date="2026-04-26T21:20:00Z">
        <w:r w:rsidR="00F046AD">
          <w:rPr>
            <w:rFonts w:ascii="宋体" w:hAnsi="宋体" w:hint="eastAsia"/>
          </w:rPr>
          <w:t>风险合规约束下的最大化回复质量的过程，总体地说明了本文系统的目标</w:t>
        </w:r>
      </w:ins>
      <w:ins w:id="323" w:author="nijian.15" w:date="2026-04-26T21:21:00Z">
        <w:r w:rsidR="00F046AD">
          <w:rPr>
            <w:rFonts w:ascii="宋体" w:hAnsi="宋体" w:hint="eastAsia"/>
          </w:rPr>
          <w:t>。</w:t>
        </w:r>
      </w:ins>
    </w:p>
    <w:p w14:paraId="40A2829D" w14:textId="4859FCCA" w:rsidR="004B28E8" w:rsidRPr="004B28E8" w:rsidRDefault="00000000">
      <w:pPr>
        <w:ind w:startChars="50" w:start="12pt" w:hangingChars="50" w:hanging="6pt"/>
        <w:rPr>
          <w:i/>
          <w:rPrChange w:id="324" w:author="nijian.15" w:date="2026-04-26T21:14:00Z">
            <w:rPr/>
          </w:rPrChange>
        </w:rPr>
        <w:pPrChange w:id="325" w:author="nijian.15" w:date="2026-04-26T21:14:00Z">
          <w:pPr>
            <w:ind w:firstLine="24pt"/>
          </w:pPr>
        </w:pPrChange>
      </w:pPr>
      <m:oMath>
        <m:sSubSup>
          <m:sSubSupPr>
            <m:ctrlPr>
              <w:ins w:id="326" w:author="nijian.15" w:date="2026-04-26T21:10:00Z">
                <w:rPr>
                  <w:rFonts w:ascii="Cambria Math" w:hAnsi="Cambria Math"/>
                  <w:i/>
                </w:rPr>
              </w:ins>
            </m:ctrlPr>
          </m:sSubSupPr>
          <m:e>
            <m:r>
              <w:ins w:id="327" w:author="nijian.15" w:date="2026-04-26T21:10:00Z">
                <w:rPr>
                  <w:rFonts w:ascii="Cambria Math" w:hAnsi="Cambria Math"/>
                </w:rPr>
                <m:t>d</m:t>
              </w:ins>
            </m:r>
          </m:e>
          <m:sub>
            <m:r>
              <w:ins w:id="328" w:author="nijian.15" w:date="2026-04-26T21:10:00Z">
                <w:rPr>
                  <w:rFonts w:ascii="Cambria Math" w:hAnsi="Cambria Math"/>
                </w:rPr>
                <m:t>t</m:t>
              </w:ins>
            </m:r>
          </m:sub>
          <m:sup>
            <m:r>
              <w:ins w:id="329" w:author="nijian.15" w:date="2026-04-26T21:10:00Z">
                <w:rPr>
                  <w:rFonts w:ascii="Cambria Math" w:hAnsi="Cambria Math"/>
                </w:rPr>
                <m:t>*</m:t>
              </w:ins>
            </m:r>
          </m:sup>
        </m:sSubSup>
        <m:r>
          <w:ins w:id="330" w:author="nijian.15" w:date="2026-04-26T21:10:00Z">
            <w:rPr>
              <w:rFonts w:ascii="Cambria Math" w:hAnsi="Cambria Math"/>
            </w:rPr>
            <m:t>=</m:t>
          </w:ins>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ins w:id="331" w:author="nijian.15" w:date="2026-04-26T21:10:00Z">
                        <w:rPr>
                          <w:rFonts w:ascii="Cambria Math" w:hAnsi="Cambria Math"/>
                          <w:i/>
                        </w:rPr>
                      </w:ins>
                    </m:ctrlPr>
                  </m:limLowPr>
                  <m:e>
                    <m:r>
                      <m:rPr>
                        <m:sty m:val="p"/>
                      </m:rPr>
                      <w:rPr>
                        <w:rFonts w:ascii="Cambria Math" w:hAnsi="Cambria Math"/>
                      </w:rPr>
                      <m:t>max</m:t>
                    </m:r>
                    <m:ctrlPr>
                      <w:ins w:id="332" w:author="nijian.15" w:date="2026-04-26T21:10:00Z">
                        <w:rPr>
                          <w:rFonts w:ascii="Cambria Math" w:hAnsi="Cambria Math"/>
                        </w:rPr>
                      </w:ins>
                    </m:ctrlPr>
                  </m:e>
                  <m:lim>
                    <m:sSub>
                      <m:sSubPr>
                        <m:ctrlPr>
                          <w:ins w:id="333" w:author="nijian.15" w:date="2026-04-26T21:10:00Z">
                            <w:rPr>
                              <w:rFonts w:ascii="Cambria Math" w:hAnsi="Cambria Math"/>
                              <w:i/>
                            </w:rPr>
                          </w:ins>
                        </m:ctrlPr>
                      </m:sSubPr>
                      <m:e>
                        <m:r>
                          <w:ins w:id="334" w:author="nijian.15" w:date="2026-04-26T21:10:00Z">
                            <w:rPr>
                              <w:rFonts w:ascii="Cambria Math" w:hAnsi="Cambria Math"/>
                            </w:rPr>
                            <m:t>d</m:t>
                          </w:ins>
                        </m:r>
                      </m:e>
                      <m:sub>
                        <m:r>
                          <w:ins w:id="335" w:author="nijian.15" w:date="2026-04-26T21:10:00Z">
                            <w:rPr>
                              <w:rFonts w:ascii="Cambria Math" w:hAnsi="Cambria Math"/>
                            </w:rPr>
                            <m:t>t</m:t>
                          </w:ins>
                        </m:r>
                      </m:sub>
                    </m:sSub>
                    <m:r>
                      <m:rPr>
                        <m:sty m:val="p"/>
                      </m:rPr>
                      <w:rPr>
                        <w:rFonts w:ascii="Cambria Math" w:hAnsi="Cambria Math" w:hint="eastAsia"/>
                      </w:rPr>
                      <m:t>∈</m:t>
                    </m:r>
                    <m:r>
                      <w:ins w:id="336" w:author="nijian.15" w:date="2026-04-26T21:10:00Z">
                        <m:rPr>
                          <m:scr m:val="script"/>
                        </m:rPr>
                        <w:rPr>
                          <w:rFonts w:ascii="Cambria Math" w:hAnsi="Cambria Math"/>
                        </w:rPr>
                        <m:t>D</m:t>
                      </w:ins>
                    </m:r>
                    <m:r>
                      <w:ins w:id="337" w:author="nijian.15" w:date="2026-04-26T21:10:00Z">
                        <w:rPr>
                          <w:rFonts w:ascii="Cambria Math" w:hAnsi="Cambria Math"/>
                        </w:rPr>
                        <m:t>c</m:t>
                      </w:ins>
                    </m:r>
                    <m:ctrlPr>
                      <w:ins w:id="338" w:author="nijian.15" w:date="2026-04-26T21:10:00Z">
                        <w:rPr>
                          <w:rFonts w:ascii="Cambria Math" w:hAnsi="Cambria Math"/>
                        </w:rPr>
                      </w:ins>
                    </m:ctrlPr>
                  </m:lim>
                </m:limLow>
              </m:fName>
              <m:e>
                <m:d>
                  <m:dPr>
                    <m:begChr m:val="["/>
                    <m:endChr m:val="]"/>
                    <m:ctrlPr>
                      <w:rPr>
                        <w:rFonts w:ascii="Cambria Math" w:hAnsi="Cambria Math"/>
                        <w:iCs/>
                      </w:rPr>
                    </m:ctrlPr>
                  </m:dPr>
                  <m:e>
                    <m:r>
                      <w:ins w:id="339" w:author="nijian.15" w:date="2026-04-26T21:10:00Z">
                        <w:rPr>
                          <w:rFonts w:ascii="Cambria Math" w:hAnsi="Cambria Math"/>
                        </w:rPr>
                        <m:t>Q</m:t>
                      </w:ins>
                    </m:r>
                    <m:d>
                      <m:dPr>
                        <m:ctrlPr>
                          <w:ins w:id="340" w:author="nijian.15" w:date="2026-04-26T21:10:00Z">
                            <w:rPr>
                              <w:rFonts w:ascii="Cambria Math" w:hAnsi="Cambria Math"/>
                              <w:i/>
                              <w:iCs/>
                            </w:rPr>
                          </w:ins>
                        </m:ctrlPr>
                      </m:dPr>
                      <m:e>
                        <m:sSub>
                          <m:sSubPr>
                            <m:ctrlPr>
                              <w:ins w:id="341" w:author="nijian.15" w:date="2026-04-26T21:10:00Z">
                                <w:rPr>
                                  <w:rFonts w:ascii="Cambria Math" w:hAnsi="Cambria Math"/>
                                  <w:i/>
                                  <w:iCs/>
                                </w:rPr>
                              </w:ins>
                            </m:ctrlPr>
                          </m:sSubPr>
                          <m:e>
                            <m:r>
                              <w:ins w:id="342" w:author="nijian.15" w:date="2026-04-26T21:10:00Z">
                                <w:rPr>
                                  <w:rFonts w:ascii="Cambria Math" w:hAnsi="Cambria Math"/>
                                </w:rPr>
                                <m:t>d</m:t>
                              </w:ins>
                            </m:r>
                          </m:e>
                          <m:sub>
                            <m:r>
                              <w:ins w:id="343" w:author="nijian.15" w:date="2026-04-26T21:10:00Z">
                                <w:rPr>
                                  <w:rFonts w:ascii="Cambria Math" w:hAnsi="Cambria Math"/>
                                </w:rPr>
                                <m:t>t</m:t>
                              </w:ins>
                            </m:r>
                          </m:sub>
                        </m:sSub>
                      </m:e>
                      <m:e>
                        <m:sSub>
                          <m:sSubPr>
                            <m:ctrlPr>
                              <w:ins w:id="344" w:author="nijian.15" w:date="2026-04-26T21:10:00Z">
                                <w:rPr>
                                  <w:rFonts w:ascii="Cambria Math" w:hAnsi="Cambria Math"/>
                                  <w:i/>
                                  <w:iCs/>
                                </w:rPr>
                              </w:ins>
                            </m:ctrlPr>
                          </m:sSubPr>
                          <m:e>
                            <m:r>
                              <w:ins w:id="345" w:author="nijian.15" w:date="2026-04-26T21:10:00Z">
                                <w:rPr>
                                  <w:rFonts w:ascii="Cambria Math" w:hAnsi="Cambria Math"/>
                                </w:rPr>
                                <m:t>x</m:t>
                              </w:ins>
                            </m:r>
                          </m:e>
                          <m:sub>
                            <m:r>
                              <w:ins w:id="346" w:author="nijian.15" w:date="2026-04-26T21:10:00Z">
                                <w:rPr>
                                  <w:rFonts w:ascii="Cambria Math" w:hAnsi="Cambria Math"/>
                                </w:rPr>
                                <m:t>t</m:t>
                              </w:ins>
                            </m:r>
                          </m:sub>
                        </m:sSub>
                        <m:r>
                          <w:ins w:id="347" w:author="nijian.15" w:date="2026-04-26T21:10:00Z">
                            <w:rPr>
                              <w:rFonts w:ascii="Cambria Math" w:hAnsi="Cambria Math"/>
                            </w:rPr>
                            <m:t>,</m:t>
                          </w:ins>
                        </m:r>
                        <m:sSub>
                          <m:sSubPr>
                            <m:ctrlPr>
                              <w:ins w:id="348" w:author="nijian.15" w:date="2026-04-26T21:10:00Z">
                                <w:rPr>
                                  <w:rFonts w:ascii="Cambria Math" w:hAnsi="Cambria Math"/>
                                  <w:i/>
                                  <w:iCs/>
                                </w:rPr>
                              </w:ins>
                            </m:ctrlPr>
                          </m:sSubPr>
                          <m:e>
                            <m:r>
                              <w:ins w:id="349" w:author="nijian.15" w:date="2026-04-26T21:10:00Z">
                                <w:rPr>
                                  <w:rFonts w:ascii="Cambria Math" w:hAnsi="Cambria Math"/>
                                </w:rPr>
                                <m:t>S</m:t>
                              </w:ins>
                            </m:r>
                          </m:e>
                          <m:sub>
                            <m:r>
                              <w:ins w:id="350" w:author="nijian.15" w:date="2026-04-26T21:10:00Z">
                                <w:rPr>
                                  <w:rFonts w:ascii="Cambria Math" w:hAnsi="Cambria Math"/>
                                </w:rPr>
                                <m:t>t</m:t>
                              </w:ins>
                            </m:r>
                          </m:sub>
                        </m:sSub>
                        <m:r>
                          <w:ins w:id="351" w:author="nijian.15" w:date="2026-04-26T21:10:00Z">
                            <w:rPr>
                              <w:rFonts w:ascii="Cambria Math" w:hAnsi="Cambria Math"/>
                            </w:rPr>
                            <m:t>,</m:t>
                          </w:ins>
                        </m:r>
                        <m:sSub>
                          <m:sSubPr>
                            <m:ctrlPr>
                              <w:ins w:id="352" w:author="nijian.15" w:date="2026-04-26T21:10:00Z">
                                <w:rPr>
                                  <w:rFonts w:ascii="Cambria Math" w:hAnsi="Cambria Math"/>
                                  <w:i/>
                                  <w:iCs/>
                                </w:rPr>
                              </w:ins>
                            </m:ctrlPr>
                          </m:sSubPr>
                          <m:e>
                            <m:r>
                              <w:ins w:id="353" w:author="nijian.15" w:date="2026-04-26T21:10:00Z">
                                <w:rPr>
                                  <w:rFonts w:ascii="Cambria Math" w:hAnsi="Cambria Math"/>
                                </w:rPr>
                                <m:t>M</m:t>
                              </w:ins>
                            </m:r>
                          </m:e>
                          <m:sub>
                            <m:r>
                              <w:ins w:id="354" w:author="nijian.15" w:date="2026-04-26T21:10:00Z">
                                <w:rPr>
                                  <w:rFonts w:ascii="Cambria Math" w:hAnsi="Cambria Math"/>
                                </w:rPr>
                                <m:t>t</m:t>
                              </w:ins>
                            </m:r>
                          </m:sub>
                        </m:sSub>
                        <m:r>
                          <w:ins w:id="355" w:author="nijian.15" w:date="2026-04-26T21:10:00Z">
                            <w:rPr>
                              <w:rFonts w:ascii="Cambria Math" w:hAnsi="Cambria Math"/>
                            </w:rPr>
                            <m:t>,</m:t>
                          </w:ins>
                        </m:r>
                        <m:sSub>
                          <m:sSubPr>
                            <m:ctrlPr>
                              <w:ins w:id="356" w:author="nijian.15" w:date="2026-04-26T21:10:00Z">
                                <w:rPr>
                                  <w:rFonts w:ascii="Cambria Math" w:hAnsi="Cambria Math"/>
                                  <w:i/>
                                  <w:iCs/>
                                </w:rPr>
                              </w:ins>
                            </m:ctrlPr>
                          </m:sSubPr>
                          <m:e>
                            <m:r>
                              <w:ins w:id="357" w:author="nijian.15" w:date="2026-04-26T21:10:00Z">
                                <w:rPr>
                                  <w:rFonts w:ascii="Cambria Math" w:hAnsi="Cambria Math"/>
                                </w:rPr>
                                <m:t>Z</m:t>
                              </w:ins>
                            </m:r>
                          </m:e>
                          <m:sub>
                            <m:r>
                              <w:ins w:id="358" w:author="nijian.15" w:date="2026-04-26T21:10:00Z">
                                <w:rPr>
                                  <w:rFonts w:ascii="Cambria Math" w:hAnsi="Cambria Math"/>
                                </w:rPr>
                                <m:t>t</m:t>
                              </w:ins>
                            </m:r>
                          </m:sub>
                        </m:sSub>
                      </m:e>
                    </m:d>
                    <m:r>
                      <w:ins w:id="359" w:author="nijian.15" w:date="2026-04-26T21:10:00Z">
                        <w:rPr>
                          <w:rFonts w:ascii="Cambria Math" w:hAnsi="Cambria Math"/>
                        </w:rPr>
                        <m:t>+</m:t>
                      </w:ins>
                    </m:r>
                    <m:r>
                      <m:rPr>
                        <m:sty m:val="p"/>
                      </m:rPr>
                      <w:rPr>
                        <w:rFonts w:ascii="Cambria Math" w:hAnsi="Cambria Math"/>
                      </w:rPr>
                      <m:t>α</m:t>
                    </m:r>
                    <m:r>
                      <w:ins w:id="360" w:author="nijian.15" w:date="2026-04-26T21:10:00Z">
                        <w:rPr>
                          <w:rFonts w:ascii="Cambria Math" w:hAnsi="Cambria Math"/>
                        </w:rPr>
                        <m:t>Cons</m:t>
                      </w:ins>
                    </m:r>
                    <m:d>
                      <m:dPr>
                        <m:ctrlPr>
                          <w:ins w:id="361" w:author="nijian.15" w:date="2026-04-26T21:10:00Z">
                            <w:rPr>
                              <w:rFonts w:ascii="Cambria Math" w:hAnsi="Cambria Math"/>
                              <w:i/>
                              <w:iCs/>
                            </w:rPr>
                          </w:ins>
                        </m:ctrlPr>
                      </m:dPr>
                      <m:e>
                        <m:sSub>
                          <m:sSubPr>
                            <m:ctrlPr>
                              <w:ins w:id="362" w:author="nijian.15" w:date="2026-04-26T21:10:00Z">
                                <w:rPr>
                                  <w:rFonts w:ascii="Cambria Math" w:hAnsi="Cambria Math"/>
                                  <w:i/>
                                  <w:iCs/>
                                </w:rPr>
                              </w:ins>
                            </m:ctrlPr>
                          </m:sSubPr>
                          <m:e>
                            <m:r>
                              <w:ins w:id="363" w:author="nijian.15" w:date="2026-04-26T21:10:00Z">
                                <w:rPr>
                                  <w:rFonts w:ascii="Cambria Math" w:hAnsi="Cambria Math"/>
                                </w:rPr>
                                <m:t>d</m:t>
                              </w:ins>
                            </m:r>
                          </m:e>
                          <m:sub>
                            <m:r>
                              <w:ins w:id="364" w:author="nijian.15" w:date="2026-04-26T21:10:00Z">
                                <w:rPr>
                                  <w:rFonts w:ascii="Cambria Math" w:hAnsi="Cambria Math"/>
                                </w:rPr>
                                <m:t>t</m:t>
                              </w:ins>
                            </m:r>
                          </m:sub>
                        </m:sSub>
                        <m:r>
                          <w:ins w:id="365" w:author="nijian.15" w:date="2026-04-26T21:10:00Z">
                            <w:rPr>
                              <w:rFonts w:ascii="Cambria Math" w:hAnsi="Cambria Math"/>
                            </w:rPr>
                            <m:t>,d&lt;t</m:t>
                          </w:ins>
                        </m:r>
                        <m:ctrlPr>
                          <w:ins w:id="366" w:author="nijian.15" w:date="2026-04-26T21:10:00Z">
                            <w:rPr>
                              <w:rFonts w:ascii="Cambria Math" w:hAnsi="Cambria Math"/>
                              <w:i/>
                            </w:rPr>
                          </w:ins>
                        </m:ctrlPr>
                      </m:e>
                    </m:d>
                    <m:r>
                      <w:ins w:id="367" w:author="nijian.15" w:date="2026-04-26T21:10:00Z">
                        <w:rPr>
                          <w:rFonts w:ascii="Cambria Math" w:hAnsi="Cambria Math"/>
                        </w:rPr>
                        <m:t>-</m:t>
                      </w:ins>
                    </m:r>
                    <m:r>
                      <m:rPr>
                        <m:sty m:val="p"/>
                      </m:rPr>
                      <w:rPr>
                        <w:rFonts w:ascii="Cambria Math" w:hAnsi="Cambria Math"/>
                      </w:rPr>
                      <m:t>β</m:t>
                    </m:r>
                    <m:r>
                      <w:ins w:id="368" w:author="nijian.15" w:date="2026-04-26T21:10:00Z">
                        <w:rPr>
                          <w:rFonts w:ascii="Cambria Math" w:hAnsi="Cambria Math"/>
                        </w:rPr>
                        <m:t>Risk</m:t>
                      </w:ins>
                    </m:r>
                    <m:d>
                      <m:dPr>
                        <m:ctrlPr>
                          <w:ins w:id="369" w:author="nijian.15" w:date="2026-04-26T21:10:00Z">
                            <w:rPr>
                              <w:rFonts w:ascii="Cambria Math" w:hAnsi="Cambria Math"/>
                              <w:i/>
                            </w:rPr>
                          </w:ins>
                        </m:ctrlPr>
                      </m:dPr>
                      <m:e>
                        <m:sSub>
                          <m:sSubPr>
                            <m:ctrlPr>
                              <w:ins w:id="370" w:author="nijian.15" w:date="2026-04-26T21:10:00Z">
                                <w:rPr>
                                  <w:rFonts w:ascii="Cambria Math" w:hAnsi="Cambria Math"/>
                                  <w:i/>
                                </w:rPr>
                              </w:ins>
                            </m:ctrlPr>
                          </m:sSubPr>
                          <m:e>
                            <m:r>
                              <w:ins w:id="371" w:author="nijian.15" w:date="2026-04-26T21:10:00Z">
                                <w:rPr>
                                  <w:rFonts w:ascii="Cambria Math" w:hAnsi="Cambria Math"/>
                                </w:rPr>
                                <m:t>d</m:t>
                              </w:ins>
                            </m:r>
                          </m:e>
                          <m:sub>
                            <m:r>
                              <w:ins w:id="372" w:author="nijian.15" w:date="2026-04-26T21:10:00Z">
                                <w:rPr>
                                  <w:rFonts w:ascii="Cambria Math" w:hAnsi="Cambria Math"/>
                                </w:rPr>
                                <m:t>t</m:t>
                              </w:ins>
                            </m:r>
                          </m:sub>
                        </m:sSub>
                        <m:r>
                          <w:ins w:id="373" w:author="nijian.15" w:date="2026-04-26T21:10:00Z">
                            <w:rPr>
                              <w:rFonts w:ascii="Cambria Math" w:hAnsi="Cambria Math"/>
                            </w:rPr>
                            <m:t>,</m:t>
                          </w:ins>
                        </m:r>
                        <m:sSub>
                          <m:sSubPr>
                            <m:ctrlPr>
                              <w:ins w:id="374" w:author="nijian.15" w:date="2026-04-26T21:10:00Z">
                                <w:rPr>
                                  <w:rFonts w:ascii="Cambria Math" w:hAnsi="Cambria Math"/>
                                  <w:i/>
                                </w:rPr>
                              </w:ins>
                            </m:ctrlPr>
                          </m:sSubPr>
                          <m:e>
                            <m:r>
                              <w:ins w:id="375" w:author="nijian.15" w:date="2026-04-26T21:10:00Z">
                                <w:rPr>
                                  <w:rFonts w:ascii="Cambria Math" w:hAnsi="Cambria Math"/>
                                </w:rPr>
                                <m:t>S</m:t>
                              </w:ins>
                            </m:r>
                          </m:e>
                          <m:sub>
                            <m:r>
                              <w:ins w:id="376" w:author="nijian.15" w:date="2026-04-26T21:10:00Z">
                                <w:rPr>
                                  <w:rFonts w:ascii="Cambria Math" w:hAnsi="Cambria Math"/>
                                </w:rPr>
                                <m:t>t</m:t>
                              </w:ins>
                            </m:r>
                          </m:sub>
                        </m:sSub>
                      </m:e>
                    </m:d>
                    <m:ctrlPr>
                      <w:rPr>
                        <w:rFonts w:ascii="Cambria Math" w:hAnsi="Cambria Math"/>
                        <w:i/>
                      </w:rPr>
                    </m:ctrlPr>
                  </m:e>
                </m:d>
                <m:ctrlPr>
                  <w:rPr>
                    <w:rFonts w:ascii="Cambria Math" w:hAnsi="Cambria Math"/>
                    <w:i/>
                  </w:rPr>
                </m:ctrlPr>
              </m:e>
            </m:func>
          </m:e>
        </m:func>
      </m:oMath>
      <w:ins w:id="377" w:author="nijian.15" w:date="2026-04-26T21:14:00Z">
        <w:r w:rsidR="004B28E8">
          <w:rPr>
            <w:iCs/>
          </w:rPr>
          <w:t xml:space="preserve"> </w:t>
        </w:r>
        <w:r w:rsidR="004B28E8" w:rsidRPr="004B28E8">
          <w:rPr>
            <w:iCs/>
          </w:rPr>
          <w:t>(</w:t>
        </w:r>
        <w:r w:rsidR="004B28E8">
          <w:rPr>
            <w:iCs/>
          </w:rPr>
          <w:t>3.3</w:t>
        </w:r>
        <w:r w:rsidR="004B28E8" w:rsidRPr="004B28E8">
          <w:rPr>
            <w:iCs/>
            <w:rPrChange w:id="378" w:author="nijian.15" w:date="2026-04-26T21:14:00Z">
              <w:rPr>
                <w:i/>
              </w:rPr>
            </w:rPrChange>
          </w:rPr>
          <w:t>)</w:t>
        </w:r>
      </w:ins>
    </w:p>
    <w:p w14:paraId="7D8707B0" w14:textId="009B6A96" w:rsidR="00871127" w:rsidRPr="00280F82" w:rsidDel="004B28E8" w:rsidRDefault="00871127" w:rsidP="00871127">
      <w:pPr>
        <w:ind w:firstLine="24pt"/>
        <w:rPr>
          <w:del w:id="379" w:author="nijian.15" w:date="2026-04-26T21:09:00Z"/>
        </w:rPr>
      </w:pPr>
      <w:del w:id="380" w:author="nijian.15" w:date="2026-04-26T21:09:00Z">
        <w:r w:rsidRPr="00280F82" w:rsidDel="004B28E8">
          <w:delTex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delText>
        </w:r>
      </w:del>
    </w:p>
    <w:p w14:paraId="403EDD81" w14:textId="2DD91047" w:rsidR="00871127" w:rsidRDefault="00871127" w:rsidP="00753888">
      <w:pPr>
        <w:pStyle w:val="a"/>
        <w:spacing w:before="16.30pt" w:after="16.30pt"/>
      </w:pPr>
      <w:bookmarkStart w:id="381" w:name="_Toc223096613"/>
      <w:bookmarkStart w:id="382" w:name="_Toc224431595"/>
      <w:r>
        <w:t>决策一致性对</w:t>
      </w:r>
      <w:ins w:id="383" w:author="nijian.15" w:date="2026-04-28T22:39:00Z">
        <w:r w:rsidR="001C377D">
          <w:rPr>
            <w:rFonts w:hint="eastAsia"/>
          </w:rPr>
          <w:t>可信度</w:t>
        </w:r>
      </w:ins>
      <w:del w:id="384" w:author="nijian.15" w:date="2026-04-28T22:39:00Z">
        <w:r w:rsidDel="001C377D">
          <w:delText>信任</w:delText>
        </w:r>
      </w:del>
      <w:r>
        <w:t>与采纳行为的影响</w:t>
      </w:r>
      <w:bookmarkEnd w:id="381"/>
      <w:bookmarkEnd w:id="382"/>
    </w:p>
    <w:p w14:paraId="46C46D5D" w14:textId="77777777" w:rsidR="00871127" w:rsidRPr="00280F82" w:rsidRDefault="00871127" w:rsidP="00871127">
      <w:pPr>
        <w:ind w:firstLine="24pt"/>
      </w:pPr>
      <w:r w:rsidRPr="00280F82">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w:t>
      </w:r>
      <w:r w:rsidRPr="008C2B75">
        <w:rPr>
          <w:rFonts w:ascii="宋体" w:hAnsi="宋体"/>
        </w:rPr>
        <w:t>“信任代理”</w:t>
      </w:r>
      <w:r w:rsidRPr="00280F82">
        <w:t>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385" w:name="_Toc223096614"/>
      <w:bookmarkStart w:id="386" w:name="_Toc224431596"/>
      <w:r>
        <w:rPr>
          <w:rStyle w:val="a9"/>
          <w:b w:val="0"/>
          <w:bCs w:val="0"/>
          <w:color w:val="000000"/>
        </w:rPr>
        <w:lastRenderedPageBreak/>
        <w:t>决策一致性的实现机制</w:t>
      </w:r>
      <w:bookmarkEnd w:id="385"/>
      <w:bookmarkEnd w:id="386"/>
    </w:p>
    <w:p w14:paraId="00E5B3B7" w14:textId="385A41AA" w:rsidR="00871127" w:rsidRDefault="00871127" w:rsidP="006E5895">
      <w:pPr>
        <w:ind w:firstLine="24pt"/>
        <w:rPr>
          <w:ins w:id="387" w:author="nijian.15" w:date="2026-04-27T20:37:00Z"/>
        </w:rPr>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2FD81C68" w14:textId="7B282A4D" w:rsidR="000321C5" w:rsidRPr="00DA4655" w:rsidRDefault="000321C5">
      <w:pPr>
        <w:ind w:firstLine="21pt"/>
        <w:rPr>
          <w:ins w:id="388" w:author="nijian.15" w:date="2026-04-27T20:37:00Z"/>
        </w:rPr>
        <w:pPrChange w:id="389" w:author="nijian.15" w:date="2026-04-27T20:38:00Z">
          <w:pPr>
            <w:spacing w:before="5pt" w:beforeAutospacing="1" w:after="5pt" w:afterAutospacing="1"/>
            <w:jc w:val="start"/>
          </w:pPr>
        </w:pPrChange>
      </w:pPr>
      <w:ins w:id="390" w:author="nijian.15" w:date="2026-04-27T20:37:00Z">
        <w:r w:rsidRPr="000321C5">
          <w:t>基于上述理论分析，本文进一步提出研究假设。首先，动态认知理论说明，智能投顾需要在长期交互中持续识别用户目标、风险偏好、投资期限和历史约束条件。若系统仅依赖单轮输入或固定长度窗口，则容易出现信息截断、噪声干扰和隐式语义关联缺失等问题。因此，</w:t>
        </w:r>
      </w:ins>
      <w:ins w:id="391" w:author="nijian.15" w:date="2026-04-27T20:43:00Z">
        <w:r w:rsidR="00DA4655">
          <w:rPr>
            <w:rFonts w:hint="eastAsia"/>
          </w:rPr>
          <w:t>基于</w:t>
        </w:r>
      </w:ins>
      <w:ins w:id="392" w:author="nijian.15" w:date="2026-04-27T20:44:00Z">
        <w:r w:rsidR="00DA4655">
          <w:rPr>
            <w:rFonts w:hint="eastAsia"/>
          </w:rPr>
          <w:t>动态认知</w:t>
        </w:r>
      </w:ins>
      <w:ins w:id="393" w:author="nijian.15" w:date="2026-04-27T20:37:00Z">
        <w:r w:rsidRPr="000321C5">
          <w:t>的长期记忆表征应当能够更准确地召回与当前咨询相关的历史信息。由此提出假设</w:t>
        </w:r>
        <w:r w:rsidRPr="000321C5">
          <w:t>1</w:t>
        </w:r>
      </w:ins>
      <w:ins w:id="394" w:author="nijian.15" w:date="2026-04-27T20:38:00Z">
        <w:r w:rsidR="00DA4655">
          <w:rPr>
            <w:rFonts w:hint="eastAsia"/>
          </w:rPr>
          <w:t>：</w:t>
        </w:r>
      </w:ins>
      <w:ins w:id="395" w:author="nijian.15" w:date="2026-04-27T20:37:00Z">
        <w:r w:rsidRPr="00DA4655">
          <w:rPr>
            <w:rFonts w:hint="eastAsia"/>
            <w:rPrChange w:id="396" w:author="nijian.15" w:date="2026-04-27T20:38:00Z">
              <w:rPr>
                <w:rFonts w:hint="eastAsia"/>
                <w:b/>
                <w:bCs/>
              </w:rPr>
            </w:rPrChange>
          </w:rPr>
          <w:t>动态语境感知的长期记忆表征方法能够显著提升长期对话记忆召回效果。</w:t>
        </w:r>
      </w:ins>
    </w:p>
    <w:p w14:paraId="2E52B42D" w14:textId="310F108C" w:rsidR="000321C5" w:rsidRPr="000321C5" w:rsidRDefault="000321C5">
      <w:pPr>
        <w:ind w:firstLine="21pt"/>
        <w:rPr>
          <w:ins w:id="397" w:author="nijian.15" w:date="2026-04-27T20:37:00Z"/>
        </w:rPr>
        <w:pPrChange w:id="398" w:author="nijian.15" w:date="2026-04-27T20:39:00Z">
          <w:pPr>
            <w:spacing w:before="5pt" w:beforeAutospacing="1" w:after="5pt" w:afterAutospacing="1"/>
            <w:jc w:val="start"/>
          </w:pPr>
        </w:pPrChange>
      </w:pPr>
      <w:ins w:id="399" w:author="nijian.15" w:date="2026-04-27T20:37:00Z">
        <w:r w:rsidRPr="000321C5">
          <w:t>其次，在证券投资咨询中，用户风险偏好、投资目标、资金用途和投资期限往往并非在单轮对话中完整显现，而是在长期交互中逐步暴露。长期记忆机制能够保存并调用这些历史状态，使系统在后续回答中避免重复询问、遗忘约束或输出与用户画像不一致的内容。由此提出假设</w:t>
        </w:r>
        <w:r w:rsidRPr="00DA4655">
          <w:t>2</w:t>
        </w:r>
      </w:ins>
      <w:ins w:id="400" w:author="nijian.15" w:date="2026-04-27T20:42:00Z">
        <w:r w:rsidR="00DA4655">
          <w:t>:</w:t>
        </w:r>
      </w:ins>
      <w:ins w:id="401" w:author="nijian.15" w:date="2026-04-27T20:37:00Z">
        <w:r w:rsidRPr="00DA4655">
          <w:rPr>
            <w:rFonts w:hint="eastAsia"/>
            <w:rPrChange w:id="402" w:author="nijian.15" w:date="2026-04-27T20:39:00Z">
              <w:rPr>
                <w:rFonts w:hint="eastAsia"/>
                <w:b/>
                <w:bCs/>
              </w:rPr>
            </w:rPrChange>
          </w:rPr>
          <w:t>引入长期记忆机制能够提升智能投顾在多轮金融咨询中的</w:t>
        </w:r>
      </w:ins>
      <w:ins w:id="403" w:author="nijian.15" w:date="2026-04-27T20:42:00Z">
        <w:r w:rsidR="00DA4655">
          <w:rPr>
            <w:rFonts w:hint="eastAsia"/>
          </w:rPr>
          <w:t>一致性</w:t>
        </w:r>
      </w:ins>
      <w:ins w:id="404" w:author="nijian.15" w:date="2026-04-27T20:37:00Z">
        <w:r w:rsidRPr="00DA4655">
          <w:rPr>
            <w:rFonts w:hint="eastAsia"/>
            <w:rPrChange w:id="405" w:author="nijian.15" w:date="2026-04-27T20:39:00Z">
              <w:rPr>
                <w:rFonts w:hint="eastAsia"/>
                <w:b/>
                <w:bCs/>
              </w:rPr>
            </w:rPrChange>
          </w:rPr>
          <w:t>。</w:t>
        </w:r>
      </w:ins>
    </w:p>
    <w:p w14:paraId="12481E1D" w14:textId="0ABFE7C8" w:rsidR="000321C5" w:rsidRPr="00DA4655" w:rsidRDefault="000321C5">
      <w:pPr>
        <w:ind w:firstLine="21pt"/>
        <w:rPr>
          <w:ins w:id="406" w:author="nijian.15" w:date="2026-04-27T20:37:00Z"/>
        </w:rPr>
        <w:pPrChange w:id="407" w:author="nijian.15" w:date="2026-04-27T20:39:00Z">
          <w:pPr>
            <w:spacing w:before="5pt" w:beforeAutospacing="1" w:after="5pt" w:afterAutospacing="1"/>
            <w:jc w:val="start"/>
          </w:pPr>
        </w:pPrChange>
      </w:pPr>
      <w:ins w:id="408" w:author="nijian.15" w:date="2026-04-27T20:37:00Z">
        <w:r w:rsidRPr="000321C5">
          <w:t>再次，证券投资咨询具有强监管属性，系统输出不仅需要相关和流畅，还必须遵守风险揭示、适当性匹配和禁止性表达等合规边界。若仅依赖通用大语言模型自由生成，容易出现风险提示缺失、收益承诺或边界表达不稳定等问题。将风险提示模板、禁区表达规则和合规校验机制嵌入生成流程，有助于提高风险披露完整性与内容合规性。由此提出假设</w:t>
        </w:r>
        <w:r w:rsidRPr="00DA4655">
          <w:t>3</w:t>
        </w:r>
        <w:r w:rsidRPr="00DA4655">
          <w:rPr>
            <w:rFonts w:hint="eastAsia"/>
            <w:rPrChange w:id="409" w:author="nijian.15" w:date="2026-04-27T20:39:00Z">
              <w:rPr>
                <w:rFonts w:hint="eastAsia"/>
                <w:b/>
                <w:bCs/>
              </w:rPr>
            </w:rPrChange>
          </w:rPr>
          <w:t>引入风险提示与合规控制机制能够显著提升智能投顾输出的</w:t>
        </w:r>
      </w:ins>
      <w:ins w:id="410" w:author="nijian.15" w:date="2026-04-27T20:42:00Z">
        <w:r w:rsidR="00DA4655">
          <w:rPr>
            <w:rFonts w:hint="eastAsia"/>
          </w:rPr>
          <w:t>内容合规性</w:t>
        </w:r>
      </w:ins>
      <w:ins w:id="411" w:author="nijian.15" w:date="2026-04-27T20:37:00Z">
        <w:r w:rsidRPr="00DA4655">
          <w:rPr>
            <w:rFonts w:hint="eastAsia"/>
            <w:rPrChange w:id="412" w:author="nijian.15" w:date="2026-04-27T20:39:00Z">
              <w:rPr>
                <w:rFonts w:hint="eastAsia"/>
                <w:b/>
                <w:bCs/>
              </w:rPr>
            </w:rPrChange>
          </w:rPr>
          <w:t>。</w:t>
        </w:r>
      </w:ins>
    </w:p>
    <w:p w14:paraId="75615104" w14:textId="6D3FF560" w:rsidR="000321C5" w:rsidRPr="000321C5" w:rsidRDefault="000321C5">
      <w:pPr>
        <w:ind w:firstLine="21pt"/>
        <w:rPr>
          <w:ins w:id="413" w:author="nijian.15" w:date="2026-04-27T20:37:00Z"/>
        </w:rPr>
        <w:pPrChange w:id="414" w:author="nijian.15" w:date="2026-04-27T20:39:00Z">
          <w:pPr>
            <w:spacing w:before="5pt" w:beforeAutospacing="1" w:after="5pt" w:afterAutospacing="1"/>
            <w:jc w:val="start"/>
          </w:pPr>
        </w:pPrChange>
      </w:pPr>
      <w:ins w:id="415" w:author="nijian.15" w:date="2026-04-27T20:37:00Z">
        <w:r w:rsidRPr="000321C5">
          <w:t>此外，投资者对智能投顾的信任不仅来自回答结果本身，也来自系统能否清晰说明依据、风险、限制条件和可执行步骤。工具调用能够为回答提供外部事实依据，结构化解释能够将复杂金融判断拆解为更易理解的决策链条。因此，工具增强与结构化解释机制有助于提升智能投顾的决策辅助解释质量。由此提出假设</w:t>
        </w:r>
        <w:r w:rsidRPr="000321C5">
          <w:t>4</w:t>
        </w:r>
        <w:r w:rsidRPr="00DA4655">
          <w:rPr>
            <w:rFonts w:hint="eastAsia"/>
            <w:rPrChange w:id="416" w:author="nijian.15" w:date="2026-04-27T20:39:00Z">
              <w:rPr>
                <w:rFonts w:hint="eastAsia"/>
                <w:b/>
                <w:bCs/>
              </w:rPr>
            </w:rPrChange>
          </w:rPr>
          <w:t>引入工具调用与结构化解释机制能够提升智能投顾回答中的决策辅助解释度。</w:t>
        </w:r>
      </w:ins>
    </w:p>
    <w:p w14:paraId="60E05C5E" w14:textId="0098D116" w:rsidR="000321C5" w:rsidRPr="000321C5" w:rsidRDefault="000321C5">
      <w:pPr>
        <w:ind w:firstLine="21pt"/>
        <w:rPr>
          <w:ins w:id="417" w:author="nijian.15" w:date="2026-04-27T20:37:00Z"/>
        </w:rPr>
        <w:pPrChange w:id="418" w:author="nijian.15" w:date="2026-04-27T20:39:00Z">
          <w:pPr>
            <w:spacing w:before="5pt" w:beforeAutospacing="1" w:after="5pt" w:afterAutospacing="1"/>
            <w:jc w:val="start"/>
          </w:pPr>
        </w:pPrChange>
      </w:pPr>
      <w:ins w:id="419" w:author="nijian.15" w:date="2026-04-27T20:37:00Z">
        <w:r w:rsidRPr="000321C5">
          <w:lastRenderedPageBreak/>
          <w:t>最后，从</w:t>
        </w:r>
      </w:ins>
      <w:ins w:id="420" w:author="nijian.15" w:date="2026-04-27T20:43:00Z">
        <w:r w:rsidR="00DA4655">
          <w:rPr>
            <w:rFonts w:hint="eastAsia"/>
          </w:rPr>
          <w:t>整体</w:t>
        </w:r>
      </w:ins>
      <w:ins w:id="421" w:author="nijian.15" w:date="2026-04-27T20:37:00Z">
        <w:r w:rsidRPr="000321C5">
          <w:rPr>
            <w:rFonts w:hint="eastAsia"/>
          </w:rPr>
          <w:t>机</w:t>
        </w:r>
        <w:r w:rsidRPr="000321C5">
          <w:t>制看，记忆增强、工具调用与合规控制并非孤立模块。长期记忆能够减少重复沟通和信息重采集，工具调用能够提高事实核验与回答生成效率，合规控制能够降低人工复核和返工概率。三者协同作用有助于降低单位咨询成本、提高服务稳定性并增强机构侧竞争力。由此提出假设</w:t>
        </w:r>
        <w:r w:rsidRPr="000321C5">
          <w:t>5</w:t>
        </w:r>
      </w:ins>
      <w:ins w:id="422" w:author="nijian.15" w:date="2026-04-27T20:43:00Z">
        <w:r w:rsidR="00DA4655">
          <w:rPr>
            <w:rFonts w:hint="eastAsia"/>
          </w:rPr>
          <w:t>：</w:t>
        </w:r>
      </w:ins>
      <w:ins w:id="423" w:author="nijian.15" w:date="2026-04-27T20:37:00Z">
        <w:r w:rsidRPr="00DA4655">
          <w:rPr>
            <w:rFonts w:hint="eastAsia"/>
            <w:rPrChange w:id="424" w:author="nijian.15" w:date="2026-04-27T20:39:00Z">
              <w:rPr>
                <w:rFonts w:hint="eastAsia"/>
                <w:b/>
                <w:bCs/>
              </w:rPr>
            </w:rPrChange>
          </w:rPr>
          <w:t>记忆、工具与合规三类机制的协同能够通过减少重复沟通、降低合规复核压力和提升解释质量，实现智能投顾服务的降本增效与竞争力提升。</w:t>
        </w:r>
      </w:ins>
    </w:p>
    <w:p w14:paraId="0C8422B8" w14:textId="77777777" w:rsidR="000321C5" w:rsidRPr="00280F82" w:rsidRDefault="000321C5" w:rsidP="006E5895">
      <w:pPr>
        <w:ind w:firstLine="24pt"/>
      </w:pPr>
    </w:p>
    <w:p w14:paraId="4AD32DED" w14:textId="54313E16" w:rsidR="00871127" w:rsidRDefault="00871127" w:rsidP="006E5895">
      <w:pPr>
        <w:pStyle w:val="11"/>
        <w:spacing w:before="48.90pt" w:after="48.90pt"/>
      </w:pPr>
      <w:r>
        <w:br w:type="page"/>
      </w:r>
      <w:bookmarkStart w:id="425" w:name="_Toc224431597"/>
      <w:del w:id="426" w:author="nijian.15" w:date="2026-04-27T20:26:00Z">
        <w:r w:rsidR="00AF471F" w:rsidDel="000321C5">
          <w:rPr>
            <w:rFonts w:hint="eastAsia"/>
          </w:rPr>
          <w:lastRenderedPageBreak/>
          <w:delText>动</w:delText>
        </w:r>
      </w:del>
      <w:ins w:id="427" w:author="nijian.15" w:date="2026-04-27T20:26:00Z">
        <w:r w:rsidR="000321C5">
          <w:rPr>
            <w:rFonts w:hint="eastAsia"/>
          </w:rPr>
          <w:t>基于动态</w:t>
        </w:r>
      </w:ins>
      <w:ins w:id="428" w:author="nijian.15" w:date="2026-04-27T20:28:00Z">
        <w:r w:rsidR="000321C5">
          <w:rPr>
            <w:rFonts w:hint="eastAsia"/>
          </w:rPr>
          <w:t>认知</w:t>
        </w:r>
      </w:ins>
      <w:ins w:id="429" w:author="nijian.15" w:date="2026-04-27T20:26:00Z">
        <w:r w:rsidR="000321C5">
          <w:rPr>
            <w:rFonts w:hint="eastAsia"/>
          </w:rPr>
          <w:t>的长期记忆</w:t>
        </w:r>
      </w:ins>
      <w:ins w:id="430" w:author="nijian.15" w:date="2026-04-27T20:27:00Z">
        <w:r w:rsidR="000321C5">
          <w:rPr>
            <w:rFonts w:hint="eastAsia"/>
          </w:rPr>
          <w:t>表征框架</w:t>
        </w:r>
      </w:ins>
      <w:del w:id="431" w:author="nijian.15" w:date="2026-04-27T20:26:00Z">
        <w:r w:rsidR="00AF471F" w:rsidDel="000321C5">
          <w:rPr>
            <w:rFonts w:hint="eastAsia"/>
          </w:rPr>
          <w:delText>态</w:delText>
        </w:r>
        <w:r w:rsidR="00AB7F83" w:rsidDel="000321C5">
          <w:rPr>
            <w:rFonts w:hint="eastAsia"/>
          </w:rPr>
          <w:delText>语境</w:delText>
        </w:r>
        <w:r w:rsidR="00AF471F" w:rsidDel="000321C5">
          <w:rPr>
            <w:rFonts w:hint="eastAsia"/>
          </w:rPr>
          <w:delText>感知的</w:delText>
        </w:r>
        <w:r w:rsidR="003D0EB1" w:rsidDel="000321C5">
          <w:rPr>
            <w:rFonts w:hint="eastAsia"/>
          </w:rPr>
          <w:delText>长期</w:delText>
        </w:r>
        <w:r w:rsidR="00255255" w:rsidDel="000321C5">
          <w:rPr>
            <w:rFonts w:hint="eastAsia"/>
          </w:rPr>
          <w:delText>对话</w:delText>
        </w:r>
        <w:r w:rsidR="003D0EB1" w:rsidDel="000321C5">
          <w:rPr>
            <w:rFonts w:hint="eastAsia"/>
          </w:rPr>
          <w:delText>记忆</w:delText>
        </w:r>
        <w:r w:rsidR="00AF471F" w:rsidDel="000321C5">
          <w:rPr>
            <w:rFonts w:hint="eastAsia"/>
          </w:rPr>
          <w:delText>表征</w:delText>
        </w:r>
      </w:del>
      <w:bookmarkEnd w:id="425"/>
    </w:p>
    <w:p w14:paraId="2295BA89" w14:textId="17A2DE91" w:rsidR="009A60B8" w:rsidRDefault="009A60B8" w:rsidP="00E91598">
      <w:pPr>
        <w:pStyle w:val="v3"/>
        <w:spacing w:before="32.60pt" w:after="32.60pt"/>
      </w:pPr>
      <w:bookmarkStart w:id="432" w:name="_Toc223096617"/>
      <w:bookmarkStart w:id="433" w:name="_Toc224431598"/>
      <w:r w:rsidRPr="009A60B8">
        <w:rPr>
          <w:rFonts w:hint="eastAsia"/>
        </w:rPr>
        <w:t>长期对话记忆的问题定义</w:t>
      </w:r>
      <w:bookmarkEnd w:id="432"/>
      <w:bookmarkEnd w:id="433"/>
    </w:p>
    <w:p w14:paraId="0782C619" w14:textId="6AD6C59A" w:rsidR="00255255" w:rsidRDefault="00255255" w:rsidP="00255255">
      <w:pPr>
        <w:ind w:firstLine="21pt"/>
      </w:pPr>
      <w:r w:rsidRPr="00255255">
        <w:t>如何表征好长期对话记忆，首先需要明确在长期对话内容的存储、组织与调用过程中实际面临的问题。与一次性问答不同，多轮对话中的历史信息具有持续累积、语义关联跨轮扩展、有效线索与无关内容交织并存等特点，这使得长期记忆并不是</w:t>
      </w:r>
      <w:r w:rsidRPr="008C2B75">
        <w:rPr>
          <w:rFonts w:ascii="宋体" w:hAnsi="宋体"/>
        </w:rPr>
        <w:t>“保存更多历史”</w:t>
      </w:r>
      <w:r w:rsidRPr="00255255">
        <w:t>即可解决的问题，而是一个涉及记忆单元构造、语义关联建模、关键信息筛选与按需检索调用的综合性问题。</w:t>
      </w:r>
      <w:r>
        <w:rPr>
          <w:rFonts w:hint="eastAsia"/>
        </w:rPr>
        <w:t>本节将根据实际对话数据对相关问题进行阐述。</w:t>
      </w:r>
    </w:p>
    <w:p w14:paraId="6521E0A6" w14:textId="77777777" w:rsidR="009A60B8" w:rsidRDefault="009A60B8" w:rsidP="00864695">
      <w:pPr>
        <w:pStyle w:val="a"/>
        <w:spacing w:before="16.30pt" w:after="16.30pt"/>
      </w:pPr>
      <w:bookmarkStart w:id="434" w:name="_Toc223096618"/>
      <w:bookmarkStart w:id="435" w:name="_Toc224431599"/>
      <w:r w:rsidRPr="009A60B8">
        <w:rPr>
          <w:rFonts w:hint="eastAsia"/>
        </w:rPr>
        <w:t>多轮对话中的长期记忆需求与任务特征</w:t>
      </w:r>
      <w:bookmarkEnd w:id="434"/>
      <w:bookmarkEnd w:id="435"/>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16ED35D6" w:rsidR="009A60B8" w:rsidRDefault="009A60B8" w:rsidP="00864695">
      <w:pPr>
        <w:pStyle w:val="a"/>
        <w:spacing w:before="16.30pt" w:after="16.30pt"/>
      </w:pPr>
      <w:bookmarkStart w:id="436" w:name="_Toc223096619"/>
      <w:bookmarkStart w:id="437" w:name="_Toc224431600"/>
      <w:r w:rsidRPr="009A60B8">
        <w:rPr>
          <w:rFonts w:hint="eastAsia"/>
        </w:rPr>
        <w:t>传统表征范式的局限</w:t>
      </w:r>
      <w:bookmarkEnd w:id="436"/>
      <w:bookmarkEnd w:id="437"/>
    </w:p>
    <w:p w14:paraId="0FA8ED1A" w14:textId="72CFC6DA" w:rsidR="009A60B8" w:rsidRPr="0031744B" w:rsidRDefault="009A60B8" w:rsidP="004938F8">
      <w:pPr>
        <w:ind w:firstLine="24pt"/>
      </w:pPr>
      <w:r w:rsidRPr="0031744B">
        <w:lastRenderedPageBreak/>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w:t>
      </w:r>
      <w:r>
        <w:rPr>
          <w:rFonts w:hint="eastAsia"/>
        </w:rPr>
        <w:t>1</w:t>
      </w:r>
      <w:r>
        <w:rPr>
          <w:rFonts w:hint="eastAsia"/>
        </w:rPr>
        <w:t>）</w:t>
      </w:r>
      <w:r w:rsidR="009A60B8" w:rsidRPr="00D70381">
        <w:t>信息截断</w:t>
      </w:r>
    </w:p>
    <w:p w14:paraId="3B6867A8" w14:textId="77777777" w:rsidR="009A60B8" w:rsidRDefault="00124036" w:rsidP="009A60B8">
      <w:pPr>
        <w:ind w:firstLine="24pt"/>
      </w:pPr>
      <w:r>
        <w:rPr>
          <w:rFonts w:hint="eastAsia"/>
        </w:rPr>
        <w:t>图</w:t>
      </w:r>
      <w:r>
        <w:rPr>
          <w:rFonts w:hint="eastAsia"/>
        </w:rPr>
        <w:t>4.1</w:t>
      </w:r>
      <w:r>
        <w:rPr>
          <w:rFonts w:hint="eastAsia"/>
        </w:rPr>
        <w:t>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w:t>
      </w:r>
      <w:r w:rsidR="009A60B8" w:rsidRPr="008C2B75">
        <w:rPr>
          <w:rFonts w:ascii="宋体" w:hAnsi="宋体"/>
        </w:rPr>
        <w:t>“缺上下文”</w:t>
      </w:r>
      <w:r w:rsidR="009A60B8" w:rsidRPr="00D70381">
        <w:t>的现象。</w:t>
      </w:r>
    </w:p>
    <w:p w14:paraId="2F5D7EAF" w14:textId="33AB72F2" w:rsidR="0088444B" w:rsidRDefault="00AA7608" w:rsidP="00087BAB">
      <w:pPr>
        <w:pStyle w:val="af5"/>
      </w:pPr>
      <w:r w:rsidRPr="00087BAB">
        <w:drawing>
          <wp:inline distT="0" distB="0" distL="0" distR="0" wp14:anchorId="2BD0BFCB" wp14:editId="5F33DEDA">
            <wp:extent cx="4199170" cy="2059912"/>
            <wp:effectExtent l="0" t="0" r="508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40974" cy="2080419"/>
                    </a:xfrm>
                    <a:prstGeom prst="rect">
                      <a:avLst/>
                    </a:prstGeom>
                    <a:noFill/>
                    <a:ln>
                      <a:noFill/>
                    </a:ln>
                  </pic:spPr>
                </pic:pic>
              </a:graphicData>
            </a:graphic>
          </wp:inline>
        </w:drawing>
      </w:r>
    </w:p>
    <w:p w14:paraId="30D1D392" w14:textId="638DDF57" w:rsidR="00CA55E8" w:rsidRPr="00C73CDA" w:rsidRDefault="0088444B" w:rsidP="0088444B">
      <w:pPr>
        <w:pStyle w:val="af7"/>
        <w:ind w:firstLine="20.40pt"/>
      </w:pPr>
      <w:bookmarkStart w:id="438" w:name="_Toc223528555"/>
      <w:r>
        <w:rPr>
          <w:rFonts w:hint="eastAsia"/>
        </w:rPr>
        <w:t>图</w:t>
      </w:r>
      <w:r>
        <w:rPr>
          <w:rFonts w:hint="eastAsia"/>
        </w:rPr>
        <w:t xml:space="preserve"> </w:t>
      </w:r>
      <w:r w:rsidR="00B71824">
        <w:t>4</w:t>
      </w:r>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rPr>
          <w:rFonts w:hint="eastAsia"/>
        </w:rPr>
        <w:t xml:space="preserve"> </w:t>
      </w:r>
      <w:r>
        <w:rPr>
          <w:rFonts w:hint="eastAsia"/>
        </w:rPr>
        <w:t>信息截断示例</w:t>
      </w:r>
      <w:bookmarkEnd w:id="438"/>
    </w:p>
    <w:p w14:paraId="7CAE5344" w14:textId="77777777" w:rsidR="009A60B8" w:rsidRPr="00D70381" w:rsidRDefault="004938F8" w:rsidP="009A60B8">
      <w:pPr>
        <w:ind w:firstLine="24pt"/>
      </w:pPr>
      <w:r>
        <w:rPr>
          <w:rFonts w:hint="eastAsia"/>
        </w:rPr>
        <w:t>（</w:t>
      </w:r>
      <w:r>
        <w:rPr>
          <w:rFonts w:hint="eastAsia"/>
        </w:rPr>
        <w:t>2</w:t>
      </w:r>
      <w:r>
        <w:rPr>
          <w:rFonts w:hint="eastAsia"/>
        </w:rPr>
        <w:t>）</w:t>
      </w:r>
      <w:r w:rsidR="009A60B8" w:rsidRPr="00D70381">
        <w:t>信息噪声</w:t>
      </w:r>
    </w:p>
    <w:p w14:paraId="46BD3FA1" w14:textId="6D97AB0D" w:rsidR="009A60B8" w:rsidRDefault="00124036" w:rsidP="009A60B8">
      <w:pPr>
        <w:ind w:firstLine="24pt"/>
      </w:pPr>
      <w:r>
        <w:rPr>
          <w:rFonts w:hint="eastAsia"/>
        </w:rPr>
        <w:t>图</w:t>
      </w:r>
      <w:r>
        <w:rPr>
          <w:rFonts w:hint="eastAsia"/>
        </w:rPr>
        <w:t>4.2</w:t>
      </w:r>
      <w:r>
        <w:rPr>
          <w:rFonts w:hint="eastAsia"/>
        </w:rPr>
        <w:t>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087BAB">
      <w:pPr>
        <w:pStyle w:val="af5"/>
      </w:pPr>
      <w:r w:rsidRPr="00087BAB">
        <w:lastRenderedPageBreak/>
        <w:drawing>
          <wp:inline distT="0" distB="0" distL="0" distR="0" wp14:anchorId="025A98EE" wp14:editId="53931F65">
            <wp:extent cx="4293929" cy="1738365"/>
            <wp:effectExtent l="0" t="0" r="0" b="1905"/>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02556" cy="1741858"/>
                    </a:xfrm>
                    <a:prstGeom prst="rect">
                      <a:avLst/>
                    </a:prstGeom>
                    <a:noFill/>
                    <a:ln>
                      <a:noFill/>
                    </a:ln>
                  </pic:spPr>
                </pic:pic>
              </a:graphicData>
            </a:graphic>
          </wp:inline>
        </w:drawing>
      </w:r>
    </w:p>
    <w:p w14:paraId="3A761B54" w14:textId="4B4FC099" w:rsidR="00243839" w:rsidRPr="0088444B" w:rsidRDefault="00BD243B" w:rsidP="00BD243B">
      <w:pPr>
        <w:pStyle w:val="af7"/>
        <w:ind w:firstLine="20.40pt"/>
      </w:pPr>
      <w:bookmarkStart w:id="439" w:name="_Toc22352855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rPr>
          <w:rFonts w:hint="eastAsia"/>
        </w:rPr>
        <w:t xml:space="preserve"> </w:t>
      </w:r>
      <w:r>
        <w:rPr>
          <w:rFonts w:hint="eastAsia"/>
        </w:rPr>
        <w:t>信息噪声示例</w:t>
      </w:r>
      <w:bookmarkEnd w:id="439"/>
    </w:p>
    <w:p w14:paraId="600327C0" w14:textId="77777777" w:rsidR="009A60B8" w:rsidRPr="00D70381" w:rsidRDefault="004938F8" w:rsidP="009A60B8">
      <w:pPr>
        <w:ind w:firstLine="24pt"/>
      </w:pPr>
      <w:r>
        <w:rPr>
          <w:rFonts w:hint="eastAsia"/>
        </w:rPr>
        <w:t>（</w:t>
      </w:r>
      <w:r>
        <w:rPr>
          <w:rFonts w:hint="eastAsia"/>
        </w:rPr>
        <w:t>3</w:t>
      </w:r>
      <w:r>
        <w:rPr>
          <w:rFonts w:hint="eastAsia"/>
        </w:rPr>
        <w:t>）</w:t>
      </w:r>
      <w:r w:rsidR="009A60B8" w:rsidRPr="00D70381">
        <w:t>非显式语义关联</w:t>
      </w:r>
    </w:p>
    <w:p w14:paraId="7418E077" w14:textId="77777777" w:rsidR="009A60B8" w:rsidRDefault="00124036" w:rsidP="009A60B8">
      <w:pPr>
        <w:ind w:firstLine="24pt"/>
      </w:pPr>
      <w:r>
        <w:rPr>
          <w:rFonts w:hint="eastAsia"/>
        </w:rPr>
        <w:t>图</w:t>
      </w:r>
      <w:r>
        <w:rPr>
          <w:rFonts w:hint="eastAsia"/>
        </w:rPr>
        <w:t>4.3</w:t>
      </w:r>
      <w:r>
        <w:rPr>
          <w:rFonts w:hint="eastAsia"/>
        </w:rPr>
        <w:t>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087BAB">
      <w:pPr>
        <w:pStyle w:val="af5"/>
      </w:pPr>
      <w:r w:rsidRPr="00087BAB">
        <w:drawing>
          <wp:inline distT="0" distB="0" distL="0" distR="0" wp14:anchorId="68A98F31" wp14:editId="77A84B2C">
            <wp:extent cx="4277194" cy="1708220"/>
            <wp:effectExtent l="0" t="0" r="3175"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88589" cy="1712771"/>
                    </a:xfrm>
                    <a:prstGeom prst="rect">
                      <a:avLst/>
                    </a:prstGeom>
                    <a:noFill/>
                    <a:ln>
                      <a:noFill/>
                    </a:ln>
                  </pic:spPr>
                </pic:pic>
              </a:graphicData>
            </a:graphic>
          </wp:inline>
        </w:drawing>
      </w:r>
    </w:p>
    <w:p w14:paraId="2CD6E0A8" w14:textId="58046F0E" w:rsidR="00243839" w:rsidRDefault="00124036" w:rsidP="00124036">
      <w:pPr>
        <w:pStyle w:val="af7"/>
        <w:ind w:firstLine="20.40pt"/>
      </w:pPr>
      <w:bookmarkStart w:id="440" w:name="_Toc22352855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rPr>
          <w:rFonts w:hint="eastAsia"/>
        </w:rPr>
        <w:t xml:space="preserve"> </w:t>
      </w:r>
      <w:r w:rsidRPr="00D70381">
        <w:t>非显式语义关联</w:t>
      </w:r>
      <w:r>
        <w:rPr>
          <w:rFonts w:hint="eastAsia"/>
        </w:rPr>
        <w:t>示例</w:t>
      </w:r>
      <w:bookmarkEnd w:id="440"/>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087BAB">
      <w:pPr>
        <w:pStyle w:val="af5"/>
      </w:pPr>
      <w:r w:rsidRPr="00087BAB">
        <w:lastRenderedPageBreak/>
        <w:drawing>
          <wp:inline distT="0" distB="0" distL="0" distR="0" wp14:anchorId="4BE73580" wp14:editId="0283C49E">
            <wp:extent cx="3740149" cy="2331218"/>
            <wp:effectExtent l="0" t="0" r="0" b="5715"/>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52284" cy="2338782"/>
                    </a:xfrm>
                    <a:prstGeom prst="rect">
                      <a:avLst/>
                    </a:prstGeom>
                    <a:noFill/>
                    <a:ln>
                      <a:noFill/>
                    </a:ln>
                  </pic:spPr>
                </pic:pic>
              </a:graphicData>
            </a:graphic>
          </wp:inline>
        </w:drawing>
      </w:r>
    </w:p>
    <w:p w14:paraId="203BC1C7" w14:textId="106B102B" w:rsidR="009A60B8" w:rsidRDefault="00D51AAD" w:rsidP="00D51AAD">
      <w:pPr>
        <w:pStyle w:val="af7"/>
        <w:ind w:firstLine="20.40pt"/>
      </w:pPr>
      <w:bookmarkStart w:id="441" w:name="_Toc223528558"/>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4</w:t>
      </w:r>
      <w:r w:rsidR="00060E52">
        <w:fldChar w:fldCharType="end"/>
      </w:r>
      <w:r>
        <w:rPr>
          <w:rFonts w:hint="eastAsia"/>
        </w:rPr>
        <w:t xml:space="preserve"> </w:t>
      </w:r>
      <w:r>
        <w:rPr>
          <w:rFonts w:hint="eastAsia"/>
        </w:rPr>
        <w:t>三类问题占比情况</w:t>
      </w:r>
      <w:bookmarkEnd w:id="441"/>
    </w:p>
    <w:p w14:paraId="2F85AD09" w14:textId="41C21F21" w:rsidR="009A60B8" w:rsidRDefault="00A17EB5" w:rsidP="00A17EB5">
      <w:pPr>
        <w:pStyle w:val="v3"/>
        <w:spacing w:before="32.60pt" w:after="32.60pt"/>
      </w:pPr>
      <w:bookmarkStart w:id="442" w:name="_Toc224431601"/>
      <w:r>
        <w:t>长期</w:t>
      </w:r>
      <w:r w:rsidR="00EB4550">
        <w:rPr>
          <w:rFonts w:hint="eastAsia"/>
        </w:rPr>
        <w:t>对话</w:t>
      </w:r>
      <w:r>
        <w:t>记忆的动态语境表征建模</w:t>
      </w:r>
      <w:bookmarkEnd w:id="442"/>
    </w:p>
    <w:p w14:paraId="30688AD1" w14:textId="3A5D2706" w:rsidR="00A17EB5" w:rsidRDefault="00015808" w:rsidP="00015808">
      <w:pPr>
        <w:ind w:firstLine="21pt"/>
      </w:pPr>
      <w:r>
        <w:t>在面向证券投资顾问智能体的长期对话建模过程中，如何从大量历史交互中动态识别与当前轮最相关的语境信息，并将其转化为可用于检索与生成的增强表示，成为长期记忆机制设计中的关键问题。</w:t>
      </w:r>
      <w:ins w:id="443" w:author="nijian.15" w:date="2026-04-26T21:44:00Z">
        <w:r w:rsidR="00C522CF">
          <w:t>从概念上看，长期对话记忆表征并不是简单地把历史对话存入数据库，也不是在生成回答时机械拼接若干轮上下文。其核心任务是将分散在历史交互中的用户目标、风险偏好、约束条件、决策背景和情绪变化，转化为当前轮咨询可以直接利用的语境支持。对于证券投资咨询而言，这种表征不仅影响系统能否</w:t>
        </w:r>
        <w:r w:rsidR="00C522CF">
          <w:t>“</w:t>
        </w:r>
        <w:r w:rsidR="00C522CF">
          <w:t>记起</w:t>
        </w:r>
        <w:r w:rsidR="00C522CF">
          <w:t>”</w:t>
        </w:r>
        <w:r w:rsidR="00C522CF">
          <w:t>相关历史内容，更影响系统能否在后续回答中保持风险提示、偏好适配和决策逻辑的一致性。因此，本章将长期记忆表征抽象为一个由</w:t>
        </w:r>
        <w:r w:rsidR="00C522CF">
          <w:t>“</w:t>
        </w:r>
        <w:r w:rsidR="00C522CF">
          <w:t>历史范围确定</w:t>
        </w:r>
        <w:r w:rsidR="00C522CF">
          <w:t>—</w:t>
        </w:r>
        <w:r w:rsidR="00C522CF">
          <w:t>关键信息筛选</w:t>
        </w:r>
        <w:r w:rsidR="00C522CF">
          <w:t>—</w:t>
        </w:r>
        <w:r w:rsidR="00C522CF">
          <w:t>语义关系显式化</w:t>
        </w:r>
        <w:r w:rsidR="00C522CF">
          <w:t>”</w:t>
        </w:r>
        <w:r w:rsidR="00C522CF">
          <w:t>构成的动态语境建模过程。</w:t>
        </w:r>
      </w:ins>
      <w:ins w:id="444" w:author="nijian.15" w:date="2026-04-26T21:45:00Z">
        <w:r w:rsidR="00C522CF">
          <w:rPr>
            <w:rFonts w:hint="eastAsia"/>
          </w:rPr>
          <w:t>本章</w:t>
        </w:r>
      </w:ins>
      <w:ins w:id="445" w:author="nijian.15" w:date="2026-04-26T21:46:00Z">
        <w:r w:rsidR="00C522CF">
          <w:rPr>
            <w:rFonts w:hint="eastAsia"/>
          </w:rPr>
          <w:t>将分模块展开建模过程，其中</w:t>
        </w:r>
        <w:r w:rsidR="00C522CF">
          <w:t>动态语境选择回答</w:t>
        </w:r>
        <w:r w:rsidR="00C522CF">
          <w:t>“</w:t>
        </w:r>
        <w:r w:rsidR="00C522CF">
          <w:t>从哪里找历史信息</w:t>
        </w:r>
        <w:r w:rsidR="00C522CF">
          <w:t>”</w:t>
        </w:r>
        <w:r w:rsidR="00C522CF">
          <w:t>的问题，解决长对话中的范围边界确定；关键信息提取回答</w:t>
        </w:r>
        <w:r w:rsidR="00C522CF">
          <w:t>“</w:t>
        </w:r>
        <w:r w:rsidR="00C522CF">
          <w:t>保留哪些历史信息</w:t>
        </w:r>
        <w:r w:rsidR="00C522CF">
          <w:t>”</w:t>
        </w:r>
        <w:r w:rsidR="00C522CF">
          <w:t>的问题，解决候选语境中的噪声过滤；语境增强表示回答</w:t>
        </w:r>
        <w:r w:rsidR="00C522CF">
          <w:t>“</w:t>
        </w:r>
        <w:r w:rsidR="00C522CF">
          <w:t>如何组织历史信息</w:t>
        </w:r>
        <w:r w:rsidR="00C522CF">
          <w:t>”</w:t>
        </w:r>
        <w:r w:rsidR="00C522CF">
          <w:t>的问题，解决跨轮语义关系不显式的问题。三者共同构成从原始历史对话到可用长期记忆表示的转换链条，使系统能够在复杂多轮咨询中既不过度依赖全部历史，也不遗漏影响当前决策的重要约束。</w:t>
        </w:r>
      </w:ins>
      <w:del w:id="446" w:author="nijian.15" w:date="2026-04-26T21:44:00Z">
        <w:r w:rsidDel="00C522CF">
          <w:rPr>
            <w:rFonts w:hint="eastAsia"/>
          </w:rPr>
          <w:delText>针</w:delText>
        </w:r>
        <w:r w:rsidDel="00C522CF">
          <w:delText>对这一问题，本文提出面向长期记忆的动态语境表征建模方法，其基本思想是：对于当前轮用户输入，不再简单采用固定窗口拼接或全历史截断输入的方式构建上下文，而是根据当前任务语义，在历史对话中动态选择能够提供充分支持的有效语境范围，从中提取与当前轮理解最相关的关键信息，并进一步形成面向长期记忆检索与响应生成的增强语义表示。该建模方式能够在控制上下文冗余的同时，保留对当前轮决策具有关键影响的长期记忆内容，从而提升系统的语义完整性、检索准确性与决策一致性。</w:delText>
        </w:r>
      </w:del>
    </w:p>
    <w:p w14:paraId="69866502" w14:textId="2431F150" w:rsidR="00015808" w:rsidRDefault="00015808" w:rsidP="00015808">
      <w:pPr>
        <w:pStyle w:val="a"/>
        <w:spacing w:before="16.30pt" w:after="16.30pt"/>
      </w:pPr>
      <w:bookmarkStart w:id="447" w:name="_Toc224431602"/>
      <w:r>
        <w:rPr>
          <w:rFonts w:hint="eastAsia"/>
        </w:rPr>
        <w:lastRenderedPageBreak/>
        <w:t>任务定义</w:t>
      </w:r>
      <w:bookmarkEnd w:id="447"/>
    </w:p>
    <w:p w14:paraId="39BFA08C" w14:textId="50D33405" w:rsidR="00EB4550" w:rsidRPr="00EB4550" w:rsidRDefault="00EB4550">
      <w:pPr>
        <w:ind w:firstLine="21pt"/>
        <w:pPrChange w:id="448" w:author="nijian.15" w:date="2026-04-26T21:38:00Z">
          <w:pPr>
            <w:pStyle w:val="aff4"/>
          </w:pPr>
        </w:pPrChange>
      </w:pPr>
      <w:r w:rsidRPr="00EB4550">
        <w:t>设证券投资顾问智能体与用户之间的多轮对话序列表示为</w:t>
      </w:r>
      <m:oMath>
        <m:r>
          <w:rPr>
            <w:rFonts w:ascii="Cambria Math" w:hAnsi="Cambria Math"/>
          </w:rPr>
          <m:t>D=</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rsidR="00F15B46">
        <w:rPr>
          <w:rFonts w:hint="eastAsia"/>
        </w:rPr>
        <w:t>，</w:t>
      </w:r>
      <w:r w:rsidRPr="00EB4550">
        <w:t>其中，</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表示第</w:t>
      </w:r>
      <w:r w:rsidRPr="00EB4550">
        <w:t xml:space="preserve"> </w:t>
      </w:r>
      <m:oMath>
        <m:r>
          <w:rPr>
            <w:rFonts w:ascii="Cambria Math" w:hAnsi="Cambria Math"/>
          </w:rPr>
          <m:t>i</m:t>
        </m:r>
      </m:oMath>
      <w:r w:rsidRPr="00EB4550">
        <w:t>轮用户输入，</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EB4550">
        <w:t>表示智能体在第</w:t>
      </w:r>
      <m:oMath>
        <m:r>
          <w:rPr>
            <w:rFonts w:ascii="Cambria Math" w:hAnsi="Cambria Math"/>
          </w:rPr>
          <m:t>i</m:t>
        </m:r>
      </m:oMath>
      <w:r w:rsidRPr="00EB4550">
        <w:t>轮生成的响应，</w:t>
      </w:r>
      <m:oMath>
        <m:r>
          <w:rPr>
            <w:rFonts w:ascii="Cambria Math" w:hAnsi="Cambria Math"/>
          </w:rPr>
          <m:t>D</m:t>
        </m:r>
      </m:oMath>
      <w:r w:rsidRPr="00EB4550">
        <w:t>表示截至当前轮的完整历史对话。对于当前轮输入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系统需要在已有历史交互基础上识别出能够支持其准确理解和合理决策的长期语境信息，并构造面向记忆检索与后续响应生成的增强表示。与传统单轮理解任务不同，面向长期记忆的动态语境表征建模任务具有以下三个特征</w:t>
      </w:r>
      <w:r>
        <w:rPr>
          <w:rFonts w:hint="eastAsia"/>
        </w:rPr>
        <w:t>：</w:t>
      </w:r>
      <w:r w:rsidRPr="00EB4550">
        <w:t>语义依赖具有跨轮延续性</w:t>
      </w:r>
      <w:r w:rsidRPr="00EB4550">
        <w:rPr>
          <w:rFonts w:hint="eastAsia"/>
        </w:rPr>
        <w:t>、</w:t>
      </w:r>
      <w:r w:rsidRPr="00EB4550">
        <w:t>历史信息的重要性具有动态变化特征</w:t>
      </w:r>
      <w:r w:rsidRPr="00EB4550">
        <w:rPr>
          <w:rFonts w:hint="eastAsia"/>
        </w:rPr>
        <w:t>、</w:t>
      </w:r>
      <w:r w:rsidRPr="00EB4550">
        <w:t>长期记忆表征需要兼顾检索性与生成性</w:t>
      </w:r>
      <w:r>
        <w:rPr>
          <w:rFonts w:hint="eastAsia"/>
        </w:rPr>
        <w:t>。</w:t>
      </w:r>
    </w:p>
    <w:p w14:paraId="24C5CA0C" w14:textId="2085E619" w:rsidR="00EB4550" w:rsidRPr="00EB4550" w:rsidRDefault="00EB4550" w:rsidP="00EB4550">
      <w:pPr>
        <w:ind w:firstLine="21pt"/>
      </w:pPr>
      <w:r w:rsidRPr="00EB4550">
        <w:t>基于上述分析，本文将面向长期记忆的动态语境表征建模任务定义为：给定当前轮用户输入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及其之前的历史对话序列</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oMath>
      <w:r w:rsidRPr="00EB4550">
        <w:t>，通过动态窗口选择、关键信息提取与语境增强生成等过程，构造当前轮的语义增强表示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，使其能够更充分地表达当前轮输入在长期语境下的真实语义，并提升后续长期记忆检索与响应生成的效果。形式化地，该任务可表示为</w:t>
      </w:r>
    </w:p>
    <w:p w14:paraId="52E4F8B0" w14:textId="0C4AE67B" w:rsidR="00EB4550" w:rsidRPr="00EB4550" w:rsidRDefault="00212420" w:rsidP="006013F1">
      <w:pPr>
        <w:pStyle w:val="aff4"/>
      </w:pPr>
      <w:r>
        <w:rPr>
          <w:rFonts w:ascii="Times New Roman" w:hAnsi="Times New Roman"/>
          <w:i w:val="0"/>
        </w:rPr>
        <w:tab/>
      </w:r>
      <m:oMath>
        <m:sSub>
          <m:sSubPr>
            <m:ctrlPr/>
          </m:sSubPr>
          <m:e>
            <m:r>
              <m:t>X</m:t>
            </m:r>
          </m:e>
          <m:sub>
            <m:r>
              <m:t>i</m:t>
            </m:r>
          </m:sub>
        </m:sSub>
        <m:r>
          <m:rPr>
            <m:scr m:val="script"/>
          </m:rPr>
          <m:t>=F</m:t>
        </m:r>
        <m:d>
          <m:dPr>
            <m:ctrlPr/>
          </m:dPr>
          <m:e>
            <m:sSub>
              <m:sSubPr>
                <m:ctrlPr/>
              </m:sSubPr>
              <m:e>
                <m:r>
                  <m:t>U</m:t>
                </m:r>
              </m:e>
              <m:sub>
                <m:r>
                  <m:t>i</m:t>
                </m:r>
              </m:sub>
            </m:sSub>
            <m:r>
              <m:t>,</m:t>
            </m:r>
            <m:sSub>
              <m:sSubPr>
                <m:ctrlPr/>
              </m:sSubPr>
              <m:e>
                <m:r>
                  <m:t>D</m:t>
                </m:r>
              </m:e>
              <m:sub>
                <m:d>
                  <m:dPr>
                    <m:begChr m:val="&lt;"/>
                    <m:endChr m:val=""/>
                    <m:ctrlPr/>
                  </m:dPr>
                  <m:e>
                    <m:r>
                      <m:t>i</m:t>
                    </m:r>
                  </m:e>
                </m:d>
              </m:sub>
            </m:sSub>
          </m:e>
        </m:d>
      </m:oMath>
      <w:r w:rsidR="004B30B9">
        <w:rPr>
          <w:rFonts w:ascii="Times New Roman" w:hAnsi="Times New Roman"/>
          <w:i w:val="0"/>
        </w:rPr>
        <w:tab/>
      </w:r>
      <w:r w:rsidR="006013F1">
        <w:rPr>
          <w:rFonts w:ascii="Times New Roman" w:hAnsi="Times New Roman"/>
          <w:i w:val="0"/>
        </w:rPr>
        <w:t>(4.1)</w:t>
      </w:r>
    </w:p>
    <w:p w14:paraId="352558F8" w14:textId="743872F0" w:rsidR="00EB4550" w:rsidRPr="00EB4550" w:rsidRDefault="00EB4550" w:rsidP="00EB4550">
      <w:pPr>
        <w:ind w:firstLine="21pt"/>
      </w:pPr>
      <w:r w:rsidRPr="00EB4550">
        <w:t>其中，</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e>
        </m:d>
      </m:oMath>
      <w:r w:rsidRPr="00EB4550">
        <w:t xml:space="preserve"> </w:t>
      </w:r>
      <w:r w:rsidRPr="00EB4550">
        <w:t>表示当前轮之前的全部历史对话，</w:t>
      </w:r>
      <m:oMath>
        <m:r>
          <m:rPr>
            <m:scr m:val="script"/>
          </m:rPr>
          <w:rPr>
            <w:rFonts w:ascii="Cambria Math" w:hAnsi="Cambria Math"/>
          </w:rPr>
          <m:t>F</m:t>
        </m:r>
        <m:d>
          <m:dPr>
            <m:ctrlPr>
              <w:rPr>
                <w:rFonts w:ascii="Cambria Math" w:hAnsi="Cambria Math"/>
                <w:i/>
              </w:rPr>
            </m:ctrlPr>
          </m:dPr>
          <m:e>
            <m:r>
              <w:rPr>
                <w:rFonts w:ascii="Cambria Math" w:hAnsi="Cambria Math"/>
              </w:rPr>
              <m:t>⋅</m:t>
            </m:r>
          </m:e>
        </m:d>
      </m:oMath>
      <w:r w:rsidRPr="00EB4550">
        <w:t xml:space="preserve"> </w:t>
      </w:r>
      <w:r w:rsidRPr="00EB4550">
        <w:t>表示动态语境表征建模函数，</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 xml:space="preserve"> </w:t>
      </w:r>
      <w:r w:rsidRPr="00EB4550">
        <w:t>表示面向长期记忆的增强输入表示。</w:t>
      </w:r>
    </w:p>
    <w:p w14:paraId="722E8CF3" w14:textId="1831EA0E" w:rsidR="00015808" w:rsidRDefault="00EB4550" w:rsidP="00EB4550">
      <w:pPr>
        <w:pStyle w:val="a"/>
        <w:spacing w:before="16.30pt" w:after="16.30pt"/>
      </w:pPr>
      <w:bookmarkStart w:id="449" w:name="_Toc224431603"/>
      <w:r w:rsidRPr="00EB4550">
        <w:t>动态语境选择建模</w:t>
      </w:r>
      <w:bookmarkEnd w:id="449"/>
    </w:p>
    <w:p w14:paraId="323FBD01" w14:textId="51D693B6" w:rsidR="00EB4550" w:rsidRPr="00EB4550" w:rsidRDefault="00EB4550" w:rsidP="00EB4550">
      <w:pPr>
        <w:ind w:firstLine="21pt"/>
      </w:pPr>
      <w:r w:rsidRPr="00EB4550">
        <w:t>在多轮证券对话中，历史信息虽然丰富，但并非全部都应被纳入当前轮的表征构建。一方面，直接使用全历史上下文会导致输入冗长、噪声增多与表示稀释；另一方面，简单采用固定长度滑动窗口又难以保证关键长期语境不被截断。为此，本文在当前轮之前设置长度为</w:t>
      </w:r>
      <m:oMath>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W</m:t>
            </m:r>
          </m:sub>
        </m:sSub>
        <m:r>
          <w:rPr>
            <w:rFonts w:ascii="Cambria Math" w:hAnsi="Cambria Math"/>
          </w:rPr>
          <m:t>INDOW</m:t>
        </m:r>
      </m:oMath>
      <w:r w:rsidRPr="00EB4550">
        <w:t>的候选回溯窗口，以限定历史搜索范围，并在该范围内进一步动态识别最小但充分的有效语境片段。</w:t>
      </w:r>
    </w:p>
    <w:p w14:paraId="282EF5D9" w14:textId="4F156098" w:rsidR="00EB4550" w:rsidRPr="00EB4550" w:rsidRDefault="00EB4550" w:rsidP="00EB4550">
      <w:r>
        <w:tab/>
      </w:r>
      <w:r w:rsidRPr="00EB4550">
        <w:t>对于当前轮用户输入</w:t>
      </w:r>
      <w:r w:rsidRPr="00EB4550">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，构造其候选历史窗口为</w:t>
      </w:r>
    </w:p>
    <w:p w14:paraId="2C9A5841" w14:textId="4D599E78" w:rsidR="00EB4550" w:rsidRPr="00212420" w:rsidRDefault="00000000" w:rsidP="003553BE">
      <w:pPr>
        <w:pStyle w:val="fix"/>
      </w:pPr>
      <m:oMath>
        <m:sSub>
          <m:sSubPr>
            <m:ctrlPr/>
          </m:sSubPr>
          <m:e>
            <m:r>
              <m:t>W</m:t>
            </m:r>
          </m:e>
          <m:sub>
            <m:r>
              <m:t>i</m:t>
            </m:r>
          </m:sub>
        </m:sSub>
        <m:r>
          <m:rPr>
            <m:sty m:val="p"/>
          </m:rPr>
          <m:t>=</m:t>
        </m:r>
        <m:d>
          <m:dPr>
            <m:begChr m:val="["/>
            <m:endChr m:val="]"/>
            <m:ctrlPr/>
          </m:dPr>
          <m:e>
            <m:sSub>
              <m:sSubPr>
                <m:ctrlPr/>
              </m:sSubPr>
              <m:e>
                <m:r>
                  <m:t>U</m:t>
                </m:r>
              </m:e>
              <m:sub>
                <m:r>
                  <m:t>i</m:t>
                </m:r>
                <m:r>
                  <m:rPr>
                    <m:sty m:val="p"/>
                  </m:rPr>
                  <m:t>-</m:t>
                </m:r>
                <m:r>
                  <m:t>WIN</m:t>
                </m:r>
              </m:sub>
            </m:sSub>
            <m:r>
              <m:rPr>
                <m:sty m:val="p"/>
              </m:rPr>
              <m:t>,</m:t>
            </m:r>
            <m:sSub>
              <m:sSubPr>
                <m:ctrlPr/>
              </m:sSubPr>
              <m:e>
                <m:r>
                  <m:t>S</m:t>
                </m:r>
              </m:e>
              <m:sub>
                <m:r>
                  <m:t>i</m:t>
                </m:r>
                <m:r>
                  <m:rPr>
                    <m:sty m:val="p"/>
                  </m:rPr>
                  <m:t>-</m:t>
                </m:r>
                <m:r>
                  <m:t>WIN</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e>
        </m:d>
      </m:oMath>
      <w:r w:rsidR="003553BE">
        <w:rPr>
          <w:rFonts w:ascii="Times New Roman" w:hAnsi="Times New Roman"/>
        </w:rPr>
        <w:t xml:space="preserve">               </w:t>
      </w:r>
      <w:r w:rsidR="00212420">
        <w:rPr>
          <w:rFonts w:ascii="Times New Roman" w:hAnsi="Times New Roman"/>
        </w:rPr>
        <w:t>(4.2)</w:t>
      </w:r>
    </w:p>
    <w:p w14:paraId="6BC4B3BE" w14:textId="44A1689D" w:rsidR="00EB4550" w:rsidRPr="00EB4550" w:rsidRDefault="00EB4550" w:rsidP="00EB4550">
      <w:pPr>
        <w:ind w:firstLine="21pt"/>
      </w:pPr>
      <w:r w:rsidRPr="00EB4550">
        <w:t>其中，</w:t>
      </w:r>
      <m:oMath>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W</m:t>
            </m:r>
          </m:sub>
        </m:sSub>
        <m:r>
          <w:rPr>
            <w:rFonts w:ascii="Cambria Math" w:hAnsi="Cambria Math"/>
          </w:rPr>
          <m:t>INDOW</m:t>
        </m:r>
      </m:oMath>
      <w:r w:rsidRPr="00EB4550">
        <w:t>表示系统允许回溯的最大历史长度。该窗口的设置主要用于平衡长期信息覆盖能力与实际计算成本，避免在每一轮处理中对全部历史进行无差别扫描。在候选窗口</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B4550">
        <w:t>内，本文进一步寻找最早的历史轮次索引</w:t>
      </w:r>
      <m:oMath>
        <m:r>
          <w:rPr>
            <w:rFonts w:ascii="Cambria Math" w:hAnsi="Cambria Math"/>
          </w:rPr>
          <m:t>m</m:t>
        </m:r>
      </m:oMath>
      <w:r w:rsidRPr="00EB4550">
        <w:t>，使得从该轮开始的子序列已经能够为当前轮输入提供充分的上下文支持，即</w:t>
      </w:r>
    </w:p>
    <w:p w14:paraId="743075E2" w14:textId="3C14DBE9" w:rsidR="00EB4550" w:rsidRPr="00EB4550" w:rsidRDefault="00000000" w:rsidP="003553BE">
      <w:pPr>
        <w:pStyle w:val="fix"/>
      </w:pPr>
      <m:oMath>
        <m:sSub>
          <m:sSubPr>
            <m:ctrlPr/>
          </m:sSubPr>
          <m:e>
            <m:acc>
              <m:accPr>
                <m:ctrlPr/>
              </m:accPr>
              <m:e>
                <m:r>
                  <m:t>W</m:t>
                </m:r>
              </m:e>
            </m:acc>
          </m:e>
          <m:sub>
            <m:r>
              <m:t>i</m:t>
            </m:r>
          </m:sub>
        </m:sSub>
        <m:r>
          <m:rPr>
            <m:sty m:val="p"/>
          </m:rPr>
          <m:t>=</m:t>
        </m:r>
        <m:d>
          <m:dPr>
            <m:begChr m:val="["/>
            <m:endChr m:val="]"/>
            <m:ctrlPr/>
          </m:dPr>
          <m:e>
            <m:sSub>
              <m:sSubPr>
                <m:ctrlPr/>
              </m:sSubPr>
              <m:e>
                <m:r>
                  <m:t>U</m:t>
                </m:r>
              </m:e>
              <m:sub>
                <m:r>
                  <m:t>m</m:t>
                </m:r>
              </m:sub>
            </m:sSub>
            <m:r>
              <m:rPr>
                <m:sty m:val="p"/>
              </m:rPr>
              <m:t>,</m:t>
            </m:r>
            <m:sSub>
              <m:sSubPr>
                <m:ctrlPr/>
              </m:sSubPr>
              <m:e>
                <m:r>
                  <m:t>S</m:t>
                </m:r>
              </m:e>
              <m:sub>
                <m:r>
                  <m:t>m</m:t>
                </m:r>
              </m:sub>
            </m:sSub>
            <m:r>
              <m:rPr>
                <m:sty m:val="p"/>
              </m:rPr>
              <m:t>,</m:t>
            </m:r>
            <m:sSub>
              <m:sSubPr>
                <m:ctrlPr/>
              </m:sSubPr>
              <m:e>
                <m:r>
                  <m:t>U</m:t>
                </m:r>
              </m:e>
              <m:sub>
                <m:r>
                  <m:t>m</m:t>
                </m:r>
                <m:r>
                  <m:rPr>
                    <m:sty m:val="p"/>
                  </m:rPr>
                  <m:t>+1</m:t>
                </m:r>
              </m:sub>
            </m:sSub>
            <m:r>
              <m:rPr>
                <m:sty m:val="p"/>
              </m:rPr>
              <m:t>,</m:t>
            </m:r>
            <m:sSub>
              <m:sSubPr>
                <m:ctrlPr/>
              </m:sSubPr>
              <m:e>
                <m:r>
                  <m:t>S</m:t>
                </m:r>
              </m:e>
              <m:sub>
                <m:r>
                  <m:t>m</m:t>
                </m:r>
                <m:r>
                  <m:rPr>
                    <m:sty m:val="p"/>
                  </m:rPr>
                  <m:t>+1</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e>
        </m:d>
      </m:oMath>
      <w:r w:rsidR="003553BE">
        <w:rPr>
          <w:rFonts w:ascii="Times New Roman" w:hAnsi="Times New Roman"/>
        </w:rPr>
        <w:t xml:space="preserve">             </w:t>
      </w:r>
      <w:r w:rsidR="00212420">
        <w:rPr>
          <w:rFonts w:ascii="Times New Roman" w:hAnsi="Times New Roman"/>
        </w:rPr>
        <w:t>(4.3)</w:t>
      </w:r>
    </w:p>
    <w:p w14:paraId="022754AB" w14:textId="54480653" w:rsidR="00EB4550" w:rsidRPr="00EB4550" w:rsidRDefault="00000000" w:rsidP="00EB4550">
      <w:pPr>
        <w:ind w:firstLine="21pt"/>
      </w:pP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00EB4550" w:rsidRPr="00EB4550">
        <w:t xml:space="preserve"> </w:t>
      </w:r>
      <w:r w:rsidR="00EB4550" w:rsidRPr="00EB4550">
        <w:t>被定义为当前轮的有效语境窗口</w:t>
      </w:r>
      <w:r w:rsidR="00533D6F">
        <w:rPr>
          <w:rFonts w:hint="eastAsia"/>
        </w:rPr>
        <w:t>,</w:t>
      </w:r>
      <w:r w:rsidR="00533D6F">
        <w:rPr>
          <w:rFonts w:hint="eastAsia"/>
        </w:rPr>
        <w:t>表示</w:t>
      </w:r>
      <w:r w:rsidR="00EB4550" w:rsidRPr="00EB4550">
        <w:t>该窗口中已包含理解当前输入所需的核心历史信息，例如用户投资目标、风险偏好、感兴趣的证券标的、已确认的交易约束、持仓情况以及此前任务交互的关键状态等。</w:t>
      </w:r>
    </w:p>
    <w:p w14:paraId="39E7D773" w14:textId="77777777" w:rsidR="00EB4550" w:rsidRDefault="00EB4550" w:rsidP="00533D6F">
      <w:pPr>
        <w:ind w:firstLine="21pt"/>
      </w:pPr>
      <w:r w:rsidRPr="00EB4550">
        <w:t>与固定窗口方法相比，这种动态选择机制具有更强的任务适应性。其本质不是按照时间距离简单裁剪上下文，而是根据当前轮输入的语义需求确定历史信息边界。对于依赖近期上下文即可完成理解的简单轮次，有效窗口通常较短；而对于涉及长期约束延续、策略比较或用户偏好追踪的复杂轮次，有效窗口则可以适当向前扩展，从而保留必要的长期记忆信息。</w:t>
      </w:r>
    </w:p>
    <w:p w14:paraId="4B85468C" w14:textId="489F5A6E" w:rsidR="00533D6F" w:rsidRPr="00533D6F" w:rsidRDefault="00533D6F" w:rsidP="00533D6F">
      <w:pPr>
        <w:pStyle w:val="a"/>
        <w:spacing w:before="16.30pt" w:after="16.30pt"/>
      </w:pPr>
      <w:bookmarkStart w:id="450" w:name="_Toc224431604"/>
      <w:r w:rsidRPr="00533D6F">
        <w:t>关键信息提取建模</w:t>
      </w:r>
      <w:bookmarkEnd w:id="450"/>
    </w:p>
    <w:p w14:paraId="49F34A7A" w14:textId="4AFDFFA5" w:rsidR="0013592B" w:rsidRPr="0013592B" w:rsidRDefault="00533D6F" w:rsidP="0013592B">
      <w:pPr>
        <w:ind w:firstLine="21pt"/>
      </w:pPr>
      <w:r w:rsidRPr="00533D6F">
        <w:t>在获得有效语境窗口</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Pr="00533D6F">
        <w:t>后，不能直接将窗口内的全部文本作为当前轮增强语境使用。其原因在于，历史窗口中可能同时包含大量过程性表述、寒暄性内容、重复性确认信息以及与当前问题关联较弱的中间讨论内容。如果不加筛选地整体纳入，不仅会降低表示紧凑性，还会削弱对真正关键记忆的突出能力。因此，</w:t>
      </w:r>
      <w:r w:rsidR="0013592B">
        <w:rPr>
          <w:rFonts w:hint="eastAsia"/>
        </w:rPr>
        <w:t>还需</w:t>
      </w:r>
      <w:r w:rsidRPr="00533D6F">
        <w:t>有效窗口基础上进一步进行关键信息提取。</w:t>
      </w:r>
      <w:r w:rsidR="0013592B" w:rsidRPr="0013592B">
        <w:t>本文将与当前输入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0013592B" w:rsidRPr="0013592B">
        <w:t>相关的关键信息集合定义为</w:t>
      </w:r>
    </w:p>
    <w:p w14:paraId="5C012578" w14:textId="0CAE964C" w:rsidR="0013592B" w:rsidRPr="00533D6F" w:rsidRDefault="00212420" w:rsidP="003553BE">
      <w:pPr>
        <w:pStyle w:val="fix"/>
      </w:pPr>
      <m:oMath>
        <m:r>
          <m:t>KeyInf</m:t>
        </m:r>
        <m:sSub>
          <m:sSubPr>
            <m:ctrlPr/>
          </m:sSubPr>
          <m:e>
            <m:r>
              <m:t>o</m:t>
            </m:r>
          </m:e>
          <m:sub>
            <m:r>
              <m:t>i</m:t>
            </m:r>
          </m:sub>
        </m:sSub>
        <m:r>
          <m:rPr>
            <m:sty m:val="p"/>
          </m:rPr>
          <m:t>={</m:t>
        </m:r>
        <m:r>
          <m:t>t</m:t>
        </m:r>
        <m:r>
          <m:rPr>
            <m:sty m:val="p"/>
          </m:rPr>
          <m:t>∣</m:t>
        </m:r>
        <m:r>
          <m:t>t</m:t>
        </m:r>
        <m:r>
          <m:rPr>
            <m:sty m:val="p"/>
          </m:rPr>
          <m:t>∈</m:t>
        </m:r>
        <m:sSub>
          <m:sSubPr>
            <m:ctrlPr/>
          </m:sSubPr>
          <m:e>
            <m:r>
              <m:t>U</m:t>
            </m:r>
          </m:e>
          <m:sub>
            <m:r>
              <m:t>p</m:t>
            </m:r>
          </m:sub>
        </m:sSub>
        <m:r>
          <m:rPr>
            <m:nor/>
          </m:rPr>
          <m:t xml:space="preserve"> or </m:t>
        </m:r>
        <m:r>
          <m:t>t</m:t>
        </m:r>
        <m:r>
          <m:rPr>
            <m:sty m:val="p"/>
          </m:rPr>
          <m:t>∈</m:t>
        </m:r>
        <m:sSub>
          <m:sSubPr>
            <m:ctrlPr/>
          </m:sSubPr>
          <m:e>
            <m:r>
              <m:t>S</m:t>
            </m:r>
          </m:e>
          <m:sub>
            <m:r>
              <m:t>q</m:t>
            </m:r>
          </m:sub>
        </m:sSub>
        <m:r>
          <m:rPr>
            <m:sty m:val="p"/>
          </m:rPr>
          <m:t>}</m:t>
        </m:r>
      </m:oMath>
      <w:r w:rsidR="003553BE">
        <w:rPr>
          <w:rFonts w:ascii="Times New Roman" w:hAnsi="Times New Roman"/>
        </w:rPr>
        <w:t xml:space="preserve">               </w:t>
      </w:r>
      <w:r>
        <w:rPr>
          <w:rFonts w:ascii="Times New Roman" w:hAnsi="Times New Roman"/>
        </w:rPr>
        <w:t>(4.4)</w:t>
      </w:r>
    </w:p>
    <w:p w14:paraId="63A79758" w14:textId="11306B7B" w:rsidR="00533D6F" w:rsidRPr="00533D6F" w:rsidRDefault="00533D6F" w:rsidP="0013592B">
      <w:pPr>
        <w:ind w:firstLine="21pt"/>
      </w:pPr>
      <w:r w:rsidRPr="00533D6F">
        <w:t>其中，</w:t>
      </w:r>
      <m:oMath>
        <m:r>
          <w:rPr>
            <w:rFonts w:ascii="Cambria Math" w:hAnsi="Cambria Math"/>
          </w:rPr>
          <m:t>t</m:t>
        </m:r>
      </m:oMath>
      <w:r w:rsidRPr="00533D6F">
        <w:t>表示从历史轮次中抽取的语义单元</w:t>
      </w:r>
      <w:r w:rsidR="0013592B">
        <w:rPr>
          <w:rFonts w:hint="eastAsia"/>
        </w:rPr>
        <w:t>,</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533D6F">
        <w:t>表示与当前轮理解和后续决策密切相关的关键历史信息集合。需要说明的是，</w:t>
      </w:r>
      <w:r w:rsidR="0013592B">
        <w:rPr>
          <w:rFonts w:hint="eastAsia"/>
        </w:rPr>
        <w:t>此处</w:t>
      </w:r>
      <w:r w:rsidRPr="00533D6F">
        <w:t>语义单元并不限于单个词项，也可以是短语、句子片段、结构化槽位、约束描述或经过归纳后的语义片段。其核心目标不是保留历史原文的全部细节，而是抽取其中对当前轮最具解释力和约束力的信息内容。</w:t>
      </w:r>
    </w:p>
    <w:p w14:paraId="74B3F799" w14:textId="39747B11" w:rsidR="00533D6F" w:rsidRPr="00533D6F" w:rsidRDefault="00533D6F" w:rsidP="0013592B">
      <w:pPr>
        <w:ind w:firstLine="21pt"/>
      </w:pPr>
      <w:r w:rsidRPr="00533D6F">
        <w:t>从任务本质来看，关键信息提取并不是对历史对话进行简单摘要，而是一个面向当前轮语义理解的目标性筛选过程。它要求系统能够识别哪些历史内容会显著影响当前轮解释与决策，并将这些内容作为后续增强表示的主要构成部分。因此，关键信息提取既承担历史压缩的作用，也承担语义聚焦的作用，是动态语境表征建模中的核心中间环节。</w:t>
      </w:r>
    </w:p>
    <w:p w14:paraId="4ED93828" w14:textId="77777777" w:rsidR="0013592B" w:rsidRPr="0013592B" w:rsidRDefault="0013592B" w:rsidP="0013592B">
      <w:pPr>
        <w:pStyle w:val="a"/>
        <w:spacing w:before="16.30pt" w:after="16.30pt"/>
      </w:pPr>
      <w:bookmarkStart w:id="451" w:name="_Toc224431605"/>
      <w:r w:rsidRPr="0013592B">
        <w:t>语境增强表示建模</w:t>
      </w:r>
      <w:bookmarkEnd w:id="451"/>
    </w:p>
    <w:p w14:paraId="4BBA8041" w14:textId="5DCA976F" w:rsidR="0013592B" w:rsidRPr="0013592B" w:rsidRDefault="0013592B" w:rsidP="0013592B">
      <w:pPr>
        <w:ind w:firstLine="21pt"/>
      </w:pPr>
      <w:r w:rsidRPr="0013592B">
        <w:t>在获得关键信息集合</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13592B">
        <w:t>后，</w:t>
      </w:r>
      <w:r>
        <w:rPr>
          <w:rFonts w:hint="eastAsia"/>
        </w:rPr>
        <w:t>需进一步</w:t>
      </w:r>
      <w:r w:rsidRPr="0013592B">
        <w:t>构造适合用于长期记忆检索与响应生成的增强语境表示。若仅将关键信息直接以原始文本形式与当前输入拼接，虽然能够在一定程度上补充上下文，但仍然存在两个问题：一是历史信息表达形式可能较为离散，缺乏统一组织；二是部分关键信息本身具有隐含性，需要结合当前轮问题进行重组后才能形成清晰的语义支持。为此，</w:t>
      </w:r>
      <w:r w:rsidRPr="0013592B">
        <w:lastRenderedPageBreak/>
        <w:t>本文引入语境生成函数</w:t>
      </w:r>
      <w:r w:rsidRPr="0013592B">
        <w:t xml:space="preserve"> </w:t>
      </w:r>
      <m:oMath>
        <m:r>
          <w:rPr>
            <w:rFonts w:ascii="Cambria Math" w:hAnsi="Cambria Math"/>
          </w:rPr>
          <m:t>Gen</m:t>
        </m:r>
        <m:d>
          <m:dPr>
            <m:ctrlPr>
              <w:rPr>
                <w:rFonts w:ascii="Cambria Math" w:hAnsi="Cambria Math"/>
                <w:i/>
              </w:rPr>
            </m:ctrlPr>
          </m:dPr>
          <m:e>
            <m:r>
              <w:rPr>
                <w:rFonts w:ascii="Cambria Math" w:hAnsi="Cambria Math"/>
              </w:rPr>
              <m:t>⋅</m:t>
            </m:r>
          </m:e>
        </m:d>
      </m:oMath>
      <w:r w:rsidRPr="0013592B">
        <w:t>，将关键信息与当前轮输入联合映射为语义更集中、结构更清晰的增强语境表示。具体地，定义</w:t>
      </w:r>
      <w:r>
        <w:rPr>
          <w:rFonts w:hint="eastAsia"/>
        </w:rPr>
        <w:t>为</w:t>
      </w:r>
    </w:p>
    <w:p w14:paraId="4CD70C5D" w14:textId="0998BE57" w:rsidR="0013592B" w:rsidRPr="0013592B" w:rsidRDefault="00AC562A" w:rsidP="003553BE">
      <w:pPr>
        <w:pStyle w:val="fix"/>
      </w:pPr>
      <m:oMath>
        <m:r>
          <m:t>Contex</m:t>
        </m:r>
        <m:sSub>
          <m:sSubPr>
            <m:ctrlPr/>
          </m:sSubPr>
          <m:e>
            <m:r>
              <m:t>t</m:t>
            </m:r>
          </m:e>
          <m:sub>
            <m:r>
              <m:t>i</m:t>
            </m:r>
          </m:sub>
        </m:sSub>
        <m:r>
          <m:rPr>
            <m:sty m:val="p"/>
          </m:rPr>
          <m:t>=</m:t>
        </m:r>
        <m:r>
          <m:t>Gen</m:t>
        </m:r>
        <m:d>
          <m:dPr>
            <m:ctrlPr/>
          </m:dPr>
          <m:e>
            <m:r>
              <m:t>KeyInf</m:t>
            </m:r>
            <m:sSub>
              <m:sSubPr>
                <m:ctrlPr/>
              </m:sSubPr>
              <m:e>
                <m:r>
                  <m:t>o</m:t>
                </m:r>
              </m:e>
              <m:sub>
                <m:r>
                  <m:t>i</m:t>
                </m:r>
              </m:sub>
            </m:sSub>
            <m:r>
              <m:rPr>
                <m:sty m:val="p"/>
              </m:rPr>
              <m:t>,</m:t>
            </m:r>
            <m:sSub>
              <m:sSubPr>
                <m:ctrlPr/>
              </m:sSubPr>
              <m:e>
                <m:r>
                  <m:t>U</m:t>
                </m:r>
              </m:e>
              <m:sub>
                <m:r>
                  <m:t>i</m:t>
                </m:r>
              </m:sub>
            </m:sSub>
          </m:e>
        </m:d>
      </m:oMath>
      <w:r w:rsidR="003553BE">
        <w:rPr>
          <w:rFonts w:ascii="Times New Roman" w:hAnsi="Times New Roman"/>
        </w:rPr>
        <w:t xml:space="preserve">                   </w:t>
      </w:r>
      <w:r w:rsidR="00212420">
        <w:rPr>
          <w:rFonts w:ascii="Times New Roman" w:hAnsi="Times New Roman"/>
        </w:rPr>
        <w:t>(4.5)</w:t>
      </w:r>
    </w:p>
    <w:p w14:paraId="710221F3" w14:textId="06FF4637" w:rsidR="0013592B" w:rsidRPr="0013592B" w:rsidRDefault="0013592B" w:rsidP="0013592B">
      <w:pPr>
        <w:ind w:firstLine="21pt"/>
      </w:pPr>
      <w:r w:rsidRPr="0013592B">
        <w:t>其中，</w:t>
      </w:r>
      <m:oMath>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oMath>
      <w:r w:rsidRPr="0013592B">
        <w:t xml:space="preserve"> </w:t>
      </w:r>
      <w:r w:rsidRPr="0013592B">
        <w:t>表示面向当前轮输入生成的语境增强结果。该增强结果并不只是对历史信息的简单堆叠，而是围绕当前轮任务需求，对历史关键内容进行筛选、重组、补充与显式化处理。通过这种方式，历史语境可以从分散在多轮中的隐含信息转化为面向当前轮理解的显式支持信息。</w:t>
      </w:r>
    </w:p>
    <w:p w14:paraId="79DD6321" w14:textId="77777777" w:rsidR="0013592B" w:rsidRPr="0013592B" w:rsidRDefault="0013592B" w:rsidP="0013592B">
      <w:pPr>
        <w:ind w:firstLine="21pt"/>
      </w:pPr>
      <w:r w:rsidRPr="0013592B">
        <w:t>在此基础上，将增强语境与当前轮用户输入拼接，得到当前轮的最终增强表示：</w:t>
      </w:r>
    </w:p>
    <w:p w14:paraId="3D30F2EF" w14:textId="2F812D6B" w:rsidR="0013592B" w:rsidRPr="0013592B" w:rsidRDefault="00000000" w:rsidP="003553BE">
      <w:pPr>
        <w:pStyle w:val="fix"/>
      </w:pPr>
      <m:oMath>
        <m:sSub>
          <m:sSubPr>
            <m:ctrlPr/>
          </m:sSubPr>
          <m:e>
            <m:r>
              <m:t>X</m:t>
            </m:r>
          </m:e>
          <m:sub>
            <m:r>
              <m:t>i</m:t>
            </m:r>
          </m:sub>
        </m:sSub>
        <m:r>
          <m:rPr>
            <m:sty m:val="p"/>
          </m:rPr>
          <m:t>=</m:t>
        </m:r>
        <m:d>
          <m:dPr>
            <m:begChr m:val="["/>
            <m:endChr m:val="]"/>
            <m:ctrlPr/>
          </m:dPr>
          <m:e>
            <m:r>
              <m:t>Contex</m:t>
            </m:r>
            <m:sSub>
              <m:sSubPr>
                <m:ctrlPr/>
              </m:sSubPr>
              <m:e>
                <m:r>
                  <m:t>t</m:t>
                </m:r>
              </m:e>
              <m:sub>
                <m:r>
                  <m:t>i</m:t>
                </m:r>
              </m:sub>
            </m:sSub>
            <m:r>
              <m:rPr>
                <m:sty m:val="p"/>
              </m:rPr>
              <m:t>,</m:t>
            </m:r>
            <m:sSub>
              <m:sSubPr>
                <m:ctrlPr/>
              </m:sSubPr>
              <m:e>
                <m:r>
                  <m:t>U</m:t>
                </m:r>
              </m:e>
              <m:sub>
                <m:r>
                  <m:t>i</m:t>
                </m:r>
              </m:sub>
            </m:sSub>
          </m:e>
        </m:d>
      </m:oMath>
      <w:r w:rsidR="003553BE">
        <w:rPr>
          <w:rFonts w:ascii="Times New Roman" w:hAnsi="Times New Roman"/>
        </w:rPr>
        <w:t xml:space="preserve">                       </w:t>
      </w:r>
      <w:r w:rsidR="00212420">
        <w:rPr>
          <w:rFonts w:ascii="Times New Roman" w:hAnsi="Times New Roman"/>
        </w:rPr>
        <w:t>(4.6)</w:t>
      </w:r>
    </w:p>
    <w:p w14:paraId="19E47DBD" w14:textId="1F61EDD3" w:rsidR="0013592B" w:rsidRDefault="0013592B" w:rsidP="0013592B">
      <w:pPr>
        <w:ind w:firstLine="21pt"/>
      </w:pPr>
      <w:r w:rsidRPr="0013592B">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是后续记忆检索模块与生成模块的输入基础。相较于原始输入</w:t>
      </w:r>
      <w:r w:rsidRPr="0013592B">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，增强表示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在语义上不仅包含当前轮的显式文本内容，还融入了长期对话中与当前任务最相关的背景信息、约束信息与状态信息，因此能够更真实地反映当前轮在长期交互链条中的完整含义。</w:t>
      </w:r>
    </w:p>
    <w:p w14:paraId="38227C20" w14:textId="6BA2FBB9" w:rsidR="0013592B" w:rsidRPr="0013592B" w:rsidRDefault="0013592B" w:rsidP="0013592B">
      <w:pPr>
        <w:pStyle w:val="a"/>
        <w:spacing w:before="16.30pt" w:after="16.30pt"/>
      </w:pPr>
      <w:bookmarkStart w:id="452" w:name="_Toc224431606"/>
      <w:r w:rsidRPr="0013592B">
        <w:t>建模目标</w:t>
      </w:r>
      <w:bookmarkEnd w:id="452"/>
    </w:p>
    <w:p w14:paraId="1E00A7F3" w14:textId="1245BF30" w:rsidR="0013592B" w:rsidRPr="0013592B" w:rsidRDefault="0013592B" w:rsidP="0013592B">
      <w:pPr>
        <w:ind w:firstLine="21pt"/>
      </w:pPr>
      <w:r w:rsidRPr="0013592B">
        <w:t>面向长期记忆的动态语境表征建模，本质上是为了提升当前轮输入与长期记忆库之间的语义对齐能力，并为后续响应生成提供更充分的决策依据。为刻画这种增强效果，设</w:t>
      </w:r>
      <m:oMath>
        <m:r>
          <w:rPr>
            <w:rFonts w:ascii="Cambria Math" w:hAnsi="Cambria Math"/>
          </w:rPr>
          <m:t>Emb</m:t>
        </m:r>
        <m:d>
          <m:dPr>
            <m:ctrlPr>
              <w:rPr>
                <w:rFonts w:ascii="Cambria Math" w:hAnsi="Cambria Math"/>
                <w:i/>
              </w:rPr>
            </m:ctrlPr>
          </m:dPr>
          <m:e>
            <m:r>
              <w:rPr>
                <w:rFonts w:ascii="Cambria Math" w:hAnsi="Cambria Math"/>
              </w:rPr>
              <m:t>⋅</m:t>
            </m:r>
          </m:e>
        </m:d>
      </m:oMath>
      <w:r w:rsidRPr="0013592B">
        <w:t>表示文本嵌入函数，</w:t>
      </w:r>
      <m:oMath>
        <m:r>
          <w:rPr>
            <w:rFonts w:ascii="Cambria Math" w:hAnsi="Cambria Math"/>
          </w:rPr>
          <m:t>Q</m:t>
        </m:r>
      </m:oMath>
      <w:r w:rsidRPr="0013592B">
        <w:t>表示检索阶段查询向量的表示，</w:t>
      </w:r>
      <m:oMath>
        <m:r>
          <w:rPr>
            <w:rFonts w:ascii="Cambria Math" w:hAnsi="Cambria Math"/>
          </w:rPr>
          <m:t>Sim</m:t>
        </m:r>
        <m:d>
          <m:dPr>
            <m:ctrlPr>
              <w:rPr>
                <w:rFonts w:ascii="Cambria Math" w:hAnsi="Cambria Math"/>
                <w:i/>
              </w:rPr>
            </m:ctrlPr>
          </m:dPr>
          <m:e>
            <m:r>
              <w:rPr>
                <w:rFonts w:ascii="Cambria Math" w:hAnsi="Cambria Math"/>
              </w:rPr>
              <m:t>⋅,⋅</m:t>
            </m:r>
          </m:e>
        </m:d>
      </m:oMath>
      <w:r w:rsidRPr="0013592B">
        <w:t>表示相似度函数，则本文希望增强后的输入表示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相较于原始输入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，能够更准确地与目标记忆项建立匹配关系，即满足</w:t>
      </w:r>
    </w:p>
    <w:p w14:paraId="1A37E454" w14:textId="7169549E" w:rsidR="0013592B" w:rsidRPr="00212420" w:rsidRDefault="00212420" w:rsidP="00212420">
      <w:pPr>
        <w:pStyle w:val="aff4"/>
      </w:pPr>
      <w:r>
        <w:rPr>
          <w:rFonts w:ascii="Times New Roman" w:hAnsi="Times New Roman"/>
          <w:i w:val="0"/>
        </w:rPr>
        <w:tab/>
      </w:r>
      <m:oMath>
        <m:r>
          <m:t>Sim</m:t>
        </m:r>
        <m:d>
          <m:dPr>
            <m:ctrlPr/>
          </m:dPr>
          <m:e>
            <m:r>
              <m:t>Q,Emb</m:t>
            </m:r>
            <m:d>
              <m:dPr>
                <m:ctrlPr/>
              </m:dPr>
              <m:e>
                <m:sSub>
                  <m:sSubPr>
                    <m:ctrlPr/>
                  </m:sSubPr>
                  <m:e>
                    <m:r>
                      <m:t>X</m:t>
                    </m:r>
                  </m:e>
                  <m:sub>
                    <m:r>
                      <m:t>i</m:t>
                    </m:r>
                  </m:sub>
                </m:sSub>
              </m:e>
            </m:d>
          </m:e>
        </m:d>
        <m:r>
          <m:t>≥Sim</m:t>
        </m:r>
        <m:d>
          <m:dPr>
            <m:ctrlPr/>
          </m:dPr>
          <m:e>
            <m:r>
              <m:t>Q,Emb</m:t>
            </m:r>
            <m:d>
              <m:dPr>
                <m:ctrlPr/>
              </m:dPr>
              <m:e>
                <m:sSub>
                  <m:sSubPr>
                    <m:ctrlPr/>
                  </m:sSubPr>
                  <m:e>
                    <m:r>
                      <m:t>U</m:t>
                    </m:r>
                  </m:e>
                  <m:sub>
                    <m:r>
                      <m:t>i</m:t>
                    </m:r>
                  </m:sub>
                </m:sSub>
              </m:e>
            </m:d>
          </m:e>
        </m:d>
      </m:oMath>
      <w:r>
        <w:tab/>
      </w:r>
      <w:r w:rsidRPr="00212420">
        <w:rPr>
          <w:rFonts w:ascii="Times New Roman" w:hAnsi="Times New Roman" w:cs="Times New Roman"/>
          <w:i w:val="0"/>
          <w:iCs/>
        </w:rPr>
        <w:t>(4.7)</w:t>
      </w:r>
    </w:p>
    <w:p w14:paraId="31F180C1" w14:textId="04D35C08" w:rsidR="0013592B" w:rsidRPr="0013592B" w:rsidRDefault="0013592B" w:rsidP="00060E52">
      <w:pPr>
        <w:ind w:firstLine="21pt"/>
      </w:pPr>
      <w:r w:rsidRPr="0013592B">
        <w:t>从系统功能角度来看，这一建模目标至少体现在三个层面。首先，在记忆召回层面，增强表示能够减少由于当前轮表达简略、代词指代、上下文省略等问题带来的检索偏差，使系统更容易召回与当前轮真正相关的长期历史信息。其次，在决策一致性层面，增强表示保留了用户长期偏好、风险约束与历史任务状态等重要语境，使得后续生成结果更容易与先前交互保持一致，降低投资建议前后冲突的风险。最后，在系统鲁棒性层面，动态语境建模通过对历史信息进行筛选和重组，减少了无关噪声对当前轮理解的干扰，从而提高系统在复杂、多主题、长时跨度对话中的稳定表现。</w:t>
      </w:r>
    </w:p>
    <w:p w14:paraId="2D0785D9" w14:textId="77777777" w:rsidR="009A60B8" w:rsidRDefault="009A60B8" w:rsidP="00753888">
      <w:pPr>
        <w:pStyle w:val="v3"/>
        <w:spacing w:before="32.60pt" w:after="32.60pt"/>
      </w:pPr>
      <w:bookmarkStart w:id="453" w:name="_Toc223096621"/>
      <w:bookmarkStart w:id="454" w:name="_Toc224431607"/>
      <w:r w:rsidRPr="009A60B8">
        <w:rPr>
          <w:rFonts w:hint="eastAsia"/>
        </w:rPr>
        <w:t>基于动态语境感知的长期对话记忆表征</w:t>
      </w:r>
      <w:r>
        <w:rPr>
          <w:rFonts w:hint="eastAsia"/>
        </w:rPr>
        <w:t>设计</w:t>
      </w:r>
      <w:bookmarkEnd w:id="453"/>
      <w:bookmarkEnd w:id="454"/>
    </w:p>
    <w:p w14:paraId="26606B49" w14:textId="573ECD7E" w:rsidR="00060E52" w:rsidRDefault="00060E52" w:rsidP="00060E52">
      <w:pPr>
        <w:ind w:firstLine="21pt"/>
      </w:pPr>
      <w:r>
        <w:rPr>
          <w:rFonts w:hint="eastAsia"/>
        </w:rPr>
        <w:lastRenderedPageBreak/>
        <w:t>基于上述建模方式，本章构建一种面向多轮对话长期记忆的动态语境感知表征框架。图</w:t>
      </w:r>
      <w:r>
        <w:t>4.5</w:t>
      </w:r>
      <w:r>
        <w:t>显示，在多轮对话过程中以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ins w:id="455" w:author="nijian.15" w:date="2026-04-26T21:47:00Z">
        <w:r w:rsidR="00C522CF">
          <w:rPr>
            <w:rFonts w:hint="eastAsia"/>
          </w:rPr>
          <w:t>整体流程</w:t>
        </w:r>
        <w:r w:rsidR="00C522CF">
          <w:t>可以概括为一种</w:t>
        </w:r>
        <w:r w:rsidR="00C522CF">
          <w:t>“</w:t>
        </w:r>
        <w:r w:rsidR="00C522CF">
          <w:t>先定位、再净化、后重写</w:t>
        </w:r>
        <w:r w:rsidR="00C522CF">
          <w:t>”</w:t>
        </w:r>
        <w:r w:rsidR="00C522CF">
          <w:t>的记忆加工机制。动态窗口选择实现对历史范围的定位，避免固定窗口造成的关键信息截断；窗口内容精炼实现对历史内容的净化，降低冗余信息对嵌入表示的干扰；语境内容生成则实现对隐含关系的重写，将指代、省略、因果和情绪延续等软语义关系显式化。该方法的价值不只在于提升检索指标，更在于使智能体能够把长期对话中的历史经验转化为当前证券咨询中的认知支撑，从而为后续的个性化解释、风险提示和决策一致性提供基础</w:t>
        </w:r>
      </w:ins>
    </w:p>
    <w:p w14:paraId="212156A6" w14:textId="77777777" w:rsidR="00060E52" w:rsidRDefault="00060E52" w:rsidP="00087BAB">
      <w:pPr>
        <w:pStyle w:val="af5"/>
      </w:pPr>
      <w:r w:rsidRPr="00087BAB">
        <w:drawing>
          <wp:inline distT="0" distB="0" distL="0" distR="0" wp14:anchorId="369B8280" wp14:editId="12619EE4">
            <wp:extent cx="4747407" cy="2612390"/>
            <wp:effectExtent l="0" t="0" r="2540" b="3810"/>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3"/>
                    <a:stretch>
                      <a:fillRect/>
                    </a:stretch>
                  </pic:blipFill>
                  <pic:spPr>
                    <a:xfrm>
                      <a:off x="0" y="0"/>
                      <a:ext cx="4820574" cy="2652652"/>
                    </a:xfrm>
                    <a:prstGeom prst="rect">
                      <a:avLst/>
                    </a:prstGeom>
                  </pic:spPr>
                </pic:pic>
              </a:graphicData>
            </a:graphic>
          </wp:inline>
        </w:drawing>
      </w:r>
    </w:p>
    <w:p w14:paraId="7E5866FE" w14:textId="4E283AE2" w:rsidR="00060E52" w:rsidRPr="00060E52" w:rsidRDefault="00060E52" w:rsidP="00087BAB">
      <w:pPr>
        <w:pStyle w:val="af7"/>
      </w:pPr>
      <w:r>
        <w:t>图</w:t>
      </w:r>
      <w:r>
        <w:t xml:space="preserve"> </w:t>
      </w:r>
      <w:fldSimple w:instr=" STYLEREF 1 \s ">
        <w:r>
          <w:rPr>
            <w:noProof/>
          </w:rPr>
          <w:t>4</w:t>
        </w:r>
      </w:fldSimple>
      <w:r>
        <w:t>.</w:t>
      </w:r>
      <w:r>
        <w:fldChar w:fldCharType="begin"/>
      </w:r>
      <w:r>
        <w:instrText xml:space="preserve"> SEQ </w:instrText>
      </w:r>
      <w:r>
        <w:instrText>图</w:instrText>
      </w:r>
      <w:r>
        <w:instrText xml:space="preserve"> \* ARABIC \s 1 </w:instrText>
      </w:r>
      <w:r>
        <w:fldChar w:fldCharType="separate"/>
      </w:r>
      <w:r>
        <w:rPr>
          <w:noProof/>
        </w:rPr>
        <w:t>5</w:t>
      </w:r>
      <w:r>
        <w:fldChar w:fldCharType="end"/>
      </w:r>
      <w:r>
        <w:rPr>
          <w:rFonts w:hint="eastAsia"/>
        </w:rPr>
        <w:t xml:space="preserve"> </w:t>
      </w:r>
      <w:r w:rsidRPr="00060E52">
        <w:rPr>
          <w:rFonts w:hint="eastAsia"/>
        </w:rPr>
        <w:t>基于动态语境感知的长期对话记忆表征机制</w:t>
      </w:r>
    </w:p>
    <w:p w14:paraId="14A6B033" w14:textId="0CCB781E" w:rsidR="009A60B8" w:rsidRDefault="009A60B8" w:rsidP="00864695">
      <w:pPr>
        <w:pStyle w:val="a"/>
        <w:spacing w:before="16.30pt" w:after="16.30pt"/>
      </w:pPr>
      <w:bookmarkStart w:id="456" w:name="_Toc223096622"/>
      <w:bookmarkStart w:id="457" w:name="_Toc224431608"/>
      <w:r w:rsidRPr="009A60B8">
        <w:rPr>
          <w:rFonts w:hint="eastAsia"/>
        </w:rPr>
        <w:t>动态窗口选择</w:t>
      </w:r>
      <w:bookmarkEnd w:id="456"/>
      <w:bookmarkEnd w:id="457"/>
    </w:p>
    <w:p w14:paraId="59C24A40" w14:textId="77777777" w:rsidR="00631647" w:rsidRPr="00D70381" w:rsidRDefault="00631647" w:rsidP="00631647">
      <w:pPr>
        <w:ind w:firstLine="24pt"/>
      </w:pPr>
      <w:r w:rsidRPr="00D70381">
        <w:t>固定窗口策略通常以</w:t>
      </w:r>
      <w:r w:rsidRPr="008C2B75">
        <w:rPr>
          <w:rFonts w:ascii="宋体" w:hAnsi="宋体"/>
        </w:rPr>
        <w:t>“最近若干轮对话”</w:t>
      </w:r>
      <w:r w:rsidRPr="00D70381">
        <w:t>或</w:t>
      </w:r>
      <w:r w:rsidRPr="008C2B75">
        <w:rPr>
          <w:rFonts w:ascii="宋体" w:hAnsi="宋体"/>
        </w:rPr>
        <w:t>“固定长度文本”</w:t>
      </w:r>
      <w:r w:rsidRPr="00D70381">
        <w:t>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lastRenderedPageBreak/>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4CBC666" w:rsidR="00631647" w:rsidRDefault="009A60B8" w:rsidP="00864695">
      <w:pPr>
        <w:pStyle w:val="a"/>
        <w:spacing w:before="16.30pt" w:after="16.30pt"/>
      </w:pPr>
      <w:bookmarkStart w:id="458" w:name="_Toc223096623"/>
      <w:bookmarkStart w:id="459" w:name="_Toc224431609"/>
      <w:r w:rsidRPr="009A60B8">
        <w:rPr>
          <w:rFonts w:hint="eastAsia"/>
        </w:rPr>
        <w:t>窗口内容精炼</w:t>
      </w:r>
      <w:bookmarkEnd w:id="458"/>
      <w:bookmarkEnd w:id="459"/>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8C2B75">
        <w:rPr>
          <w:rFonts w:ascii="宋体" w:hAnsi="宋体"/>
        </w:rPr>
        <w:t>“窗口越大、效果越差”</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lastRenderedPageBreak/>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437B87DF" w:rsidR="009A60B8" w:rsidRDefault="009A60B8" w:rsidP="00864695">
      <w:pPr>
        <w:pStyle w:val="a"/>
        <w:spacing w:before="16.30pt" w:after="16.30pt"/>
      </w:pPr>
      <w:bookmarkStart w:id="460" w:name="_Toc223096624"/>
      <w:bookmarkStart w:id="461" w:name="_Toc224431610"/>
      <w:r w:rsidRPr="00D70381">
        <w:t>语境内容生成</w:t>
      </w:r>
      <w:bookmarkEnd w:id="460"/>
      <w:bookmarkEnd w:id="461"/>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FE9F486" w14:textId="0153FC73" w:rsidR="00871127" w:rsidRDefault="00871127" w:rsidP="00AB7F83">
      <w:pPr>
        <w:pStyle w:val="11"/>
        <w:spacing w:before="48.90pt" w:after="48.90pt"/>
      </w:pPr>
      <w:r>
        <w:br w:type="page"/>
      </w:r>
      <w:bookmarkStart w:id="462" w:name="_Toc223096636"/>
      <w:bookmarkStart w:id="463" w:name="_Toc224431611"/>
      <w:r w:rsidR="00AF471F">
        <w:rPr>
          <w:rFonts w:hint="eastAsia"/>
        </w:rPr>
        <w:lastRenderedPageBreak/>
        <w:t>系统</w:t>
      </w:r>
      <w:r w:rsidR="00631647">
        <w:rPr>
          <w:rFonts w:hint="eastAsia"/>
        </w:rPr>
        <w:t>设计与</w:t>
      </w:r>
      <w:bookmarkEnd w:id="462"/>
      <w:r w:rsidR="00410216">
        <w:rPr>
          <w:rFonts w:hint="eastAsia"/>
        </w:rPr>
        <w:t>实验分析</w:t>
      </w:r>
      <w:bookmarkEnd w:id="463"/>
    </w:p>
    <w:p w14:paraId="0DC26960" w14:textId="77777777" w:rsidR="00AF471F" w:rsidRDefault="00AF471F" w:rsidP="00AF471F">
      <w:pPr>
        <w:pStyle w:val="v3"/>
        <w:spacing w:before="32.60pt" w:after="32.60pt"/>
      </w:pPr>
      <w:bookmarkStart w:id="464" w:name="_Toc223096632"/>
      <w:bookmarkStart w:id="465" w:name="_Toc224431612"/>
      <w:bookmarkStart w:id="466" w:name="_Toc223096637"/>
      <w:r>
        <w:rPr>
          <w:rFonts w:hint="eastAsia"/>
        </w:rPr>
        <w:t>智能体对话系统设计</w:t>
      </w:r>
      <w:bookmarkEnd w:id="464"/>
      <w:bookmarkEnd w:id="465"/>
    </w:p>
    <w:p w14:paraId="7847A630" w14:textId="36B86585" w:rsidR="00255255" w:rsidRDefault="00255255" w:rsidP="00255255">
      <w:pPr>
        <w:ind w:firstLine="21pt"/>
      </w:pPr>
      <w:r>
        <w:rPr>
          <w:rFonts w:hint="eastAsia"/>
        </w:rPr>
        <w:t>在明确长期记忆表征方法与金融场景应用需求的基础上，本文进一步面向证券投资咨询任务进行系统层设计。与通用对话系统相比，证券投资咨询场景不仅要求系统具备多轮语义理解、外部信息获取与持续记忆能力，还要求其在回答生成过程中始终满足风险揭示充分、表达边界清晰与合规约束严格等要求。因此，单纯依赖大模型直接生成回复，难以同时兼顾专业分析、个性化服务、连续对话与安全可控等多重目标。</w:t>
      </w:r>
    </w:p>
    <w:p w14:paraId="3F5CD2CC" w14:textId="02A578B0" w:rsidR="00255255" w:rsidRPr="00255255" w:rsidRDefault="00255255" w:rsidP="00255255">
      <w:pPr>
        <w:ind w:firstLine="21pt"/>
      </w:pPr>
      <w:r>
        <w:rPr>
          <w:rFonts w:hint="eastAsia"/>
        </w:rPr>
        <w:t>基于此，本文</w:t>
      </w:r>
      <w:ins w:id="467" w:author="nijian.15" w:date="2026-04-26T21:48:00Z">
        <w:r w:rsidR="00C522CF">
          <w:rPr>
            <w:rFonts w:hint="eastAsia"/>
          </w:rPr>
          <w:t>基于第四</w:t>
        </w:r>
      </w:ins>
      <w:ins w:id="468" w:author="nijian.15" w:date="2026-04-26T21:49:00Z">
        <w:r w:rsidR="00C522CF">
          <w:rPr>
            <w:rFonts w:hint="eastAsia"/>
          </w:rPr>
          <w:t>章长期对话记忆的建模，并将其与智能体进行节藕，</w:t>
        </w:r>
      </w:ins>
      <w:r>
        <w:rPr>
          <w:rFonts w:hint="eastAsia"/>
        </w:rPr>
        <w:t>设计了一套面向证券投资咨询的记忆增强型智能体对话系统</w:t>
      </w:r>
      <w:proofErr w:type="spellStart"/>
      <w:r>
        <w:t>MemFinRobot</w:t>
      </w:r>
      <w:proofErr w:type="spellEnd"/>
      <w:r>
        <w:t>。该系统以</w:t>
      </w:r>
      <w:r w:rsidRPr="008C2B75">
        <w:rPr>
          <w:rFonts w:ascii="宋体" w:hAnsi="宋体"/>
        </w:rPr>
        <w:t>“对话理解—记忆支撑—工具调用—合规约束”</w:t>
      </w:r>
      <w:r>
        <w:t>为主线，将用户交互、智能体控制、记忆管理、工具执行与风险提示等关键能力进行分层组织与协同集成，从而形成一个能够支持连续咨询、个性化分析与合规输出的完整系统框架。本节将首先介绍系统的总体架构，随后说明各层功能与职责，并进一步梳理系统运行的整体流程。</w:t>
      </w:r>
    </w:p>
    <w:p w14:paraId="3C21DA45" w14:textId="00F74DA7" w:rsidR="00AF471F" w:rsidRDefault="00AF471F" w:rsidP="00AF471F">
      <w:pPr>
        <w:pStyle w:val="a"/>
        <w:spacing w:before="16.30pt" w:after="16.30pt"/>
      </w:pPr>
      <w:bookmarkStart w:id="469" w:name="_Toc223096633"/>
      <w:bookmarkStart w:id="470" w:name="_Toc224431613"/>
      <w:r w:rsidRPr="009A60B8">
        <w:rPr>
          <w:rFonts w:hint="eastAsia"/>
        </w:rPr>
        <w:t>系统总体架构</w:t>
      </w:r>
      <w:bookmarkEnd w:id="469"/>
      <w:bookmarkEnd w:id="470"/>
    </w:p>
    <w:p w14:paraId="1F4396C2" w14:textId="77777777" w:rsidR="00AF471F" w:rsidRDefault="00AF471F" w:rsidP="00087BAB">
      <w:pPr>
        <w:pStyle w:val="af5"/>
      </w:pPr>
      <w:r w:rsidRPr="00087BAB">
        <w:drawing>
          <wp:inline distT="0" distB="0" distL="0" distR="0" wp14:anchorId="0908D234" wp14:editId="2A222C99">
            <wp:extent cx="3598985" cy="1970008"/>
            <wp:effectExtent l="0" t="0" r="0" b="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4"/>
                    <a:stretch>
                      <a:fillRect/>
                    </a:stretch>
                  </pic:blipFill>
                  <pic:spPr>
                    <a:xfrm>
                      <a:off x="0" y="0"/>
                      <a:ext cx="3648847" cy="1997301"/>
                    </a:xfrm>
                    <a:prstGeom prst="rect">
                      <a:avLst/>
                    </a:prstGeom>
                  </pic:spPr>
                </pic:pic>
              </a:graphicData>
            </a:graphic>
          </wp:inline>
        </w:drawing>
      </w:r>
    </w:p>
    <w:p w14:paraId="3801270B" w14:textId="463C94E6" w:rsidR="00AF471F" w:rsidRPr="00AF471F" w:rsidRDefault="00AF471F" w:rsidP="00AF471F">
      <w:pPr>
        <w:pStyle w:val="af7"/>
        <w:ind w:firstLine="20.40pt"/>
      </w:pPr>
      <w:bookmarkStart w:id="471" w:name="_Toc223528560"/>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1</w:t>
      </w:r>
      <w:r w:rsidR="00060E52">
        <w:fldChar w:fldCharType="end"/>
      </w:r>
      <w:r>
        <w:t xml:space="preserve"> </w:t>
      </w:r>
      <w:proofErr w:type="spellStart"/>
      <w:r w:rsidR="0020197F">
        <w:rPr>
          <w:rFonts w:hint="eastAsia"/>
        </w:rPr>
        <w:t>MemFinRobot</w:t>
      </w:r>
      <w:proofErr w:type="spellEnd"/>
      <w:r>
        <w:rPr>
          <w:rFonts w:hint="eastAsia"/>
        </w:rPr>
        <w:t>智能体系统</w:t>
      </w:r>
      <w:bookmarkEnd w:id="471"/>
    </w:p>
    <w:p w14:paraId="240E6C80" w14:textId="4C2C32EB" w:rsidR="00AF471F" w:rsidRDefault="00AF471F" w:rsidP="00AF471F">
      <w:pPr>
        <w:ind w:firstLine="24pt"/>
      </w:pPr>
      <w:r>
        <w:rPr>
          <w:rFonts w:hint="eastAsia"/>
        </w:rPr>
        <w:lastRenderedPageBreak/>
        <w:t>结合证券投资咨询的业务特征与记忆增强型智能体的设计目标，本文构建了一套分层、模块化的系统架构。图</w:t>
      </w:r>
      <w:r w:rsidR="0020197F">
        <w:rPr>
          <w:rFonts w:hint="eastAsia"/>
        </w:rPr>
        <w:t>5</w:t>
      </w:r>
      <w:r>
        <w:t>.</w:t>
      </w:r>
      <w:r w:rsidR="0020197F">
        <w:rPr>
          <w:rFonts w:hint="eastAsia"/>
        </w:rPr>
        <w:t>1</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58653367" w14:textId="77777777" w:rsidR="00AF471F" w:rsidRDefault="00AF471F" w:rsidP="00AF471F">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BE1BB7A" w14:textId="77777777" w:rsidR="00AF471F" w:rsidRDefault="00AF471F" w:rsidP="00AF471F">
      <w:pPr>
        <w:pStyle w:val="a"/>
        <w:spacing w:before="16.30pt" w:after="16.30pt"/>
      </w:pPr>
      <w:bookmarkStart w:id="472" w:name="_Toc223096634"/>
      <w:bookmarkStart w:id="473" w:name="_Toc224431614"/>
      <w:r w:rsidRPr="009A60B8">
        <w:rPr>
          <w:rFonts w:hint="eastAsia"/>
        </w:rPr>
        <w:t>各层功能与职责说明</w:t>
      </w:r>
      <w:bookmarkEnd w:id="472"/>
      <w:bookmarkEnd w:id="473"/>
    </w:p>
    <w:p w14:paraId="0DE1F956" w14:textId="77777777" w:rsidR="00AF471F" w:rsidRPr="00280F82" w:rsidRDefault="00AF471F" w:rsidP="00AF471F">
      <w:pPr>
        <w:ind w:firstLine="24pt"/>
      </w:pPr>
      <w:r w:rsidRPr="00280F82">
        <w:t>（</w:t>
      </w:r>
      <w:r w:rsidRPr="00280F82">
        <w:t>1</w:t>
      </w:r>
      <w:r w:rsidRPr="00280F82">
        <w:t>）用户交互层</w:t>
      </w:r>
    </w:p>
    <w:p w14:paraId="31270CB1" w14:textId="77777777" w:rsidR="00AF471F" w:rsidRPr="00280F82" w:rsidRDefault="00AF471F" w:rsidP="00AF471F">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421EC1D6" w14:textId="77777777" w:rsidR="00AF471F" w:rsidRPr="00280F82" w:rsidRDefault="00AF471F" w:rsidP="00AF471F">
      <w:pPr>
        <w:ind w:firstLine="24pt"/>
      </w:pPr>
      <w:r w:rsidRPr="00280F82">
        <w:t>（</w:t>
      </w:r>
      <w:r w:rsidRPr="00280F82">
        <w:t>2</w:t>
      </w:r>
      <w:r w:rsidRPr="00280F82">
        <w:t>）对话与智能体控制层</w:t>
      </w:r>
    </w:p>
    <w:p w14:paraId="30FEF8EC" w14:textId="77777777" w:rsidR="00AF471F" w:rsidRPr="00280F82" w:rsidRDefault="00AF471F" w:rsidP="00AF471F">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Pr>
          <w:rFonts w:hint="eastAsia"/>
        </w:rPr>
        <w:t>工具与环境执行</w:t>
      </w:r>
      <w:r w:rsidRPr="00280F82">
        <w:t>模块与生成模型有序地组织起来，使系统能够围绕用户当前问题</w:t>
      </w:r>
      <w:r>
        <w:rPr>
          <w:rFonts w:hint="eastAsia"/>
        </w:rPr>
        <w:t>多轮调用工具，最后</w:t>
      </w:r>
      <w:r w:rsidRPr="00280F82">
        <w:t>形成结构化的分析与解释。在证券投资咨询场景下，该层强调</w:t>
      </w:r>
      <w:r w:rsidRPr="008C2B75">
        <w:rPr>
          <w:rFonts w:ascii="宋体" w:hAnsi="宋体"/>
        </w:rPr>
        <w:t>“辅助决策”</w:t>
      </w:r>
      <w:r w:rsidRPr="00280F82">
        <w:t>而非</w:t>
      </w:r>
      <w:r w:rsidRPr="008C2B75">
        <w:rPr>
          <w:rFonts w:ascii="宋体" w:hAnsi="宋体"/>
        </w:rPr>
        <w:t>“替代决策”</w:t>
      </w:r>
      <w:r w:rsidRPr="00280F82">
        <w:t>的定位，即系统输出的目标在于围绕用户问题构建清晰、连贯且可解释的分析过程</w:t>
      </w:r>
      <w:r>
        <w:rPr>
          <w:rFonts w:hint="eastAsia"/>
        </w:rPr>
        <w:t>，</w:t>
      </w:r>
      <w:r w:rsidRPr="00280F82">
        <w:t>帮助用户理解投资逻辑与风险特征，而不是直接给出具体的买卖指令。该模块强调</w:t>
      </w:r>
      <w:r w:rsidRPr="008C2B75">
        <w:rPr>
          <w:rFonts w:ascii="宋体" w:hAnsi="宋体"/>
        </w:rPr>
        <w:t>“辅助决策”</w:t>
      </w:r>
      <w:r w:rsidRPr="00280F82">
        <w:t>定位，通过信息整合、逻辑梳理与风险说明，帮助用户形成理性的投资判断。</w:t>
      </w:r>
    </w:p>
    <w:p w14:paraId="40A048D5" w14:textId="77777777" w:rsidR="00AF471F" w:rsidRPr="00280F82" w:rsidRDefault="00AF471F" w:rsidP="00AF471F">
      <w:pPr>
        <w:ind w:firstLine="24pt"/>
      </w:pPr>
      <w:r w:rsidRPr="00280F82">
        <w:t>（</w:t>
      </w:r>
      <w:r w:rsidRPr="00280F82">
        <w:t>3</w:t>
      </w:r>
      <w:r w:rsidRPr="00280F82">
        <w:t>）记忆管理层</w:t>
      </w:r>
    </w:p>
    <w:p w14:paraId="247C79B2" w14:textId="09ABEB61" w:rsidR="00AB7F83" w:rsidRPr="00AB7F83" w:rsidRDefault="00AF471F" w:rsidP="00AB7F83">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w:t>
      </w:r>
      <w:r w:rsidR="00AB7F83">
        <w:rPr>
          <w:rFonts w:hint="eastAsia"/>
        </w:rPr>
        <w:t>本文</w:t>
      </w:r>
      <w:r w:rsidR="00AB7F83"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w:t>
      </w:r>
      <w:r w:rsidR="00AB7F83" w:rsidRPr="00280F82">
        <w:lastRenderedPageBreak/>
        <w:t>短期记忆的核心功能是维持语义连贯性，使系统能够正确理解用户的追问、指代和补充说明，避免出现上下文断裂的问题。长期记忆</w:t>
      </w:r>
      <w:r w:rsidR="00AB7F83">
        <w:rPr>
          <w:rFonts w:hint="eastAsia"/>
        </w:rPr>
        <w:t>采用第三章方式进行表征，</w:t>
      </w:r>
      <w:r w:rsidR="00AB7F83" w:rsidRPr="00280F82">
        <w:t>为系统提供跨时间的认知背景，是实现长期陪伴式咨询的重要基础</w:t>
      </w:r>
      <w:r w:rsidR="00AB7F83">
        <w:rPr>
          <w:rFonts w:hint="eastAsia"/>
        </w:rPr>
        <w:t>。</w:t>
      </w:r>
      <w:r w:rsidR="00AB7F83"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该层统一管理短期记忆、长期记忆以及用户画像记忆，并根据对话需要将相关记忆提供给对话管理层使用。记忆管理层本身不参与内容生成，而是作为智能体的</w:t>
      </w:r>
      <w:r w:rsidR="00AB7F83" w:rsidRPr="008C2B75">
        <w:rPr>
          <w:rFonts w:ascii="宋体" w:hAnsi="宋体"/>
        </w:rPr>
        <w:t>“认知背景”</w:t>
      </w:r>
      <w:r w:rsidR="00AB7F83" w:rsidRPr="00280F82">
        <w:t>，为推理与回答提供必要的上下文信息。</w:t>
      </w:r>
    </w:p>
    <w:p w14:paraId="675E5421" w14:textId="77777777" w:rsidR="00AF471F" w:rsidRDefault="00AF471F" w:rsidP="00AF471F">
      <w:pPr>
        <w:ind w:firstLine="24pt"/>
      </w:pPr>
      <w:r>
        <w:rPr>
          <w:rFonts w:hint="eastAsia"/>
        </w:rPr>
        <w:t>（</w:t>
      </w:r>
      <w:r>
        <w:rPr>
          <w:rFonts w:hint="eastAsia"/>
        </w:rPr>
        <w:t>4</w:t>
      </w:r>
      <w:r>
        <w:rPr>
          <w:rFonts w:hint="eastAsia"/>
        </w:rPr>
        <w:t>）工具与环境执行层</w:t>
      </w:r>
    </w:p>
    <w:p w14:paraId="28CE6F39" w14:textId="77777777" w:rsidR="00AF471F" w:rsidRPr="00280F82" w:rsidRDefault="00AF471F" w:rsidP="00AF471F">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128DB381" w14:textId="77777777" w:rsidR="00AF471F" w:rsidRPr="00280F82" w:rsidRDefault="00AF471F" w:rsidP="00AF471F">
      <w:pPr>
        <w:ind w:firstLine="24pt"/>
      </w:pPr>
      <w:r w:rsidRPr="00280F82">
        <w:t>（</w:t>
      </w:r>
      <w:r>
        <w:t>5</w:t>
      </w:r>
      <w:r w:rsidRPr="00280F82">
        <w:t>）风险提示与合规控制层</w:t>
      </w:r>
    </w:p>
    <w:p w14:paraId="612C0E83" w14:textId="77777777" w:rsidR="00AF471F" w:rsidRDefault="00AF471F" w:rsidP="00AF471F">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w:t>
      </w:r>
      <w:r w:rsidRPr="008C2B75">
        <w:rPr>
          <w:rFonts w:ascii="宋体" w:hAnsi="宋体"/>
        </w:rPr>
        <w:t>“非推荐性、非预测性、不承诺收益”</w:t>
      </w:r>
      <w:r w:rsidRPr="00280F82">
        <w:t>的合规要求。</w:t>
      </w:r>
    </w:p>
    <w:p w14:paraId="7235AFB2" w14:textId="77777777" w:rsidR="00AF471F" w:rsidRDefault="00AF471F" w:rsidP="00AF471F">
      <w:pPr>
        <w:ind w:firstLine="24pt"/>
      </w:pPr>
      <w:r w:rsidRPr="00280F82">
        <w:t>系统采用分层化的风险提示体系，根据不同咨询场景自动匹配相应的提示内容。</w:t>
      </w:r>
      <w:r>
        <w:rPr>
          <w:rFonts w:hint="eastAsia"/>
        </w:rPr>
        <w:t>如表</w:t>
      </w:r>
      <w:r>
        <w:rPr>
          <w:rFonts w:hint="eastAsia"/>
        </w:rPr>
        <w:t>4</w:t>
      </w:r>
      <w:r>
        <w:t>.1</w:t>
      </w:r>
      <w:r>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0A24663" w14:textId="77777777" w:rsidR="00AF471F" w:rsidRDefault="00AF471F" w:rsidP="00AF471F">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3C730E12" w14:textId="332F10A1" w:rsidR="00AF471F" w:rsidRDefault="00AF471F" w:rsidP="00AF471F">
      <w:pPr>
        <w:pStyle w:val="af7"/>
        <w:keepNext/>
        <w:ind w:firstLine="20.40pt"/>
      </w:pPr>
      <w:bookmarkStart w:id="474" w:name="_Toc223528576"/>
      <w:r>
        <w:rPr>
          <w:rFonts w:hint="eastAsia"/>
        </w:rPr>
        <w:lastRenderedPageBreak/>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1</w:t>
      </w:r>
      <w:r w:rsidR="00760944">
        <w:fldChar w:fldCharType="end"/>
      </w:r>
      <w:r>
        <w:t xml:space="preserve"> </w:t>
      </w:r>
      <w:r>
        <w:rPr>
          <w:rFonts w:hint="eastAsia"/>
        </w:rPr>
        <w:t>风险提示体系示例</w:t>
      </w:r>
      <w:bookmarkEnd w:id="474"/>
    </w:p>
    <w:tbl>
      <w:tblPr>
        <w:tblW w:w="382.65pt" w:type="dxa"/>
        <w:tblBorders>
          <w:top w:val="single" w:sz="4" w:space="0" w:color="auto"/>
          <w:bottom w:val="single" w:sz="4" w:space="0" w:color="auto"/>
        </w:tblBorders>
        <w:tblLayout w:type="fixed"/>
        <w:tblLook w:firstRow="1" w:lastRow="0" w:firstColumn="1" w:lastColumn="0" w:noHBand="0" w:noVBand="1"/>
      </w:tblPr>
      <w:tblGrid>
        <w:gridCol w:w="1843"/>
        <w:gridCol w:w="2099"/>
        <w:gridCol w:w="3711"/>
      </w:tblGrid>
      <w:tr w:rsidR="00AF471F" w:rsidRPr="00087BAB" w14:paraId="4C1CDA63" w14:textId="77777777" w:rsidTr="00087BAB">
        <w:tc>
          <w:tcPr>
            <w:tcW w:w="92.15pt" w:type="dxa"/>
            <w:tcBorders>
              <w:bottom w:val="single" w:sz="8" w:space="0" w:color="auto"/>
            </w:tcBorders>
            <w:vAlign w:val="center"/>
            <w:hideMark/>
          </w:tcPr>
          <w:p w14:paraId="24EF94AB" w14:textId="77777777" w:rsidR="00AF471F" w:rsidRPr="00087BAB" w:rsidRDefault="00AF471F" w:rsidP="00087BAB">
            <w:pPr>
              <w:ind w:firstLine="18.35pt"/>
              <w:rPr>
                <w:b/>
                <w:bCs/>
                <w:sz w:val="21"/>
                <w:szCs w:val="21"/>
              </w:rPr>
            </w:pPr>
            <w:r w:rsidRPr="00087BAB">
              <w:rPr>
                <w:b/>
                <w:bCs/>
                <w:sz w:val="21"/>
                <w:szCs w:val="21"/>
              </w:rPr>
              <w:t>类别</w:t>
            </w:r>
          </w:p>
        </w:tc>
        <w:tc>
          <w:tcPr>
            <w:tcW w:w="104.95pt" w:type="dxa"/>
            <w:tcBorders>
              <w:bottom w:val="single" w:sz="8" w:space="0" w:color="auto"/>
            </w:tcBorders>
            <w:vAlign w:val="center"/>
            <w:hideMark/>
          </w:tcPr>
          <w:p w14:paraId="16272C94" w14:textId="77777777" w:rsidR="00AF471F" w:rsidRPr="00087BAB" w:rsidRDefault="00AF471F" w:rsidP="00087BAB">
            <w:pPr>
              <w:ind w:firstLine="18.35pt"/>
              <w:rPr>
                <w:b/>
                <w:bCs/>
                <w:sz w:val="21"/>
                <w:szCs w:val="21"/>
              </w:rPr>
            </w:pPr>
            <w:r w:rsidRPr="00087BAB">
              <w:rPr>
                <w:b/>
                <w:bCs/>
                <w:sz w:val="21"/>
                <w:szCs w:val="21"/>
              </w:rPr>
              <w:t>适用场景</w:t>
            </w:r>
          </w:p>
        </w:tc>
        <w:tc>
          <w:tcPr>
            <w:tcW w:w="185.55pt" w:type="dxa"/>
            <w:tcBorders>
              <w:bottom w:val="single" w:sz="8" w:space="0" w:color="auto"/>
            </w:tcBorders>
            <w:vAlign w:val="center"/>
            <w:hideMark/>
          </w:tcPr>
          <w:p w14:paraId="77E5F60A" w14:textId="77777777" w:rsidR="00AF471F" w:rsidRPr="00087BAB" w:rsidRDefault="00AF471F" w:rsidP="00087BAB">
            <w:pPr>
              <w:ind w:firstLine="18.35pt"/>
              <w:jc w:val="center"/>
              <w:rPr>
                <w:b/>
                <w:bCs/>
                <w:sz w:val="21"/>
                <w:szCs w:val="21"/>
              </w:rPr>
            </w:pPr>
            <w:r w:rsidRPr="00087BAB">
              <w:rPr>
                <w:b/>
                <w:bCs/>
                <w:sz w:val="21"/>
                <w:szCs w:val="21"/>
              </w:rPr>
              <w:t>模板内容</w:t>
            </w:r>
          </w:p>
        </w:tc>
      </w:tr>
      <w:tr w:rsidR="00AF471F" w:rsidRPr="00087BAB" w14:paraId="694C21A3" w14:textId="77777777" w:rsidTr="00087BAB">
        <w:trPr>
          <w:trHeight w:val="1050"/>
        </w:trPr>
        <w:tc>
          <w:tcPr>
            <w:tcW w:w="92.15pt" w:type="dxa"/>
            <w:vAlign w:val="center"/>
            <w:hideMark/>
          </w:tcPr>
          <w:p w14:paraId="09F2F271" w14:textId="77777777" w:rsidR="00AF471F" w:rsidRPr="00087BAB" w:rsidRDefault="00AF471F" w:rsidP="00BD2C1B">
            <w:pPr>
              <w:rPr>
                <w:sz w:val="21"/>
                <w:szCs w:val="21"/>
              </w:rPr>
            </w:pPr>
            <w:r w:rsidRPr="00087BAB">
              <w:rPr>
                <w:b/>
                <w:bCs/>
                <w:sz w:val="21"/>
                <w:szCs w:val="21"/>
              </w:rPr>
              <w:t>基础风险提示</w:t>
            </w:r>
          </w:p>
        </w:tc>
        <w:tc>
          <w:tcPr>
            <w:tcW w:w="104.95pt" w:type="dxa"/>
            <w:vAlign w:val="center"/>
            <w:hideMark/>
          </w:tcPr>
          <w:p w14:paraId="484B90CC" w14:textId="77777777" w:rsidR="00AF471F" w:rsidRPr="00087BAB" w:rsidRDefault="00AF471F" w:rsidP="00BD2C1B">
            <w:pPr>
              <w:rPr>
                <w:sz w:val="21"/>
                <w:szCs w:val="21"/>
              </w:rPr>
            </w:pPr>
            <w:r w:rsidRPr="00087BAB">
              <w:rPr>
                <w:sz w:val="21"/>
                <w:szCs w:val="21"/>
              </w:rPr>
              <w:t>所有涉及投资相关的回答均需附加</w:t>
            </w:r>
          </w:p>
        </w:tc>
        <w:tc>
          <w:tcPr>
            <w:tcW w:w="185.55pt" w:type="dxa"/>
            <w:vAlign w:val="center"/>
            <w:hideMark/>
          </w:tcPr>
          <w:p w14:paraId="15FEC159" w14:textId="77777777" w:rsidR="00AF471F" w:rsidRPr="00087BAB" w:rsidRDefault="00AF471F" w:rsidP="00087BAB">
            <w:pPr>
              <w:rPr>
                <w:sz w:val="21"/>
                <w:szCs w:val="21"/>
              </w:rPr>
            </w:pPr>
            <w:r w:rsidRPr="00087BAB">
              <w:rPr>
                <w:sz w:val="21"/>
                <w:szCs w:val="21"/>
              </w:rPr>
              <w:t>以下内容仅用于一般性信息参考，不构成投资建议。投资有风险，入市需谨慎。</w:t>
            </w:r>
          </w:p>
        </w:tc>
      </w:tr>
      <w:tr w:rsidR="00AF471F" w:rsidRPr="00087BAB" w14:paraId="4830B01A" w14:textId="77777777" w:rsidTr="00087BAB">
        <w:trPr>
          <w:trHeight w:val="2700"/>
        </w:trPr>
        <w:tc>
          <w:tcPr>
            <w:tcW w:w="92.15pt" w:type="dxa"/>
            <w:vAlign w:val="center"/>
            <w:hideMark/>
          </w:tcPr>
          <w:p w14:paraId="28B34DCC" w14:textId="77777777" w:rsidR="00AF471F" w:rsidRPr="00087BAB" w:rsidRDefault="00AF471F" w:rsidP="00BD2C1B">
            <w:pPr>
              <w:rPr>
                <w:sz w:val="21"/>
                <w:szCs w:val="21"/>
              </w:rPr>
            </w:pPr>
            <w:r w:rsidRPr="00087BAB">
              <w:rPr>
                <w:b/>
                <w:bCs/>
                <w:sz w:val="21"/>
                <w:szCs w:val="21"/>
              </w:rPr>
              <w:t>产品类风险提示</w:t>
            </w:r>
          </w:p>
        </w:tc>
        <w:tc>
          <w:tcPr>
            <w:tcW w:w="104.95pt" w:type="dxa"/>
            <w:vAlign w:val="center"/>
            <w:hideMark/>
          </w:tcPr>
          <w:p w14:paraId="01BC4DF3" w14:textId="77777777" w:rsidR="00AF471F" w:rsidRPr="00087BAB" w:rsidRDefault="00AF471F" w:rsidP="00BD2C1B">
            <w:pPr>
              <w:rPr>
                <w:sz w:val="21"/>
                <w:szCs w:val="21"/>
              </w:rPr>
            </w:pPr>
            <w:r w:rsidRPr="00087BAB">
              <w:rPr>
                <w:sz w:val="21"/>
                <w:szCs w:val="21"/>
              </w:rPr>
              <w:t>涉及股票、基金、债券等产品解读时</w:t>
            </w:r>
          </w:p>
        </w:tc>
        <w:tc>
          <w:tcPr>
            <w:tcW w:w="185.55pt" w:type="dxa"/>
            <w:vAlign w:val="center"/>
            <w:hideMark/>
          </w:tcPr>
          <w:p w14:paraId="300717A7" w14:textId="77777777" w:rsidR="00AF471F" w:rsidRPr="00087BAB" w:rsidRDefault="00AF471F" w:rsidP="00087BAB">
            <w:pPr>
              <w:rPr>
                <w:sz w:val="21"/>
                <w:szCs w:val="21"/>
              </w:rPr>
            </w:pPr>
            <w:r w:rsidRPr="00087BAB">
              <w:rPr>
                <w:sz w:val="21"/>
                <w:szCs w:val="21"/>
              </w:rPr>
              <w:t>股票：股票价格受市场波动影响较大，可能出现显著涨跌。</w:t>
            </w:r>
          </w:p>
          <w:p w14:paraId="1B233A3D" w14:textId="77777777" w:rsidR="00AF471F" w:rsidRPr="00087BAB" w:rsidRDefault="00AF471F" w:rsidP="00087BAB">
            <w:pPr>
              <w:rPr>
                <w:sz w:val="21"/>
                <w:szCs w:val="21"/>
              </w:rPr>
            </w:pPr>
            <w:r w:rsidRPr="00087BAB">
              <w:rPr>
                <w:sz w:val="21"/>
                <w:szCs w:val="21"/>
              </w:rPr>
              <w:t>基金：基金过往业绩不代表未来表现，基金存在净值波动和可能亏损的风险。</w:t>
            </w:r>
          </w:p>
          <w:p w14:paraId="317DF51A" w14:textId="77777777" w:rsidR="00AF471F" w:rsidRPr="00087BAB" w:rsidRDefault="00AF471F" w:rsidP="00087BAB">
            <w:pPr>
              <w:rPr>
                <w:sz w:val="21"/>
                <w:szCs w:val="21"/>
              </w:rPr>
            </w:pPr>
            <w:r w:rsidRPr="00087BAB">
              <w:rPr>
                <w:sz w:val="21"/>
                <w:szCs w:val="21"/>
              </w:rPr>
              <w:t>债券：债券受利率、信用事件影响，可能存在违约或价格波动。</w:t>
            </w:r>
          </w:p>
        </w:tc>
      </w:tr>
      <w:tr w:rsidR="00AF471F" w:rsidRPr="00087BAB" w14:paraId="1B68F198" w14:textId="77777777" w:rsidTr="00087BAB">
        <w:tc>
          <w:tcPr>
            <w:tcW w:w="92.15pt" w:type="dxa"/>
            <w:vAlign w:val="center"/>
            <w:hideMark/>
          </w:tcPr>
          <w:p w14:paraId="0EE09E21" w14:textId="77777777" w:rsidR="00AF471F" w:rsidRPr="00087BAB" w:rsidRDefault="00AF471F" w:rsidP="00BD2C1B">
            <w:pPr>
              <w:rPr>
                <w:sz w:val="21"/>
                <w:szCs w:val="21"/>
              </w:rPr>
            </w:pPr>
            <w:r w:rsidRPr="00087BAB">
              <w:rPr>
                <w:b/>
                <w:bCs/>
                <w:sz w:val="21"/>
                <w:szCs w:val="21"/>
              </w:rPr>
              <w:t>情景化风险提示</w:t>
            </w:r>
          </w:p>
        </w:tc>
        <w:tc>
          <w:tcPr>
            <w:tcW w:w="104.95pt" w:type="dxa"/>
            <w:vAlign w:val="center"/>
            <w:hideMark/>
          </w:tcPr>
          <w:p w14:paraId="5A1F12CE" w14:textId="1AC7A270" w:rsidR="00AF471F" w:rsidRPr="00087BAB" w:rsidRDefault="00AF471F" w:rsidP="00BD2C1B">
            <w:pPr>
              <w:rPr>
                <w:sz w:val="21"/>
                <w:szCs w:val="21"/>
              </w:rPr>
            </w:pPr>
            <w:r w:rsidRPr="00087BAB">
              <w:rPr>
                <w:sz w:val="21"/>
                <w:szCs w:val="21"/>
              </w:rPr>
              <w:t>用户提出决策类问题</w:t>
            </w:r>
          </w:p>
        </w:tc>
        <w:tc>
          <w:tcPr>
            <w:tcW w:w="185.55pt" w:type="dxa"/>
            <w:vAlign w:val="center"/>
            <w:hideMark/>
          </w:tcPr>
          <w:p w14:paraId="7521593A" w14:textId="77777777" w:rsidR="00AF471F" w:rsidRPr="00087BAB" w:rsidRDefault="00AF471F" w:rsidP="00087BAB">
            <w:pPr>
              <w:rPr>
                <w:sz w:val="21"/>
                <w:szCs w:val="21"/>
              </w:rPr>
            </w:pPr>
            <w:r w:rsidRPr="00087BAB">
              <w:rPr>
                <w:sz w:val="21"/>
                <w:szCs w:val="21"/>
              </w:rPr>
              <w:t>是否适合投资需结合您的风险承受能力、投资期限和资产状况综合判断。请避免因短期波动做出冲动决策。</w:t>
            </w:r>
          </w:p>
        </w:tc>
      </w:tr>
      <w:tr w:rsidR="00AF471F" w:rsidRPr="00087BAB" w14:paraId="1C3CB635" w14:textId="77777777" w:rsidTr="00087BAB">
        <w:tc>
          <w:tcPr>
            <w:tcW w:w="92.15pt" w:type="dxa"/>
            <w:vAlign w:val="center"/>
            <w:hideMark/>
          </w:tcPr>
          <w:p w14:paraId="240920DF" w14:textId="77777777" w:rsidR="00AF471F" w:rsidRPr="00087BAB" w:rsidRDefault="00AF471F" w:rsidP="00BD2C1B">
            <w:pPr>
              <w:rPr>
                <w:sz w:val="21"/>
                <w:szCs w:val="21"/>
              </w:rPr>
            </w:pPr>
            <w:r w:rsidRPr="00087BAB">
              <w:rPr>
                <w:b/>
                <w:bCs/>
                <w:sz w:val="21"/>
                <w:szCs w:val="21"/>
              </w:rPr>
              <w:t>合规性风险提示</w:t>
            </w:r>
          </w:p>
        </w:tc>
        <w:tc>
          <w:tcPr>
            <w:tcW w:w="104.95pt" w:type="dxa"/>
            <w:vAlign w:val="center"/>
            <w:hideMark/>
          </w:tcPr>
          <w:p w14:paraId="0D3EDDE3" w14:textId="77777777" w:rsidR="00AF471F" w:rsidRPr="00087BAB" w:rsidRDefault="00AF471F" w:rsidP="00BD2C1B">
            <w:pPr>
              <w:rPr>
                <w:sz w:val="21"/>
                <w:szCs w:val="21"/>
              </w:rPr>
            </w:pPr>
            <w:r w:rsidRPr="00087BAB">
              <w:rPr>
                <w:sz w:val="21"/>
                <w:szCs w:val="21"/>
              </w:rPr>
              <w:t>出现带有</w:t>
            </w:r>
            <w:r w:rsidRPr="00087BAB">
              <w:rPr>
                <w:rFonts w:ascii="宋体" w:hAnsi="宋体"/>
                <w:sz w:val="21"/>
                <w:szCs w:val="21"/>
              </w:rPr>
              <w:t>“预测”“判断走势”“给出操作建议”</w:t>
            </w:r>
            <w:r w:rsidRPr="00087BAB">
              <w:rPr>
                <w:sz w:val="21"/>
                <w:szCs w:val="21"/>
              </w:rPr>
              <w:t>等语境时</w:t>
            </w:r>
          </w:p>
        </w:tc>
        <w:tc>
          <w:tcPr>
            <w:tcW w:w="185.55pt" w:type="dxa"/>
            <w:vAlign w:val="center"/>
            <w:hideMark/>
          </w:tcPr>
          <w:p w14:paraId="3FD2FCE5" w14:textId="77777777" w:rsidR="00AF471F" w:rsidRPr="00087BAB" w:rsidRDefault="00AF471F" w:rsidP="00087BAB">
            <w:pPr>
              <w:rPr>
                <w:sz w:val="21"/>
                <w:szCs w:val="21"/>
              </w:rPr>
            </w:pPr>
            <w:r w:rsidRPr="00087BAB">
              <w:rPr>
                <w:sz w:val="21"/>
                <w:szCs w:val="21"/>
              </w:rPr>
              <w:t>系统不会提供买卖推荐或收益承诺，也不会进行趋势预测，以下内容仅为风险解释和教育性信息。</w:t>
            </w:r>
          </w:p>
        </w:tc>
      </w:tr>
    </w:tbl>
    <w:p w14:paraId="6026E100" w14:textId="77777777" w:rsidR="00AF471F" w:rsidRDefault="00AF471F" w:rsidP="00AF471F"/>
    <w:p w14:paraId="4E929D5B" w14:textId="77777777" w:rsidR="00AF471F" w:rsidRDefault="00AF471F" w:rsidP="00AF471F">
      <w:pPr>
        <w:pStyle w:val="a"/>
        <w:spacing w:before="16.30pt" w:after="16.30pt"/>
      </w:pPr>
      <w:bookmarkStart w:id="475" w:name="_Toc223096635"/>
      <w:bookmarkStart w:id="476" w:name="_Toc224431615"/>
      <w:r w:rsidRPr="009A60B8">
        <w:rPr>
          <w:rFonts w:hint="eastAsia"/>
        </w:rPr>
        <w:t>系统运行的整体流程</w:t>
      </w:r>
      <w:bookmarkEnd w:id="475"/>
      <w:bookmarkEnd w:id="476"/>
    </w:p>
    <w:p w14:paraId="69AB9C86" w14:textId="77777777" w:rsidR="00AF471F" w:rsidRDefault="00AF471F" w:rsidP="00AF471F">
      <w:pPr>
        <w:ind w:firstLine="24pt"/>
      </w:pPr>
      <w:r>
        <w:t>从系统运行流程角度看，</w:t>
      </w:r>
      <w:r>
        <w:rPr>
          <w:rFonts w:hint="eastAsia"/>
        </w:rPr>
        <w:t>各</w:t>
      </w:r>
      <w:r>
        <w:t>层之间的协作关系可概括为以下顺序：</w:t>
      </w:r>
    </w:p>
    <w:p w14:paraId="77A0B32B" w14:textId="77777777" w:rsidR="00AF471F" w:rsidRDefault="00AF471F" w:rsidP="002202F9">
      <w:pPr>
        <w:numPr>
          <w:ilvl w:val="0"/>
          <w:numId w:val="15"/>
        </w:numPr>
      </w:pPr>
      <w:r>
        <w:t>用户提出投资相关问题；</w:t>
      </w:r>
    </w:p>
    <w:p w14:paraId="6B066770" w14:textId="77777777" w:rsidR="00AF471F" w:rsidRDefault="00AF471F" w:rsidP="002202F9">
      <w:pPr>
        <w:numPr>
          <w:ilvl w:val="0"/>
          <w:numId w:val="15"/>
        </w:numPr>
      </w:pPr>
      <w:r>
        <w:t>记忆管理模块根据当前对话需求提供相关记忆支持；</w:t>
      </w:r>
    </w:p>
    <w:p w14:paraId="6FBB2666" w14:textId="77777777" w:rsidR="00AF471F" w:rsidRDefault="00AF471F" w:rsidP="002202F9">
      <w:pPr>
        <w:numPr>
          <w:ilvl w:val="0"/>
          <w:numId w:val="15"/>
        </w:numPr>
      </w:pPr>
      <w:r>
        <w:t>智能体在多步推理过程中整合</w:t>
      </w:r>
      <w:r>
        <w:rPr>
          <w:rFonts w:hint="eastAsia"/>
        </w:rPr>
        <w:t>记忆信息，调用工具获取外部信息，获得最后的生成内容；</w:t>
      </w:r>
    </w:p>
    <w:p w14:paraId="79BD1ADA" w14:textId="77777777" w:rsidR="00AF471F" w:rsidRDefault="00AF471F" w:rsidP="002202F9">
      <w:pPr>
        <w:numPr>
          <w:ilvl w:val="0"/>
          <w:numId w:val="15"/>
        </w:numPr>
      </w:pPr>
      <w:r>
        <w:t>风险提示模块对生成内容进行合规约束与补充；</w:t>
      </w:r>
    </w:p>
    <w:p w14:paraId="66BC0A83" w14:textId="77777777" w:rsidR="00AF471F" w:rsidRDefault="00AF471F" w:rsidP="002202F9">
      <w:pPr>
        <w:numPr>
          <w:ilvl w:val="0"/>
          <w:numId w:val="15"/>
        </w:numPr>
      </w:pPr>
      <w:r>
        <w:t>系统向用户输出最终的辅助决策型回答，并更新相关记忆。</w:t>
      </w:r>
    </w:p>
    <w:p w14:paraId="56EC4464" w14:textId="77777777" w:rsidR="00AF471F" w:rsidRDefault="00AF471F" w:rsidP="00AF471F">
      <w:pPr>
        <w:ind w:firstLine="24pt"/>
      </w:pPr>
      <w:r>
        <w:t>这一流程保证了系统在多轮咨询中既能够保持分析逻辑的连续性，又能够在表达层面始终符合金融监管要求。</w:t>
      </w:r>
    </w:p>
    <w:p w14:paraId="41089362" w14:textId="41AF6CE4" w:rsidR="00AF471F" w:rsidRDefault="00AF471F" w:rsidP="00AF471F">
      <w:pPr>
        <w:pStyle w:val="af7"/>
        <w:keepNext/>
        <w:ind w:firstLine="20.40pt"/>
      </w:pPr>
      <w:bookmarkStart w:id="477" w:name="_Toc223528577"/>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2</w:t>
      </w:r>
      <w:r w:rsidR="00760944">
        <w:fldChar w:fldCharType="end"/>
      </w:r>
      <w:r>
        <w:t xml:space="preserve"> </w:t>
      </w:r>
      <w:r>
        <w:rPr>
          <w:rFonts w:hint="eastAsia"/>
        </w:rPr>
        <w:t>系统运行流程</w:t>
      </w:r>
      <w:bookmarkEnd w:id="47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AF471F" w:rsidRPr="00087BAB" w14:paraId="3A0BEEB1" w14:textId="77777777" w:rsidTr="00BD2C1B">
        <w:trPr>
          <w:trHeight w:val="395"/>
        </w:trPr>
        <w:tc>
          <w:tcPr>
            <w:tcW w:w="90.45pt" w:type="dxa"/>
            <w:tcBorders>
              <w:bottom w:val="single" w:sz="8" w:space="0" w:color="auto"/>
            </w:tcBorders>
            <w:vAlign w:val="center"/>
          </w:tcPr>
          <w:p w14:paraId="010AF564" w14:textId="77777777" w:rsidR="00AF471F" w:rsidRPr="00087BAB" w:rsidRDefault="00AF471F" w:rsidP="00BD2C1B">
            <w:pPr>
              <w:ind w:firstLine="18.35pt"/>
              <w:jc w:val="center"/>
              <w:rPr>
                <w:b/>
                <w:bCs/>
                <w:sz w:val="21"/>
                <w:szCs w:val="21"/>
              </w:rPr>
            </w:pPr>
            <w:r w:rsidRPr="00087BAB">
              <w:rPr>
                <w:rFonts w:hint="eastAsia"/>
                <w:b/>
                <w:bCs/>
                <w:sz w:val="21"/>
                <w:szCs w:val="21"/>
              </w:rPr>
              <w:t>流程顺序</w:t>
            </w:r>
          </w:p>
        </w:tc>
        <w:tc>
          <w:tcPr>
            <w:tcW w:w="174.25pt" w:type="dxa"/>
            <w:tcBorders>
              <w:bottom w:val="single" w:sz="8" w:space="0" w:color="auto"/>
            </w:tcBorders>
            <w:vAlign w:val="center"/>
          </w:tcPr>
          <w:p w14:paraId="1C74A831" w14:textId="77777777" w:rsidR="00AF471F" w:rsidRPr="00087BAB" w:rsidRDefault="00AF471F" w:rsidP="00BD2C1B">
            <w:pPr>
              <w:ind w:firstLine="18.35pt"/>
              <w:jc w:val="center"/>
              <w:rPr>
                <w:b/>
                <w:bCs/>
                <w:sz w:val="21"/>
                <w:szCs w:val="21"/>
              </w:rPr>
            </w:pPr>
            <w:r w:rsidRPr="00087BAB">
              <w:rPr>
                <w:rFonts w:hint="eastAsia"/>
                <w:b/>
                <w:bCs/>
                <w:sz w:val="21"/>
                <w:szCs w:val="21"/>
              </w:rPr>
              <w:t>步骤</w:t>
            </w:r>
          </w:p>
        </w:tc>
        <w:tc>
          <w:tcPr>
            <w:tcW w:w="132.40pt" w:type="dxa"/>
            <w:tcBorders>
              <w:bottom w:val="single" w:sz="8" w:space="0" w:color="auto"/>
            </w:tcBorders>
            <w:vAlign w:val="center"/>
          </w:tcPr>
          <w:p w14:paraId="42650F62" w14:textId="77777777" w:rsidR="00AF471F" w:rsidRPr="00087BAB" w:rsidRDefault="00AF471F" w:rsidP="00BD2C1B">
            <w:pPr>
              <w:ind w:firstLine="18.35pt"/>
              <w:jc w:val="center"/>
              <w:rPr>
                <w:b/>
                <w:bCs/>
                <w:sz w:val="21"/>
                <w:szCs w:val="21"/>
              </w:rPr>
            </w:pPr>
            <w:r w:rsidRPr="00087BAB">
              <w:rPr>
                <w:rFonts w:hint="eastAsia"/>
                <w:b/>
                <w:bCs/>
                <w:sz w:val="21"/>
                <w:szCs w:val="21"/>
              </w:rPr>
              <w:t>目标</w:t>
            </w:r>
          </w:p>
        </w:tc>
      </w:tr>
      <w:tr w:rsidR="00AF471F" w:rsidRPr="00087BAB" w14:paraId="36AAA5D8" w14:textId="77777777" w:rsidTr="00BD2C1B">
        <w:tc>
          <w:tcPr>
            <w:tcW w:w="90.45pt" w:type="dxa"/>
            <w:vAlign w:val="center"/>
          </w:tcPr>
          <w:p w14:paraId="76D0D47D" w14:textId="77777777" w:rsidR="00AF471F" w:rsidRPr="00087BAB" w:rsidRDefault="00AF471F" w:rsidP="00BD2C1B">
            <w:pPr>
              <w:ind w:firstLine="18.35pt"/>
              <w:jc w:val="center"/>
              <w:rPr>
                <w:b/>
                <w:bCs/>
                <w:sz w:val="21"/>
                <w:szCs w:val="21"/>
              </w:rPr>
            </w:pPr>
            <w:r w:rsidRPr="00087BAB">
              <w:rPr>
                <w:rFonts w:hint="eastAsia"/>
                <w:b/>
                <w:bCs/>
                <w:sz w:val="21"/>
                <w:szCs w:val="21"/>
              </w:rPr>
              <w:lastRenderedPageBreak/>
              <w:t>1</w:t>
            </w:r>
          </w:p>
        </w:tc>
        <w:tc>
          <w:tcPr>
            <w:tcW w:w="174.25pt" w:type="dxa"/>
            <w:vAlign w:val="center"/>
          </w:tcPr>
          <w:p w14:paraId="4474B798" w14:textId="77777777" w:rsidR="00AF471F" w:rsidRPr="00087BAB" w:rsidRDefault="00AF471F" w:rsidP="00BD2C1B">
            <w:pPr>
              <w:ind w:firstLine="18pt"/>
              <w:jc w:val="center"/>
              <w:rPr>
                <w:sz w:val="21"/>
                <w:szCs w:val="21"/>
              </w:rPr>
            </w:pPr>
            <w:r w:rsidRPr="00087BAB">
              <w:rPr>
                <w:rFonts w:hint="eastAsia"/>
                <w:sz w:val="21"/>
                <w:szCs w:val="21"/>
              </w:rPr>
              <w:t>用户输入</w:t>
            </w:r>
          </w:p>
        </w:tc>
        <w:tc>
          <w:tcPr>
            <w:tcW w:w="132.40pt" w:type="dxa"/>
            <w:vAlign w:val="center"/>
          </w:tcPr>
          <w:p w14:paraId="4CB4298B" w14:textId="77777777" w:rsidR="00AF471F" w:rsidRPr="00087BAB" w:rsidRDefault="00AF471F" w:rsidP="00087BAB">
            <w:pPr>
              <w:rPr>
                <w:sz w:val="21"/>
                <w:szCs w:val="21"/>
              </w:rPr>
            </w:pPr>
            <w:r w:rsidRPr="00087BAB">
              <w:rPr>
                <w:rFonts w:hint="eastAsia"/>
                <w:sz w:val="21"/>
                <w:szCs w:val="21"/>
              </w:rPr>
              <w:t>提出问题、需求，如资产配置、产品比较、风险识别、投资建议等</w:t>
            </w:r>
          </w:p>
        </w:tc>
      </w:tr>
      <w:tr w:rsidR="00AF471F" w:rsidRPr="00087BAB" w14:paraId="6DCDFE0C" w14:textId="77777777" w:rsidTr="00BD2C1B">
        <w:tc>
          <w:tcPr>
            <w:tcW w:w="90.45pt" w:type="dxa"/>
            <w:vAlign w:val="center"/>
          </w:tcPr>
          <w:p w14:paraId="4BA91BF8" w14:textId="77777777" w:rsidR="00AF471F" w:rsidRPr="00087BAB" w:rsidRDefault="00AF471F" w:rsidP="00BD2C1B">
            <w:pPr>
              <w:ind w:firstLine="18.35pt"/>
              <w:jc w:val="center"/>
              <w:rPr>
                <w:b/>
                <w:bCs/>
                <w:sz w:val="21"/>
                <w:szCs w:val="21"/>
              </w:rPr>
            </w:pPr>
            <w:r w:rsidRPr="00087BAB">
              <w:rPr>
                <w:b/>
                <w:bCs/>
                <w:sz w:val="21"/>
                <w:szCs w:val="21"/>
              </w:rPr>
              <w:t>2</w:t>
            </w:r>
          </w:p>
        </w:tc>
        <w:tc>
          <w:tcPr>
            <w:tcW w:w="174.25pt" w:type="dxa"/>
            <w:vAlign w:val="center"/>
          </w:tcPr>
          <w:p w14:paraId="31A2E464" w14:textId="77777777" w:rsidR="00AF471F" w:rsidRPr="00087BAB" w:rsidRDefault="00AF471F" w:rsidP="00BD2C1B">
            <w:pPr>
              <w:ind w:firstLine="18pt"/>
              <w:jc w:val="center"/>
              <w:rPr>
                <w:sz w:val="21"/>
                <w:szCs w:val="21"/>
              </w:rPr>
            </w:pPr>
            <w:r w:rsidRPr="00087BAB">
              <w:rPr>
                <w:rFonts w:hint="eastAsia"/>
                <w:sz w:val="21"/>
                <w:szCs w:val="21"/>
              </w:rPr>
              <w:t>记忆召回</w:t>
            </w:r>
          </w:p>
        </w:tc>
        <w:tc>
          <w:tcPr>
            <w:tcW w:w="132.40pt" w:type="dxa"/>
            <w:vAlign w:val="center"/>
          </w:tcPr>
          <w:p w14:paraId="5120AE5D" w14:textId="77777777" w:rsidR="00AF471F" w:rsidRPr="00087BAB" w:rsidRDefault="00AF471F" w:rsidP="00087BAB">
            <w:pPr>
              <w:rPr>
                <w:sz w:val="21"/>
                <w:szCs w:val="21"/>
              </w:rPr>
            </w:pPr>
            <w:r w:rsidRPr="00087BAB">
              <w:rPr>
                <w:rFonts w:hint="eastAsia"/>
                <w:sz w:val="21"/>
                <w:szCs w:val="21"/>
              </w:rPr>
              <w:t>调用记忆管理模块召回用户记忆</w:t>
            </w:r>
          </w:p>
        </w:tc>
      </w:tr>
      <w:tr w:rsidR="00AF471F" w:rsidRPr="00087BAB" w14:paraId="4E701F77" w14:textId="77777777" w:rsidTr="00BD2C1B">
        <w:tc>
          <w:tcPr>
            <w:tcW w:w="90.45pt" w:type="dxa"/>
            <w:vAlign w:val="center"/>
          </w:tcPr>
          <w:p w14:paraId="12981184" w14:textId="77777777" w:rsidR="00AF471F" w:rsidRPr="00087BAB" w:rsidRDefault="00AF471F" w:rsidP="00BD2C1B">
            <w:pPr>
              <w:ind w:firstLine="18.35pt"/>
              <w:jc w:val="center"/>
              <w:rPr>
                <w:b/>
                <w:bCs/>
                <w:sz w:val="21"/>
                <w:szCs w:val="21"/>
              </w:rPr>
            </w:pPr>
            <w:r w:rsidRPr="00087BAB">
              <w:rPr>
                <w:b/>
                <w:bCs/>
                <w:sz w:val="21"/>
                <w:szCs w:val="21"/>
              </w:rPr>
              <w:t>3</w:t>
            </w:r>
          </w:p>
        </w:tc>
        <w:tc>
          <w:tcPr>
            <w:tcW w:w="174.25pt" w:type="dxa"/>
            <w:vAlign w:val="center"/>
          </w:tcPr>
          <w:p w14:paraId="6EE4B1DE" w14:textId="77777777" w:rsidR="00AF471F" w:rsidRPr="00087BAB" w:rsidRDefault="00AF471F" w:rsidP="00BD2C1B">
            <w:pPr>
              <w:ind w:firstLine="18pt"/>
              <w:jc w:val="cente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模式，多轮调用工具，直到完成目标</w:t>
            </w:r>
          </w:p>
        </w:tc>
        <w:tc>
          <w:tcPr>
            <w:tcW w:w="132.40pt" w:type="dxa"/>
            <w:vAlign w:val="center"/>
          </w:tcPr>
          <w:p w14:paraId="56888556" w14:textId="77777777" w:rsidR="00AF471F" w:rsidRPr="00087BAB" w:rsidRDefault="00AF471F" w:rsidP="00087BAB">
            <w:pP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模式得到满足用户需求回复</w:t>
            </w:r>
          </w:p>
        </w:tc>
      </w:tr>
      <w:tr w:rsidR="00AF471F" w:rsidRPr="00087BAB" w14:paraId="065D6E74" w14:textId="77777777" w:rsidTr="00BD2C1B">
        <w:tc>
          <w:tcPr>
            <w:tcW w:w="90.45pt" w:type="dxa"/>
            <w:vAlign w:val="center"/>
          </w:tcPr>
          <w:p w14:paraId="3E73EF4C" w14:textId="77777777" w:rsidR="00AF471F" w:rsidRPr="00087BAB" w:rsidRDefault="00AF471F" w:rsidP="00BD2C1B">
            <w:pPr>
              <w:ind w:firstLine="18.35pt"/>
              <w:jc w:val="center"/>
              <w:rPr>
                <w:b/>
                <w:bCs/>
                <w:sz w:val="21"/>
                <w:szCs w:val="21"/>
              </w:rPr>
            </w:pPr>
            <w:r w:rsidRPr="00087BAB">
              <w:rPr>
                <w:b/>
                <w:bCs/>
                <w:sz w:val="21"/>
                <w:szCs w:val="21"/>
              </w:rPr>
              <w:t>4</w:t>
            </w:r>
          </w:p>
        </w:tc>
        <w:tc>
          <w:tcPr>
            <w:tcW w:w="174.25pt" w:type="dxa"/>
            <w:vAlign w:val="center"/>
          </w:tcPr>
          <w:p w14:paraId="00B01300" w14:textId="77777777" w:rsidR="00AF471F" w:rsidRPr="00087BAB" w:rsidRDefault="00AF471F" w:rsidP="00BD2C1B">
            <w:pPr>
              <w:ind w:firstLine="18pt"/>
              <w:jc w:val="center"/>
              <w:rPr>
                <w:sz w:val="21"/>
                <w:szCs w:val="21"/>
              </w:rPr>
            </w:pPr>
            <w:r w:rsidRPr="00087BAB">
              <w:rPr>
                <w:rFonts w:hint="eastAsia"/>
                <w:sz w:val="21"/>
                <w:szCs w:val="21"/>
              </w:rPr>
              <w:t>回答生成、决策辅助生成、风险警示</w:t>
            </w:r>
          </w:p>
        </w:tc>
        <w:tc>
          <w:tcPr>
            <w:tcW w:w="132.40pt" w:type="dxa"/>
            <w:vAlign w:val="center"/>
          </w:tcPr>
          <w:p w14:paraId="7DD5990C" w14:textId="77777777" w:rsidR="00AF471F" w:rsidRPr="00087BAB" w:rsidRDefault="00AF471F" w:rsidP="00087BAB">
            <w:pPr>
              <w:rPr>
                <w:sz w:val="21"/>
                <w:szCs w:val="21"/>
              </w:rPr>
            </w:pPr>
            <w:r w:rsidRPr="00087BAB">
              <w:rPr>
                <w:rFonts w:hint="eastAsia"/>
                <w:sz w:val="21"/>
                <w:szCs w:val="21"/>
              </w:rPr>
              <w:t>生成回答、并提供决策辅助、并按风险提示模板附加合规提示</w:t>
            </w:r>
          </w:p>
        </w:tc>
      </w:tr>
      <w:tr w:rsidR="00AF471F" w:rsidRPr="00087BAB" w14:paraId="4B7E87D3" w14:textId="77777777" w:rsidTr="00BD2C1B">
        <w:tc>
          <w:tcPr>
            <w:tcW w:w="90.45pt" w:type="dxa"/>
            <w:vAlign w:val="center"/>
          </w:tcPr>
          <w:p w14:paraId="49631834" w14:textId="77777777" w:rsidR="00AF471F" w:rsidRPr="00087BAB" w:rsidRDefault="00AF471F" w:rsidP="00BD2C1B">
            <w:pPr>
              <w:ind w:firstLine="18.35pt"/>
              <w:jc w:val="center"/>
              <w:rPr>
                <w:b/>
                <w:bCs/>
                <w:sz w:val="21"/>
                <w:szCs w:val="21"/>
              </w:rPr>
            </w:pPr>
            <w:r w:rsidRPr="00087BAB">
              <w:rPr>
                <w:b/>
                <w:bCs/>
                <w:sz w:val="21"/>
                <w:szCs w:val="21"/>
              </w:rPr>
              <w:t>5</w:t>
            </w:r>
          </w:p>
        </w:tc>
        <w:tc>
          <w:tcPr>
            <w:tcW w:w="174.25pt" w:type="dxa"/>
            <w:vAlign w:val="center"/>
          </w:tcPr>
          <w:p w14:paraId="79A46857" w14:textId="77777777" w:rsidR="00AF471F" w:rsidRPr="00087BAB" w:rsidRDefault="00AF471F" w:rsidP="00BD2C1B">
            <w:pPr>
              <w:ind w:firstLine="18pt"/>
              <w:jc w:val="center"/>
              <w:rPr>
                <w:sz w:val="21"/>
                <w:szCs w:val="21"/>
              </w:rPr>
            </w:pPr>
            <w:r w:rsidRPr="00087BAB">
              <w:rPr>
                <w:rFonts w:hint="eastAsia"/>
                <w:sz w:val="21"/>
                <w:szCs w:val="21"/>
              </w:rPr>
              <w:t>记忆更新</w:t>
            </w:r>
          </w:p>
        </w:tc>
        <w:tc>
          <w:tcPr>
            <w:tcW w:w="132.40pt" w:type="dxa"/>
            <w:vAlign w:val="center"/>
          </w:tcPr>
          <w:p w14:paraId="3343CF90" w14:textId="77777777" w:rsidR="00AF471F" w:rsidRPr="00087BAB" w:rsidRDefault="00AF471F" w:rsidP="00087BAB">
            <w:pPr>
              <w:rPr>
                <w:sz w:val="21"/>
                <w:szCs w:val="21"/>
              </w:rPr>
            </w:pPr>
            <w:r w:rsidRPr="00087BAB">
              <w:rPr>
                <w:rFonts w:hint="eastAsia"/>
                <w:sz w:val="21"/>
                <w:szCs w:val="21"/>
              </w:rPr>
              <w:t>记忆存储模块更新长期记忆、用户画像记忆</w:t>
            </w:r>
          </w:p>
        </w:tc>
      </w:tr>
    </w:tbl>
    <w:p w14:paraId="29E33DB1" w14:textId="77777777" w:rsidR="00AF471F" w:rsidRDefault="00AF471F" w:rsidP="00EB4550"/>
    <w:p w14:paraId="5D56A22D" w14:textId="735F4B93" w:rsidR="00631647" w:rsidRDefault="00631647" w:rsidP="00E91598">
      <w:pPr>
        <w:pStyle w:val="v3"/>
        <w:spacing w:before="32.60pt" w:after="32.60pt"/>
      </w:pPr>
      <w:bookmarkStart w:id="478" w:name="_Toc224431616"/>
      <w:r>
        <w:rPr>
          <w:rFonts w:hint="eastAsia"/>
        </w:rPr>
        <w:t>评估</w:t>
      </w:r>
      <w:r w:rsidRPr="00631647">
        <w:rPr>
          <w:rFonts w:hint="eastAsia"/>
        </w:rPr>
        <w:t>数据集</w:t>
      </w:r>
      <w:bookmarkEnd w:id="466"/>
      <w:bookmarkEnd w:id="478"/>
    </w:p>
    <w:p w14:paraId="48C73C69" w14:textId="5CF63F46" w:rsidR="00255255" w:rsidRDefault="00112D62" w:rsidP="00112D62">
      <w:pPr>
        <w:ind w:firstLine="21pt"/>
      </w:pPr>
      <w:r w:rsidRPr="00112D62">
        <w:t>为系统评估本文所提出方法在长期对话记忆建模与金融智能投顾场景中的有效性，本文从通用长对话评测与金融垂域任务评测两个层面构建实验数据基础。一方面，选用具有代表性的开放域超长对话数据集，对所提出的长期记忆表征方法进行通用能力验证，重点考察其在跨轮记忆召回、时间推理与上下文一致性方面的表现；另一方面，针对现有金融对话数据集普遍缺乏长周期、多轮连续交互、用户画像保持与风险合规评测等问题，本文进一步构建面向智能投顾场景的多轮对话评测集，以更贴近真实金融咨询任务的方式验证系统设计的有效性。</w:t>
      </w:r>
    </w:p>
    <w:p w14:paraId="5F988EF5" w14:textId="77777777" w:rsidR="00631647" w:rsidRDefault="00631647" w:rsidP="00864695">
      <w:pPr>
        <w:pStyle w:val="a"/>
        <w:spacing w:before="16.30pt" w:after="16.30pt"/>
      </w:pPr>
      <w:bookmarkStart w:id="479" w:name="_Toc223096638"/>
      <w:bookmarkStart w:id="480" w:name="_Toc224431617"/>
      <w:proofErr w:type="spellStart"/>
      <w:r>
        <w:rPr>
          <w:rFonts w:hint="eastAsia"/>
        </w:rPr>
        <w:t>LoCoMo</w:t>
      </w:r>
      <w:proofErr w:type="spellEnd"/>
      <w:r>
        <w:rPr>
          <w:rFonts w:hint="eastAsia"/>
        </w:rPr>
        <w:t>数据集</w:t>
      </w:r>
      <w:bookmarkEnd w:id="479"/>
      <w:bookmarkEnd w:id="480"/>
    </w:p>
    <w:p w14:paraId="7AB13B72" w14:textId="76F479C1"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proofErr w:type="spellStart"/>
      <w:r w:rsidR="008F55FC">
        <w:rPr>
          <w:rFonts w:hint="eastAsia"/>
        </w:rPr>
        <w:t>LoCoMo</w:t>
      </w:r>
      <w:proofErr w:type="spellEnd"/>
      <w:r w:rsidRPr="00631647">
        <w:t>数据集，该数据集面向</w:t>
      </w:r>
      <w:r w:rsidRPr="008C2B75">
        <w:rPr>
          <w:rFonts w:ascii="宋体" w:hAnsi="宋体"/>
        </w:rPr>
        <w:t>“超长周期、多会话”</w:t>
      </w:r>
      <w:r w:rsidRPr="00631647">
        <w:t>开放域对话场景，用于评估大语言模型在极长对话历史下的记忆、时间推理与叙事一致性能力</w:t>
      </w:r>
      <w:ins w:id="481" w:author="nijian.15" w:date="2026-04-26T21:28:00Z">
        <w:r w:rsidR="0053695D">
          <w:rPr>
            <w:rFonts w:hint="eastAsia"/>
          </w:rPr>
          <w:t>，对话数据是通用类对话数据集</w:t>
        </w:r>
      </w:ins>
      <w:ins w:id="482" w:author="nijian.15" w:date="2026-04-26T21:29:00Z">
        <w:r w:rsidR="00A55D22">
          <w:rPr>
            <w:rFonts w:hint="eastAsia"/>
          </w:rPr>
          <w:t>，主要是多轮的长对话数据</w:t>
        </w:r>
      </w:ins>
      <w:r w:rsidRPr="00631647">
        <w:rPr>
          <w:rFonts w:hint="eastAsia"/>
        </w:rPr>
        <w:t>。</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Pr="00631647">
        <w:rPr>
          <w:rFonts w:hint="eastAsia"/>
        </w:rPr>
        <w:t>:</w:t>
      </w:r>
      <w:r w:rsidR="008F55FC">
        <w:rPr>
          <w:rFonts w:hint="eastAsia"/>
        </w:rPr>
        <w:t>（</w:t>
      </w:r>
      <w:r w:rsidR="008F55FC">
        <w:rPr>
          <w:rFonts w:hint="eastAsia"/>
        </w:rPr>
        <w:t>1</w:t>
      </w:r>
      <w:r w:rsidR="008F55FC">
        <w:rPr>
          <w:rFonts w:hint="eastAsia"/>
        </w:rPr>
        <w:t>）</w:t>
      </w:r>
      <w:r w:rsidRPr="00631647">
        <w:t>问答：按单跳、多跳、时间推理、开放域知识、</w:t>
      </w:r>
      <w:r w:rsidRPr="00631647">
        <w:lastRenderedPageBreak/>
        <w:t>对抗不可答等类型划分，衡量模型是否能准确回忆并定位证据；（</w:t>
      </w:r>
      <w:r w:rsidRPr="00631647">
        <w:t>2</w:t>
      </w:r>
      <w:r w:rsidRPr="00631647">
        <w:t>）事件总结：要求模型在指定时间窗内总结事件，并与事件图对齐，强调对长期时间</w:t>
      </w:r>
      <w:r w:rsidRPr="00631647">
        <w:t>/</w:t>
      </w:r>
      <w:r w:rsidRPr="00631647">
        <w:t>因果链的把握；（</w:t>
      </w:r>
      <w:r w:rsidRPr="00631647">
        <w:t>3</w:t>
      </w:r>
      <w:r w:rsidRPr="00631647">
        <w:t>）多模态对话生成：检验模型能否在长历史下生成与图像相关且符合叙事的对话。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proofErr w:type="spellStart"/>
      <w:r w:rsidR="008F55FC">
        <w:rPr>
          <w:rFonts w:hint="eastAsia"/>
        </w:rPr>
        <w:t>LoCoMo</w:t>
      </w:r>
      <w:proofErr w:type="spellEnd"/>
      <w:r w:rsidRPr="0009306F">
        <w:t>包含</w:t>
      </w:r>
      <w:r w:rsidRPr="0009306F">
        <w:t xml:space="preserve"> 50 </w:t>
      </w:r>
      <w:r w:rsidRPr="0009306F">
        <w:t>段对话，每段平均约</w:t>
      </w:r>
      <w:r w:rsidRPr="0009306F">
        <w:t>300</w:t>
      </w:r>
      <w:r w:rsidRPr="0009306F">
        <w:t>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w:t>
      </w:r>
      <w:r w:rsidRPr="0009306F">
        <w:t>19</w:t>
      </w:r>
      <w:r w:rsidRPr="0009306F">
        <w:t>个</w:t>
      </w:r>
      <w:r w:rsidR="008F55FC">
        <w:rPr>
          <w:rFonts w:hint="eastAsia"/>
        </w:rPr>
        <w:t>多轮对话段</w:t>
      </w:r>
      <w:r w:rsidRPr="0009306F">
        <w:t>中，最长可达</w:t>
      </w:r>
      <w:r w:rsidRPr="0009306F">
        <w:t>35</w:t>
      </w:r>
      <w:r w:rsidRPr="0009306F">
        <w:t>个</w:t>
      </w:r>
      <w:r w:rsidR="008F55FC">
        <w:rPr>
          <w:rFonts w:hint="eastAsia"/>
        </w:rPr>
        <w:t>多轮对话段落</w:t>
      </w:r>
      <w:r w:rsidRPr="0009306F">
        <w:t>，时间跨度达到数月量级。这种设置显著超出以往多会话对话数据，因而更接近真实在线社交中</w:t>
      </w:r>
      <w:r w:rsidRPr="008C2B75">
        <w:rPr>
          <w:rFonts w:ascii="宋体" w:hAnsi="宋体"/>
        </w:rPr>
        <w:t>“断续但持续”</w:t>
      </w:r>
      <w:r w:rsidRPr="0009306F">
        <w:t>的交流模式。</w:t>
      </w:r>
    </w:p>
    <w:p w14:paraId="08528E73" w14:textId="65CDB80A" w:rsidR="00760944" w:rsidRDefault="00760944" w:rsidP="00760944">
      <w:pPr>
        <w:pStyle w:val="af7"/>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cs"/>
          <w:noProof/>
          <w:cs/>
        </w:rPr>
        <w:t>‎</w:t>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t xml:space="preserve"> </w:t>
      </w:r>
      <w:r>
        <w:rPr>
          <w:rFonts w:hint="eastAsia"/>
        </w:rPr>
        <w:t>统</w:t>
      </w:r>
      <w:proofErr w:type="spellStart"/>
      <w:r>
        <w:rPr>
          <w:rFonts w:hint="eastAsia"/>
        </w:rPr>
        <w:t>L</w:t>
      </w:r>
      <w:r>
        <w:t>oCoMo</w:t>
      </w:r>
      <w:proofErr w:type="spellEnd"/>
      <w:r>
        <w:rPr>
          <w:rFonts w:hint="eastAsia"/>
        </w:rPr>
        <w:t>统计</w:t>
      </w:r>
    </w:p>
    <w:tbl>
      <w:tblPr>
        <w:tblW w:w="396.80pt" w:type="dxa"/>
        <w:tblBorders>
          <w:top w:val="single" w:sz="4" w:space="0" w:color="auto"/>
          <w:bottom w:val="single" w:sz="4" w:space="0" w:color="auto"/>
        </w:tblBorders>
        <w:tblLook w:firstRow="1" w:lastRow="0" w:firstColumn="1" w:lastColumn="0" w:noHBand="0" w:noVBand="1"/>
      </w:tblPr>
      <w:tblGrid>
        <w:gridCol w:w="2694"/>
        <w:gridCol w:w="5242"/>
      </w:tblGrid>
      <w:tr w:rsidR="00631647" w:rsidRPr="00760944" w14:paraId="25A69147" w14:textId="77777777" w:rsidTr="00760944">
        <w:tc>
          <w:tcPr>
            <w:tcW w:w="134.70pt" w:type="dxa"/>
            <w:tcBorders>
              <w:bottom w:val="single" w:sz="8" w:space="0" w:color="auto"/>
            </w:tcBorders>
            <w:vAlign w:val="center"/>
            <w:hideMark/>
          </w:tcPr>
          <w:p w14:paraId="1D65447A" w14:textId="4138DD8D" w:rsidR="00631647" w:rsidRPr="00760944" w:rsidRDefault="00631647" w:rsidP="00B04513">
            <w:pPr>
              <w:ind w:firstLine="18.35pt"/>
              <w:jc w:val="center"/>
              <w:rPr>
                <w:b/>
                <w:bCs/>
                <w:sz w:val="21"/>
                <w:szCs w:val="21"/>
              </w:rPr>
            </w:pPr>
            <w:r w:rsidRPr="00760944">
              <w:rPr>
                <w:b/>
                <w:bCs/>
                <w:sz w:val="21"/>
                <w:szCs w:val="21"/>
              </w:rPr>
              <w:t>维度</w:t>
            </w:r>
          </w:p>
        </w:tc>
        <w:tc>
          <w:tcPr>
            <w:tcW w:w="262.10pt" w:type="dxa"/>
            <w:tcBorders>
              <w:bottom w:val="single" w:sz="8" w:space="0" w:color="auto"/>
            </w:tcBorders>
            <w:vAlign w:val="center"/>
            <w:hideMark/>
          </w:tcPr>
          <w:p w14:paraId="5100C586" w14:textId="77777777" w:rsidR="00631647" w:rsidRPr="00760944" w:rsidRDefault="00631647" w:rsidP="00B04513">
            <w:pPr>
              <w:ind w:firstLine="18.35pt"/>
              <w:jc w:val="center"/>
              <w:rPr>
                <w:b/>
                <w:bCs/>
                <w:sz w:val="21"/>
                <w:szCs w:val="21"/>
              </w:rPr>
            </w:pPr>
            <w:r w:rsidRPr="00760944">
              <w:rPr>
                <w:b/>
                <w:bCs/>
                <w:sz w:val="21"/>
                <w:szCs w:val="21"/>
              </w:rPr>
              <w:t>数值</w:t>
            </w:r>
            <w:r w:rsidRPr="00760944">
              <w:rPr>
                <w:b/>
                <w:bCs/>
                <w:sz w:val="21"/>
                <w:szCs w:val="21"/>
              </w:rPr>
              <w:t>/</w:t>
            </w:r>
            <w:r w:rsidRPr="00760944">
              <w:rPr>
                <w:b/>
                <w:bCs/>
                <w:sz w:val="21"/>
                <w:szCs w:val="21"/>
              </w:rPr>
              <w:t>描述</w:t>
            </w:r>
          </w:p>
        </w:tc>
      </w:tr>
      <w:tr w:rsidR="00631647" w:rsidRPr="00760944" w14:paraId="0A52E142" w14:textId="77777777" w:rsidTr="00760944">
        <w:tc>
          <w:tcPr>
            <w:tcW w:w="134.70pt" w:type="dxa"/>
            <w:vAlign w:val="center"/>
            <w:hideMark/>
          </w:tcPr>
          <w:p w14:paraId="02202458" w14:textId="77777777" w:rsidR="00631647" w:rsidRPr="00760944" w:rsidRDefault="00631647" w:rsidP="00B04513">
            <w:pPr>
              <w:ind w:firstLine="18pt"/>
              <w:jc w:val="center"/>
              <w:rPr>
                <w:sz w:val="21"/>
                <w:szCs w:val="21"/>
              </w:rPr>
            </w:pPr>
            <w:r w:rsidRPr="00760944">
              <w:rPr>
                <w:sz w:val="21"/>
                <w:szCs w:val="21"/>
              </w:rPr>
              <w:t>对话数量</w:t>
            </w:r>
          </w:p>
        </w:tc>
        <w:tc>
          <w:tcPr>
            <w:tcW w:w="262.10pt" w:type="dxa"/>
            <w:vAlign w:val="center"/>
            <w:hideMark/>
          </w:tcPr>
          <w:p w14:paraId="261EE564" w14:textId="77777777" w:rsidR="00631647" w:rsidRPr="00760944" w:rsidRDefault="00631647" w:rsidP="00B04513">
            <w:pPr>
              <w:ind w:firstLine="18pt"/>
              <w:jc w:val="center"/>
              <w:rPr>
                <w:sz w:val="21"/>
                <w:szCs w:val="21"/>
              </w:rPr>
            </w:pPr>
            <w:r w:rsidRPr="00760944">
              <w:rPr>
                <w:sz w:val="21"/>
                <w:szCs w:val="21"/>
              </w:rPr>
              <w:t>50</w:t>
            </w:r>
          </w:p>
        </w:tc>
      </w:tr>
      <w:tr w:rsidR="00631647" w:rsidRPr="00760944" w14:paraId="0D716D47" w14:textId="77777777" w:rsidTr="00760944">
        <w:tc>
          <w:tcPr>
            <w:tcW w:w="134.70pt" w:type="dxa"/>
            <w:vAlign w:val="center"/>
            <w:hideMark/>
          </w:tcPr>
          <w:p w14:paraId="289866BD" w14:textId="77777777" w:rsidR="00631647" w:rsidRPr="00760944" w:rsidRDefault="008F55FC" w:rsidP="00B04513">
            <w:pPr>
              <w:ind w:firstLine="18pt"/>
              <w:jc w:val="center"/>
              <w:rPr>
                <w:sz w:val="21"/>
                <w:szCs w:val="21"/>
              </w:rPr>
            </w:pPr>
            <w:r w:rsidRPr="00760944">
              <w:rPr>
                <w:rFonts w:hint="eastAsia"/>
                <w:sz w:val="21"/>
                <w:szCs w:val="21"/>
              </w:rPr>
              <w:t>评价多轮</w:t>
            </w:r>
            <w:r w:rsidR="00631647" w:rsidRPr="00760944">
              <w:rPr>
                <w:rFonts w:hint="eastAsia"/>
                <w:sz w:val="21"/>
                <w:szCs w:val="21"/>
              </w:rPr>
              <w:t>对</w:t>
            </w:r>
            <w:r w:rsidR="00631647" w:rsidRPr="00760944">
              <w:rPr>
                <w:sz w:val="21"/>
                <w:szCs w:val="21"/>
              </w:rPr>
              <w:t>话</w:t>
            </w:r>
            <w:r w:rsidRPr="00760944">
              <w:rPr>
                <w:rFonts w:hint="eastAsia"/>
                <w:sz w:val="21"/>
                <w:szCs w:val="21"/>
              </w:rPr>
              <w:t>段数量</w:t>
            </w:r>
          </w:p>
        </w:tc>
        <w:tc>
          <w:tcPr>
            <w:tcW w:w="262.10pt" w:type="dxa"/>
            <w:vAlign w:val="center"/>
            <w:hideMark/>
          </w:tcPr>
          <w:p w14:paraId="79AA1841" w14:textId="77777777" w:rsidR="00631647" w:rsidRPr="00760944" w:rsidRDefault="00631647" w:rsidP="00B04513">
            <w:pPr>
              <w:ind w:firstLine="18pt"/>
              <w:jc w:val="center"/>
              <w:rPr>
                <w:sz w:val="21"/>
                <w:szCs w:val="21"/>
              </w:rPr>
            </w:pPr>
            <w:r w:rsidRPr="00760944">
              <w:rPr>
                <w:sz w:val="21"/>
                <w:szCs w:val="21"/>
              </w:rPr>
              <w:t>19.3</w:t>
            </w:r>
            <w:r w:rsidRPr="00760944">
              <w:rPr>
                <w:sz w:val="21"/>
                <w:szCs w:val="21"/>
              </w:rPr>
              <w:t>（最长可到</w:t>
            </w:r>
            <w:r w:rsidRPr="00760944">
              <w:rPr>
                <w:sz w:val="21"/>
                <w:szCs w:val="21"/>
              </w:rPr>
              <w:t xml:space="preserve"> 35</w:t>
            </w:r>
            <w:r w:rsidRPr="00760944">
              <w:rPr>
                <w:sz w:val="21"/>
                <w:szCs w:val="21"/>
              </w:rPr>
              <w:t>）</w:t>
            </w:r>
          </w:p>
        </w:tc>
      </w:tr>
      <w:tr w:rsidR="00631647" w:rsidRPr="00760944" w14:paraId="1AFD8376" w14:textId="77777777" w:rsidTr="00760944">
        <w:tc>
          <w:tcPr>
            <w:tcW w:w="134.70pt" w:type="dxa"/>
            <w:vAlign w:val="center"/>
            <w:hideMark/>
          </w:tcPr>
          <w:p w14:paraId="5379F36A"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对话轮次</w:t>
            </w:r>
          </w:p>
        </w:tc>
        <w:tc>
          <w:tcPr>
            <w:tcW w:w="262.10pt" w:type="dxa"/>
            <w:vAlign w:val="center"/>
            <w:hideMark/>
          </w:tcPr>
          <w:p w14:paraId="087C134F" w14:textId="77777777" w:rsidR="00631647" w:rsidRPr="00760944" w:rsidRDefault="00631647" w:rsidP="00B04513">
            <w:pPr>
              <w:ind w:firstLine="18pt"/>
              <w:jc w:val="center"/>
              <w:rPr>
                <w:sz w:val="21"/>
                <w:szCs w:val="21"/>
              </w:rPr>
            </w:pPr>
            <w:r w:rsidRPr="00760944">
              <w:rPr>
                <w:sz w:val="21"/>
                <w:szCs w:val="21"/>
              </w:rPr>
              <w:t>304.9</w:t>
            </w:r>
          </w:p>
        </w:tc>
      </w:tr>
      <w:tr w:rsidR="00631647" w:rsidRPr="00760944" w14:paraId="665F0AF4" w14:textId="77777777" w:rsidTr="00760944">
        <w:tc>
          <w:tcPr>
            <w:tcW w:w="134.70pt" w:type="dxa"/>
            <w:vAlign w:val="center"/>
            <w:hideMark/>
          </w:tcPr>
          <w:p w14:paraId="0AA8FD78"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对话字符数</w:t>
            </w:r>
          </w:p>
        </w:tc>
        <w:tc>
          <w:tcPr>
            <w:tcW w:w="262.10pt" w:type="dxa"/>
            <w:vAlign w:val="center"/>
            <w:hideMark/>
          </w:tcPr>
          <w:p w14:paraId="10108F88" w14:textId="77777777" w:rsidR="00631647" w:rsidRPr="00760944" w:rsidRDefault="00631647" w:rsidP="00B04513">
            <w:pPr>
              <w:ind w:firstLine="18pt"/>
              <w:jc w:val="center"/>
              <w:rPr>
                <w:sz w:val="21"/>
                <w:szCs w:val="21"/>
              </w:rPr>
            </w:pPr>
            <w:r w:rsidRPr="00760944">
              <w:rPr>
                <w:sz w:val="21"/>
                <w:szCs w:val="21"/>
              </w:rPr>
              <w:t>9,209.2</w:t>
            </w:r>
          </w:p>
        </w:tc>
      </w:tr>
      <w:tr w:rsidR="00631647" w:rsidRPr="00760944" w14:paraId="32AFCB54" w14:textId="77777777" w:rsidTr="00760944">
        <w:tc>
          <w:tcPr>
            <w:tcW w:w="134.70pt" w:type="dxa"/>
            <w:vAlign w:val="center"/>
            <w:hideMark/>
          </w:tcPr>
          <w:p w14:paraId="67341578" w14:textId="77777777" w:rsidR="00631647" w:rsidRPr="00760944" w:rsidRDefault="00631647" w:rsidP="00B04513">
            <w:pPr>
              <w:ind w:firstLine="18pt"/>
              <w:jc w:val="center"/>
              <w:rPr>
                <w:sz w:val="21"/>
                <w:szCs w:val="21"/>
              </w:rPr>
            </w:pPr>
            <w:r w:rsidRPr="00760944">
              <w:rPr>
                <w:sz w:val="21"/>
                <w:szCs w:val="21"/>
              </w:rPr>
              <w:t>时间跨度</w:t>
            </w:r>
          </w:p>
        </w:tc>
        <w:tc>
          <w:tcPr>
            <w:tcW w:w="262.10pt" w:type="dxa"/>
            <w:vAlign w:val="center"/>
            <w:hideMark/>
          </w:tcPr>
          <w:p w14:paraId="54288CD6" w14:textId="77777777" w:rsidR="00631647" w:rsidRPr="00760944" w:rsidRDefault="00631647" w:rsidP="00B04513">
            <w:pPr>
              <w:ind w:firstLine="18pt"/>
              <w:jc w:val="center"/>
              <w:rPr>
                <w:sz w:val="21"/>
                <w:szCs w:val="21"/>
              </w:rPr>
            </w:pPr>
            <w:r w:rsidRPr="00760944">
              <w:rPr>
                <w:sz w:val="21"/>
                <w:szCs w:val="21"/>
              </w:rPr>
              <w:t>数月量级</w:t>
            </w:r>
          </w:p>
        </w:tc>
      </w:tr>
      <w:tr w:rsidR="00631647" w:rsidRPr="00760944" w14:paraId="483F33A6" w14:textId="77777777" w:rsidTr="00760944">
        <w:tc>
          <w:tcPr>
            <w:tcW w:w="134.70pt" w:type="dxa"/>
            <w:vAlign w:val="center"/>
            <w:hideMark/>
          </w:tcPr>
          <w:p w14:paraId="1D182A56" w14:textId="77777777" w:rsidR="00631647" w:rsidRPr="00760944" w:rsidRDefault="00631647" w:rsidP="00B04513">
            <w:pPr>
              <w:ind w:firstLine="18pt"/>
              <w:jc w:val="center"/>
              <w:rPr>
                <w:sz w:val="21"/>
                <w:szCs w:val="21"/>
              </w:rPr>
            </w:pPr>
            <w:r w:rsidRPr="00760944">
              <w:rPr>
                <w:sz w:val="21"/>
                <w:szCs w:val="21"/>
              </w:rPr>
              <w:t>多模态</w:t>
            </w:r>
          </w:p>
        </w:tc>
        <w:tc>
          <w:tcPr>
            <w:tcW w:w="262.10pt" w:type="dxa"/>
            <w:vAlign w:val="center"/>
            <w:hideMark/>
          </w:tcPr>
          <w:p w14:paraId="431CF065" w14:textId="77777777" w:rsidR="00631647" w:rsidRPr="00760944" w:rsidRDefault="00631647" w:rsidP="00B04513">
            <w:pPr>
              <w:ind w:firstLine="18pt"/>
              <w:jc w:val="center"/>
              <w:rPr>
                <w:sz w:val="21"/>
                <w:szCs w:val="21"/>
              </w:rPr>
            </w:pPr>
            <w:r w:rsidRPr="00760944">
              <w:rPr>
                <w:sz w:val="21"/>
                <w:szCs w:val="21"/>
              </w:rPr>
              <w:t>支持</w:t>
            </w:r>
          </w:p>
        </w:tc>
      </w:tr>
      <w:tr w:rsidR="00631647" w:rsidRPr="00760944" w14:paraId="679D1D84" w14:textId="77777777" w:rsidTr="00760944">
        <w:tc>
          <w:tcPr>
            <w:tcW w:w="134.70pt" w:type="dxa"/>
            <w:vAlign w:val="center"/>
            <w:hideMark/>
          </w:tcPr>
          <w:p w14:paraId="3BAD42CB" w14:textId="77777777" w:rsidR="00631647" w:rsidRPr="00760944" w:rsidRDefault="00631647" w:rsidP="00B04513">
            <w:pPr>
              <w:ind w:firstLine="18pt"/>
              <w:jc w:val="center"/>
              <w:rPr>
                <w:sz w:val="21"/>
                <w:szCs w:val="21"/>
              </w:rPr>
            </w:pPr>
            <w:r w:rsidRPr="00760944">
              <w:rPr>
                <w:sz w:val="21"/>
                <w:szCs w:val="21"/>
              </w:rPr>
              <w:t>构建方式</w:t>
            </w:r>
          </w:p>
        </w:tc>
        <w:tc>
          <w:tcPr>
            <w:tcW w:w="262.10pt" w:type="dxa"/>
            <w:vAlign w:val="center"/>
            <w:hideMark/>
          </w:tcPr>
          <w:p w14:paraId="00E83746" w14:textId="77777777" w:rsidR="00631647" w:rsidRPr="00760944" w:rsidRDefault="008F55FC" w:rsidP="00B04513">
            <w:pPr>
              <w:ind w:firstLine="18pt"/>
              <w:jc w:val="center"/>
              <w:rPr>
                <w:sz w:val="21"/>
                <w:szCs w:val="21"/>
              </w:rPr>
            </w:pPr>
            <w:r w:rsidRPr="00760944">
              <w:rPr>
                <w:rFonts w:hint="eastAsia"/>
                <w:sz w:val="21"/>
                <w:szCs w:val="21"/>
              </w:rPr>
              <w:t>大模型</w:t>
            </w:r>
            <w:r w:rsidR="00631647" w:rsidRPr="00760944">
              <w:rPr>
                <w:sz w:val="21"/>
                <w:szCs w:val="21"/>
              </w:rPr>
              <w:t>生成</w:t>
            </w:r>
            <w:r w:rsidR="00631647" w:rsidRPr="00760944">
              <w:rPr>
                <w:sz w:val="21"/>
                <w:szCs w:val="21"/>
              </w:rPr>
              <w:t xml:space="preserve"> + </w:t>
            </w:r>
            <w:r w:rsidR="00631647" w:rsidRPr="00760944">
              <w:rPr>
                <w:sz w:val="21"/>
                <w:szCs w:val="21"/>
              </w:rPr>
              <w:t>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w:t>
      </w:r>
      <w:r w:rsidRPr="008C2B75">
        <w:rPr>
          <w:rFonts w:ascii="宋体" w:hAnsi="宋体" w:hint="eastAsia"/>
        </w:rPr>
        <w:t>“历史对话证据”</w:t>
      </w:r>
      <w:r>
        <w:rPr>
          <w:rFonts w:hint="eastAsia"/>
        </w:rPr>
        <w:t>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483" w:name="_Toc224431618"/>
      <w:proofErr w:type="spellStart"/>
      <w:r w:rsidRPr="00631647">
        <w:rPr>
          <w:rFonts w:hint="eastAsia"/>
        </w:rPr>
        <w:t>MemFinConv</w:t>
      </w:r>
      <w:proofErr w:type="spellEnd"/>
      <w:r w:rsidRPr="00631647">
        <w:rPr>
          <w:rFonts w:hint="eastAsia"/>
        </w:rPr>
        <w:t>数据集</w:t>
      </w:r>
      <w:bookmarkEnd w:id="483"/>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w:instrText>
      </w:r>
      <w:r w:rsidR="001D1F81">
        <w:instrText>等</w:instrText>
      </w:r>
      <w:r w:rsidR="001D1F81">
        <w:instrText xml:space="preserve">,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w:t>
      </w:r>
      <w:r w:rsidR="001D1F81" w:rsidRPr="001D1F81">
        <w:rPr>
          <w:rFonts w:cs="Times New Roman"/>
        </w:rPr>
        <w:t>等</w:t>
      </w:r>
      <w:r w:rsidR="001D1F81" w:rsidRPr="001D1F81">
        <w:rPr>
          <w:rFonts w:cs="Times New Roman"/>
        </w:rPr>
        <w:t>, 2022)</w:t>
      </w:r>
      <w:r w:rsidR="001D1F81">
        <w:fldChar w:fldCharType="end"/>
      </w:r>
      <w:r>
        <w:rPr>
          <w:rFonts w:hint="eastAsia"/>
        </w:rPr>
        <w:t>，</w:t>
      </w:r>
      <w:r w:rsidRPr="002D1CC8">
        <w:t>FinTalk-19k</w:t>
      </w:r>
      <w:r w:rsidR="001D1F81">
        <w:rPr>
          <w:rStyle w:val="afc"/>
        </w:rPr>
        <w:footnoteReference w:id="6"/>
      </w:r>
      <w:r w:rsidRPr="002D1CC8">
        <w:t>、</w:t>
      </w:r>
      <w:r w:rsidRPr="002D1CC8">
        <w:t>DISC-Fin-SFT</w:t>
      </w:r>
      <w:r w:rsidR="001D1F81">
        <w:fldChar w:fldCharType="begin"/>
      </w:r>
      <w:r w:rsidR="001D1F81">
        <w:instrText xml:space="preserve"> ADDIN ZOTERO_ITEM CSL_CITATION {"citationID":"dX5QVBkX","properties":{"formattedCitation":"(Chen W\\uc0\\u31561{}, 2023)","plainCitation":"(Chen W</w:instrText>
      </w:r>
      <w:r w:rsidR="001D1F81">
        <w:instrText>等</w:instrText>
      </w:r>
      <w:r w:rsidR="001D1F81">
        <w:instrText xml:space="preserve">,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w:t>
      </w:r>
      <w:r w:rsidR="001D1F81" w:rsidRPr="001D1F81">
        <w:rPr>
          <w:rFonts w:cs="Times New Roman"/>
        </w:rPr>
        <w:t>等</w:t>
      </w:r>
      <w:r w:rsidR="001D1F81" w:rsidRPr="001D1F81">
        <w:rPr>
          <w:rFonts w:cs="Times New Roman"/>
        </w:rPr>
        <w:t>, 2023)</w:t>
      </w:r>
      <w:r w:rsidR="001D1F81">
        <w:fldChar w:fldCharType="end"/>
      </w:r>
      <w:r>
        <w:rPr>
          <w:rFonts w:hint="eastAsia"/>
        </w:rPr>
        <w:t>等，均是单轮对话数据集。</w:t>
      </w:r>
      <w:proofErr w:type="spellStart"/>
      <w:r w:rsidRPr="004D39F8">
        <w:t>ConvFinQA</w:t>
      </w:r>
      <w:proofErr w:type="spellEnd"/>
      <w:r w:rsidRPr="004D39F8">
        <w:t>等数据集强调财报表格驱动的数值推理，偏文档问答；另一方面，</w:t>
      </w:r>
      <w:r w:rsidRPr="004D39F8">
        <w:t xml:space="preserve">FinTalk-19k </w:t>
      </w:r>
      <w:r w:rsidRPr="004D39F8">
        <w:t>与</w:t>
      </w:r>
      <w:r w:rsidRPr="004D39F8">
        <w:t xml:space="preserve">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w:t>
      </w:r>
      <w:r w:rsidRPr="008C2B75">
        <w:rPr>
          <w:rFonts w:ascii="宋体" w:hAnsi="宋体" w:hint="eastAsia"/>
        </w:rPr>
        <w:t>“可评测”</w:t>
      </w:r>
      <w:r>
        <w:rPr>
          <w:rFonts w:hint="eastAsia"/>
        </w:rPr>
        <w:t>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lastRenderedPageBreak/>
        <w:t>本数据集以</w:t>
      </w:r>
      <w:proofErr w:type="spellStart"/>
      <w:r w:rsidRPr="002D1CC8">
        <w:t>ConvFinQA</w:t>
      </w:r>
      <w:proofErr w:type="spellEnd"/>
      <w:r>
        <w:rPr>
          <w:rFonts w:hint="eastAsia"/>
        </w:rPr>
        <w:t>，</w:t>
      </w:r>
      <w:r w:rsidRPr="002D1CC8">
        <w:t>FinTalk-19k</w:t>
      </w:r>
      <w:r w:rsidRPr="002D1CC8">
        <w:t>、</w:t>
      </w:r>
      <w:r w:rsidRPr="002D1CC8">
        <w:t>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w:t>
      </w:r>
      <w:r w:rsidR="008F55FC">
        <w:rPr>
          <w:rFonts w:hint="eastAsia"/>
        </w:rPr>
        <w:t>1</w:t>
      </w:r>
      <w:r w:rsidR="008F55FC">
        <w:rPr>
          <w:rFonts w:hint="eastAsia"/>
        </w:rPr>
        <w:t>）</w:t>
      </w:r>
      <w:r>
        <w:rPr>
          <w:rFonts w:hint="eastAsia"/>
        </w:rPr>
        <w:t>A</w:t>
      </w:r>
      <w:r>
        <w:rPr>
          <w:rFonts w:hint="eastAsia"/>
        </w:rPr>
        <w:t>模块将经济金融对话数据集作为种子数据集进行采样</w:t>
      </w:r>
      <w:r w:rsidR="008F55FC">
        <w:rPr>
          <w:rFonts w:hint="eastAsia"/>
        </w:rPr>
        <w:t>；（</w:t>
      </w:r>
      <w:r w:rsidR="008F55FC">
        <w:rPr>
          <w:rFonts w:hint="eastAsia"/>
        </w:rPr>
        <w:t>2</w:t>
      </w:r>
      <w:r w:rsidR="008F55FC">
        <w:rPr>
          <w:rFonts w:hint="eastAsia"/>
        </w:rPr>
        <w:t>）</w:t>
      </w:r>
      <w:r>
        <w:rPr>
          <w:rFonts w:hint="eastAsia"/>
        </w:rPr>
        <w:t>采样后的种子数据进入金融对话蓝图生成模块</w:t>
      </w:r>
      <w:r>
        <w:rPr>
          <w:rFonts w:hint="eastAsia"/>
        </w:rPr>
        <w:t>B</w:t>
      </w:r>
      <w:r>
        <w:rPr>
          <w:rFonts w:hint="eastAsia"/>
        </w:rPr>
        <w:t>，在该模块生成用户侧连续的多轮对话目标、相关事件，并且每轮对话用相关字段内容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w:t>
      </w:r>
      <w:r w:rsidR="008F55FC">
        <w:rPr>
          <w:rFonts w:hint="eastAsia"/>
        </w:rPr>
        <w:t>3</w:t>
      </w:r>
      <w:r w:rsidR="008F55FC">
        <w:rPr>
          <w:rFonts w:hint="eastAsia"/>
        </w:rPr>
        <w:t>）</w:t>
      </w:r>
      <w:r>
        <w:rPr>
          <w:rFonts w:hint="eastAsia"/>
        </w:rPr>
        <w:t>模块</w:t>
      </w:r>
      <w:r>
        <w:rPr>
          <w:rFonts w:hint="eastAsia"/>
        </w:rPr>
        <w:t>C</w:t>
      </w:r>
      <w:r>
        <w:rPr>
          <w:rFonts w:hint="eastAsia"/>
        </w:rPr>
        <w:t>针对生成的用户对话递归式生成对话，同时还有标注的记忆召回字段、风险合规字段、可解释性字段等</w:t>
      </w:r>
      <w:r w:rsidR="008F55FC">
        <w:rPr>
          <w:rFonts w:hint="eastAsia"/>
        </w:rPr>
        <w:t>；（</w:t>
      </w:r>
      <w:r w:rsidR="008F55FC">
        <w:rPr>
          <w:rFonts w:hint="eastAsia"/>
        </w:rPr>
        <w:t>4</w:t>
      </w:r>
      <w:r w:rsidR="008F55FC">
        <w:rPr>
          <w:rFonts w:hint="eastAsia"/>
        </w:rPr>
        <w:t>）</w:t>
      </w:r>
      <w:r>
        <w:rPr>
          <w:rFonts w:hint="eastAsia"/>
        </w:rPr>
        <w:t>最后模块</w:t>
      </w:r>
      <w:r>
        <w:rPr>
          <w:rFonts w:hint="eastAsia"/>
        </w:rPr>
        <w:t>D</w:t>
      </w:r>
      <w:r>
        <w:rPr>
          <w:rFonts w:hint="eastAsia"/>
        </w:rPr>
        <w:t>完成生成对话的验证，保留符合要求的多轮对话内容。</w:t>
      </w:r>
    </w:p>
    <w:p w14:paraId="21B5BBC6" w14:textId="406850C9" w:rsidR="008F55FC" w:rsidRDefault="009E1C31" w:rsidP="00760944">
      <w:pPr>
        <w:pStyle w:val="af5"/>
      </w:pPr>
      <w:r>
        <w:drawing>
          <wp:inline distT="0" distB="0" distL="0" distR="0" wp14:anchorId="2081A2E7" wp14:editId="35B9A543">
            <wp:extent cx="4946441" cy="2692958"/>
            <wp:effectExtent l="0" t="0" r="0"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82777" cy="2712740"/>
                    </a:xfrm>
                    <a:prstGeom prst="rect">
                      <a:avLst/>
                    </a:prstGeom>
                    <a:noFill/>
                    <a:ln>
                      <a:noFill/>
                    </a:ln>
                  </pic:spPr>
                </pic:pic>
              </a:graphicData>
            </a:graphic>
          </wp:inline>
        </w:drawing>
      </w:r>
    </w:p>
    <w:p w14:paraId="53F16BB4" w14:textId="0500233D" w:rsidR="00631647" w:rsidRDefault="008F55FC" w:rsidP="008F55FC">
      <w:pPr>
        <w:pStyle w:val="af7"/>
        <w:ind w:firstLine="20.40pt"/>
      </w:pPr>
      <w:bookmarkStart w:id="484" w:name="_Toc223528561"/>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t xml:space="preserve"> </w:t>
      </w:r>
      <w:proofErr w:type="spellStart"/>
      <w:r>
        <w:rPr>
          <w:rFonts w:hint="eastAsia"/>
        </w:rPr>
        <w:t>Me</w:t>
      </w:r>
      <w:r>
        <w:t>mFinConv</w:t>
      </w:r>
      <w:proofErr w:type="spellEnd"/>
      <w:r>
        <w:rPr>
          <w:rFonts w:hint="eastAsia"/>
        </w:rPr>
        <w:t>数据集构建流程</w:t>
      </w:r>
      <w:bookmarkEnd w:id="484"/>
    </w:p>
    <w:p w14:paraId="6FBDAAE2" w14:textId="500AC7B7"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w:t>
      </w:r>
      <w:r w:rsidR="00631647">
        <w:rPr>
          <w:rFonts w:hint="eastAsia"/>
        </w:rPr>
        <w:t>条数据，表呈现了评测集的主题分布情况。</w:t>
      </w:r>
      <w:r w:rsidR="00B52AC4">
        <w:rPr>
          <w:rFonts w:hint="eastAsia"/>
        </w:rPr>
        <w:t>图</w:t>
      </w:r>
      <w:r w:rsidR="00B52AC4">
        <w:rPr>
          <w:rFonts w:hint="eastAsia"/>
        </w:rPr>
        <w:t>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w:t>
      </w:r>
      <w:r w:rsidR="00631647" w:rsidRPr="00343099">
        <w:t>20%</w:t>
      </w:r>
      <w:r w:rsidR="00631647" w:rsidRPr="00343099">
        <w:t>，合计超过</w:t>
      </w:r>
      <w:r w:rsidR="00631647" w:rsidRPr="00343099">
        <w:t xml:space="preserve"> 60%</w:t>
      </w:r>
      <w:r w:rsidR="00631647" w:rsidRPr="00343099">
        <w:t>。数据构建过程优先覆盖了投资决策支持中最具代表性的知识与能力维度。产品比较类样本占比</w:t>
      </w:r>
      <w:r w:rsidR="00631647" w:rsidRPr="00343099">
        <w:t>1</w:t>
      </w:r>
      <w:r w:rsidR="00B52AC4">
        <w:t>9</w:t>
      </w:r>
      <w:r w:rsidR="00631647" w:rsidRPr="00343099">
        <w:t>%</w:t>
      </w:r>
      <w:r w:rsidR="00631647" w:rsidRPr="00343099">
        <w:t>，体现出对实际金融产品选择场景的建模需求。</w:t>
      </w:r>
      <w:r w:rsidR="00631647" w:rsidRPr="00343099">
        <w:lastRenderedPageBreak/>
        <w:t>相比之下，行业分析与行情解读类样本占比较低（合计不足</w:t>
      </w:r>
      <w:r w:rsidR="00631647" w:rsidRPr="00343099">
        <w:t>7%</w:t>
      </w:r>
      <w:r w:rsidR="00631647" w:rsidRPr="00343099">
        <w:t>）。当前</w:t>
      </w:r>
      <w:r w:rsidR="00631647">
        <w:rPr>
          <w:rFonts w:hint="eastAsia"/>
        </w:rPr>
        <w:t>评测</w:t>
      </w:r>
      <w:r w:rsidR="00631647" w:rsidRPr="00343099">
        <w:t>样本更偏向</w:t>
      </w:r>
      <w:r w:rsidR="00631647" w:rsidRPr="008C2B75">
        <w:rPr>
          <w:rFonts w:ascii="宋体" w:hAnsi="宋体"/>
        </w:rPr>
        <w:t>“结构化金融知识与决策支持”</w:t>
      </w:r>
      <w:r w:rsidR="00631647" w:rsidRPr="00343099">
        <w:t>场景</w:t>
      </w:r>
      <w:r w:rsidR="00B52AC4">
        <w:rPr>
          <w:rFonts w:hint="eastAsia"/>
        </w:rPr>
        <w:t>。</w:t>
      </w:r>
      <w:r w:rsidR="00631647" w:rsidRPr="00343099">
        <w:t>这种分布有助于强化模型在理性分析与风险识别方面的</w:t>
      </w:r>
      <w:r w:rsidR="00B52AC4">
        <w:rPr>
          <w:rFonts w:hint="eastAsia"/>
        </w:rPr>
        <w:t>能力。图</w:t>
      </w:r>
      <w:r w:rsidR="00B52AC4">
        <w:rPr>
          <w:rFonts w:hint="eastAsia"/>
        </w:rPr>
        <w:t>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w:t>
      </w:r>
      <w:r w:rsidR="00631647" w:rsidRPr="00282DDA">
        <w:t>20.82</w:t>
      </w:r>
      <w:r w:rsidR="00631647" w:rsidRPr="00282DDA">
        <w:t>轮，而</w:t>
      </w:r>
      <w:r w:rsidR="00B52AC4">
        <w:rPr>
          <w:rFonts w:hint="eastAsia"/>
        </w:rPr>
        <w:t>较难</w:t>
      </w:r>
      <w:r w:rsidR="00631647" w:rsidRPr="00282DDA">
        <w:t>类样本平均总轮数达到</w:t>
      </w:r>
      <w:r w:rsidR="00631647" w:rsidRPr="00282DDA">
        <w:t>35</w:t>
      </w:r>
      <w:r w:rsidR="00631647" w:rsidRPr="00282DDA">
        <w:t>轮，中位数为</w:t>
      </w:r>
      <w:r w:rsidR="00631647" w:rsidRPr="00282DDA">
        <w:t>38</w:t>
      </w:r>
      <w:r w:rsidR="00631647" w:rsidRPr="00282DDA">
        <w:t>轮，显示出明显的多轮延展特征。这一结构差异说明，难度提升主要通过以下机制实现：</w:t>
      </w:r>
      <w:r w:rsidR="00B52AC4">
        <w:rPr>
          <w:rFonts w:hint="eastAsia"/>
        </w:rPr>
        <w:t>（</w:t>
      </w:r>
      <w:r w:rsidR="00B52AC4">
        <w:rPr>
          <w:rFonts w:hint="eastAsia"/>
        </w:rPr>
        <w:t>1</w:t>
      </w:r>
      <w:r w:rsidR="00B52AC4">
        <w:rPr>
          <w:rFonts w:hint="eastAsia"/>
        </w:rPr>
        <w:t>）</w:t>
      </w:r>
      <w:r w:rsidR="00631647" w:rsidRPr="00282DDA">
        <w:t>增加跨轮信息依赖</w:t>
      </w:r>
      <w:r w:rsidR="00B52AC4">
        <w:rPr>
          <w:rFonts w:hint="eastAsia"/>
        </w:rPr>
        <w:t>；（</w:t>
      </w:r>
      <w:r w:rsidR="00B52AC4">
        <w:rPr>
          <w:rFonts w:hint="eastAsia"/>
        </w:rPr>
        <w:t>2</w:t>
      </w:r>
      <w:r w:rsidR="00B52AC4">
        <w:rPr>
          <w:rFonts w:hint="eastAsia"/>
        </w:rPr>
        <w:t>）</w:t>
      </w:r>
      <w:r w:rsidR="00631647" w:rsidRPr="00282DDA">
        <w:t>引入主题漂移与约束条件更新</w:t>
      </w:r>
      <w:r w:rsidR="00B52AC4">
        <w:rPr>
          <w:rFonts w:hint="eastAsia"/>
        </w:rPr>
        <w:t>；（</w:t>
      </w:r>
      <w:r w:rsidR="00B52AC4">
        <w:rPr>
          <w:rFonts w:hint="eastAsia"/>
        </w:rPr>
        <w:t>3</w:t>
      </w:r>
      <w:r w:rsidR="00B52AC4">
        <w:rPr>
          <w:rFonts w:hint="eastAsia"/>
        </w:rPr>
        <w:t>）</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w:t>
      </w:r>
      <w:r w:rsidR="00631647" w:rsidRPr="00282DDA">
        <w:t>轮，</w:t>
      </w:r>
      <w:r w:rsidR="00B52AC4">
        <w:rPr>
          <w:rFonts w:hint="eastAsia"/>
        </w:rPr>
        <w:t>较难类</w:t>
      </w:r>
      <w:r w:rsidR="00631647" w:rsidRPr="00282DDA">
        <w:rPr>
          <w:rFonts w:hint="eastAsia"/>
        </w:rPr>
        <w:t>为</w:t>
      </w:r>
      <w:r w:rsidR="00631647" w:rsidRPr="00282DDA">
        <w:t>17.50</w:t>
      </w:r>
      <w:r w:rsidR="00631647" w:rsidRPr="00282DDA">
        <w:t>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505F902C"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485" w:name="_Toc223528562"/>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t xml:space="preserve"> </w:t>
            </w:r>
            <w:proofErr w:type="spellStart"/>
            <w:r>
              <w:rPr>
                <w:rFonts w:hint="eastAsia"/>
              </w:rPr>
              <w:t>Me</w:t>
            </w:r>
            <w:r>
              <w:t>mFinConv</w:t>
            </w:r>
            <w:proofErr w:type="spellEnd"/>
            <w:r>
              <w:rPr>
                <w:rFonts w:hint="eastAsia"/>
              </w:rPr>
              <w:t>主题分布</w:t>
            </w:r>
            <w:bookmarkEnd w:id="485"/>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7"/>
                    </a:graphicData>
                  </a:graphic>
                </wp:inline>
              </w:drawing>
            </w:r>
          </w:p>
          <w:p w14:paraId="10361BB5" w14:textId="5A98975D" w:rsidR="008F55FC" w:rsidRPr="008F55FC" w:rsidRDefault="008F55FC" w:rsidP="00B04513">
            <w:pPr>
              <w:pStyle w:val="af7"/>
              <w:widowControl w:val="0"/>
              <w:spacing w:line="20pt" w:lineRule="exact"/>
              <w:ind w:firstLineChars="200" w:firstLine="20.40pt"/>
              <w:jc w:val="both"/>
            </w:pPr>
            <w:bookmarkStart w:id="486" w:name="_Toc223528563"/>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4</w:t>
            </w:r>
            <w:r w:rsidR="00060E52">
              <w:fldChar w:fldCharType="end"/>
            </w:r>
            <w:r>
              <w:t xml:space="preserve"> </w:t>
            </w:r>
            <w:proofErr w:type="spellStart"/>
            <w:r>
              <w:rPr>
                <w:rFonts w:hint="eastAsia"/>
              </w:rPr>
              <w:t>Me</w:t>
            </w:r>
            <w:r>
              <w:t>mFinConv</w:t>
            </w:r>
            <w:proofErr w:type="spellEnd"/>
            <w:r>
              <w:rPr>
                <w:rFonts w:hint="eastAsia"/>
              </w:rPr>
              <w:t>难度分布</w:t>
            </w:r>
            <w:bookmarkEnd w:id="486"/>
          </w:p>
        </w:tc>
      </w:tr>
    </w:tbl>
    <w:p w14:paraId="34DED0DF" w14:textId="77777777" w:rsidR="00CD50C6" w:rsidRPr="00CD50C6" w:rsidRDefault="00CD50C6" w:rsidP="00CD50C6">
      <w:pPr>
        <w:ind w:firstLine="24pt"/>
        <w:rPr>
          <w:vanish/>
        </w:rPr>
      </w:pPr>
    </w:p>
    <w:p w14:paraId="62FFCEC8" w14:textId="404C6CB5" w:rsidR="00B52AC4" w:rsidRDefault="00B52AC4" w:rsidP="00B52AC4">
      <w:pPr>
        <w:pStyle w:val="af7"/>
        <w:keepNext/>
        <w:ind w:firstLine="20.40pt"/>
      </w:pPr>
      <w:bookmarkStart w:id="487" w:name="_Toc223528578"/>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4</w:t>
      </w:r>
      <w:r w:rsidR="00760944">
        <w:fldChar w:fldCharType="end"/>
      </w:r>
      <w:r>
        <w:t xml:space="preserve"> </w:t>
      </w:r>
      <w:proofErr w:type="spellStart"/>
      <w:r>
        <w:rPr>
          <w:rFonts w:hint="eastAsia"/>
        </w:rPr>
        <w:t>Me</w:t>
      </w:r>
      <w:r>
        <w:t>mFinConv</w:t>
      </w:r>
      <w:proofErr w:type="spellEnd"/>
      <w:r>
        <w:rPr>
          <w:rFonts w:hint="eastAsia"/>
        </w:rPr>
        <w:t>轮次范围</w:t>
      </w:r>
      <w:bookmarkEnd w:id="487"/>
    </w:p>
    <w:tbl>
      <w:tblPr>
        <w:tblW w:w="100.0%" w:type="pct"/>
        <w:tblBorders>
          <w:top w:val="single" w:sz="4" w:space="0" w:color="auto"/>
          <w:bottom w:val="single" w:sz="4" w:space="0" w:color="auto"/>
        </w:tblBorders>
        <w:tblLook w:firstRow="1" w:lastRow="0" w:firstColumn="1" w:lastColumn="0" w:noHBand="0" w:noVBand="1"/>
      </w:tblPr>
      <w:tblGrid>
        <w:gridCol w:w="662"/>
        <w:gridCol w:w="992"/>
        <w:gridCol w:w="909"/>
        <w:gridCol w:w="909"/>
        <w:gridCol w:w="909"/>
        <w:gridCol w:w="909"/>
        <w:gridCol w:w="827"/>
        <w:gridCol w:w="827"/>
        <w:gridCol w:w="992"/>
      </w:tblGrid>
      <w:tr w:rsidR="00631647" w:rsidRPr="00760944" w14:paraId="5D3E7030" w14:textId="77777777" w:rsidTr="00760944">
        <w:trPr>
          <w:trHeight w:val="800"/>
        </w:trPr>
        <w:tc>
          <w:tcPr>
            <w:tcW w:w="8.0%" w:type="pct"/>
            <w:tcBorders>
              <w:bottom w:val="single" w:sz="8" w:space="0" w:color="auto"/>
            </w:tcBorders>
            <w:vAlign w:val="center"/>
            <w:hideMark/>
          </w:tcPr>
          <w:p w14:paraId="0AACAB59" w14:textId="77777777" w:rsidR="00631647" w:rsidRPr="00760944" w:rsidRDefault="00631647" w:rsidP="00760944">
            <w:pPr>
              <w:rPr>
                <w:b/>
                <w:bCs/>
                <w:sz w:val="21"/>
                <w:szCs w:val="21"/>
              </w:rPr>
            </w:pPr>
            <w:r w:rsidRPr="00760944">
              <w:rPr>
                <w:b/>
                <w:bCs/>
                <w:sz w:val="21"/>
                <w:szCs w:val="21"/>
              </w:rPr>
              <w:t>难度</w:t>
            </w:r>
          </w:p>
        </w:tc>
        <w:tc>
          <w:tcPr>
            <w:tcW w:w="12.0%" w:type="pct"/>
            <w:tcBorders>
              <w:bottom w:val="single" w:sz="8" w:space="0" w:color="auto"/>
            </w:tcBorders>
            <w:vAlign w:val="center"/>
            <w:hideMark/>
          </w:tcPr>
          <w:p w14:paraId="1D361CE6" w14:textId="77777777" w:rsidR="00631647" w:rsidRPr="00760944" w:rsidRDefault="00631647" w:rsidP="00760944">
            <w:pPr>
              <w:jc w:val="center"/>
              <w:rPr>
                <w:b/>
                <w:bCs/>
                <w:sz w:val="21"/>
                <w:szCs w:val="21"/>
              </w:rPr>
            </w:pPr>
            <w:r w:rsidRPr="00760944">
              <w:rPr>
                <w:b/>
                <w:bCs/>
                <w:sz w:val="21"/>
                <w:szCs w:val="21"/>
              </w:rPr>
              <w:t>样本数</w:t>
            </w:r>
          </w:p>
        </w:tc>
        <w:tc>
          <w:tcPr>
            <w:tcW w:w="11.0%" w:type="pct"/>
            <w:tcBorders>
              <w:bottom w:val="single" w:sz="8" w:space="0" w:color="auto"/>
            </w:tcBorders>
            <w:vAlign w:val="center"/>
            <w:hideMark/>
          </w:tcPr>
          <w:p w14:paraId="3FFF536F" w14:textId="77777777" w:rsidR="00631647" w:rsidRPr="00760944" w:rsidRDefault="00631647" w:rsidP="00760944">
            <w:pPr>
              <w:jc w:val="center"/>
              <w:rPr>
                <w:b/>
                <w:bCs/>
                <w:sz w:val="21"/>
                <w:szCs w:val="21"/>
              </w:rPr>
            </w:pPr>
            <w:r w:rsidRPr="00760944">
              <w:rPr>
                <w:b/>
                <w:bCs/>
                <w:sz w:val="21"/>
                <w:szCs w:val="21"/>
              </w:rPr>
              <w:t>总轮数均值</w:t>
            </w:r>
          </w:p>
        </w:tc>
        <w:tc>
          <w:tcPr>
            <w:tcW w:w="11.0%" w:type="pct"/>
            <w:tcBorders>
              <w:bottom w:val="single" w:sz="8" w:space="0" w:color="auto"/>
            </w:tcBorders>
            <w:vAlign w:val="center"/>
            <w:hideMark/>
          </w:tcPr>
          <w:p w14:paraId="4130A5C9" w14:textId="77777777" w:rsidR="00631647" w:rsidRPr="00760944" w:rsidRDefault="00631647" w:rsidP="00760944">
            <w:pPr>
              <w:jc w:val="center"/>
              <w:rPr>
                <w:b/>
                <w:bCs/>
                <w:sz w:val="21"/>
                <w:szCs w:val="21"/>
              </w:rPr>
            </w:pPr>
            <w:r w:rsidRPr="00760944">
              <w:rPr>
                <w:b/>
                <w:bCs/>
                <w:sz w:val="21"/>
                <w:szCs w:val="21"/>
              </w:rPr>
              <w:t>总轮数中位</w:t>
            </w:r>
          </w:p>
        </w:tc>
        <w:tc>
          <w:tcPr>
            <w:tcW w:w="11.0%" w:type="pct"/>
            <w:tcBorders>
              <w:bottom w:val="single" w:sz="8" w:space="0" w:color="auto"/>
            </w:tcBorders>
            <w:vAlign w:val="center"/>
            <w:hideMark/>
          </w:tcPr>
          <w:p w14:paraId="0254EF68" w14:textId="77777777" w:rsidR="00631647" w:rsidRPr="00760944" w:rsidRDefault="00631647" w:rsidP="00760944">
            <w:pPr>
              <w:jc w:val="center"/>
              <w:rPr>
                <w:b/>
                <w:bCs/>
                <w:sz w:val="21"/>
                <w:szCs w:val="21"/>
              </w:rPr>
            </w:pPr>
            <w:r w:rsidRPr="00760944">
              <w:rPr>
                <w:b/>
                <w:bCs/>
                <w:sz w:val="21"/>
                <w:szCs w:val="21"/>
              </w:rPr>
              <w:t>总轮数范围</w:t>
            </w:r>
          </w:p>
        </w:tc>
        <w:tc>
          <w:tcPr>
            <w:tcW w:w="11.0%" w:type="pct"/>
            <w:tcBorders>
              <w:bottom w:val="single" w:sz="8" w:space="0" w:color="auto"/>
            </w:tcBorders>
            <w:vAlign w:val="center"/>
            <w:hideMark/>
          </w:tcPr>
          <w:p w14:paraId="0F712507" w14:textId="77777777" w:rsidR="00631647" w:rsidRPr="00760944" w:rsidRDefault="008F55FC" w:rsidP="00760944">
            <w:pPr>
              <w:jc w:val="center"/>
              <w:rPr>
                <w:b/>
                <w:bCs/>
                <w:sz w:val="21"/>
                <w:szCs w:val="21"/>
              </w:rPr>
            </w:pPr>
            <w:r w:rsidRPr="00760944">
              <w:rPr>
                <w:rFonts w:hint="eastAsia"/>
                <w:b/>
                <w:bCs/>
                <w:sz w:val="21"/>
                <w:szCs w:val="21"/>
              </w:rPr>
              <w:t>用户</w:t>
            </w:r>
            <w:r w:rsidR="00631647" w:rsidRPr="00760944">
              <w:rPr>
                <w:b/>
                <w:bCs/>
                <w:sz w:val="21"/>
                <w:szCs w:val="21"/>
              </w:rPr>
              <w:t>轮均值</w:t>
            </w:r>
          </w:p>
        </w:tc>
        <w:tc>
          <w:tcPr>
            <w:tcW w:w="10.0%" w:type="pct"/>
            <w:tcBorders>
              <w:bottom w:val="single" w:sz="8" w:space="0" w:color="auto"/>
            </w:tcBorders>
            <w:vAlign w:val="center"/>
            <w:hideMark/>
          </w:tcPr>
          <w:p w14:paraId="02A63286"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轮中位</w:t>
            </w:r>
          </w:p>
        </w:tc>
        <w:tc>
          <w:tcPr>
            <w:tcW w:w="10.0%" w:type="pct"/>
            <w:tcBorders>
              <w:bottom w:val="single" w:sz="8" w:space="0" w:color="auto"/>
            </w:tcBorders>
            <w:vAlign w:val="center"/>
            <w:hideMark/>
          </w:tcPr>
          <w:p w14:paraId="3CECF2E8"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范围</w:t>
            </w:r>
          </w:p>
        </w:tc>
        <w:tc>
          <w:tcPr>
            <w:tcW w:w="12.0%" w:type="pct"/>
            <w:tcBorders>
              <w:bottom w:val="single" w:sz="8" w:space="0" w:color="auto"/>
            </w:tcBorders>
            <w:vAlign w:val="center"/>
          </w:tcPr>
          <w:p w14:paraId="692F78E9" w14:textId="77777777" w:rsidR="00631647" w:rsidRPr="00760944" w:rsidRDefault="00631647" w:rsidP="00760944">
            <w:pPr>
              <w:ind w:firstLineChars="50" w:firstLine="5.35pt"/>
              <w:jc w:val="center"/>
              <w:rPr>
                <w:b/>
                <w:bCs/>
                <w:sz w:val="21"/>
                <w:szCs w:val="21"/>
              </w:rPr>
            </w:pPr>
            <w:r w:rsidRPr="00760944">
              <w:rPr>
                <w:b/>
                <w:bCs/>
                <w:sz w:val="21"/>
                <w:szCs w:val="21"/>
              </w:rPr>
              <w:t>占比</w:t>
            </w:r>
          </w:p>
        </w:tc>
      </w:tr>
      <w:tr w:rsidR="00631647" w:rsidRPr="00760944" w14:paraId="20671E0E" w14:textId="77777777" w:rsidTr="00760944">
        <w:trPr>
          <w:trHeight w:val="800"/>
        </w:trPr>
        <w:tc>
          <w:tcPr>
            <w:tcW w:w="8.0%" w:type="pct"/>
            <w:vAlign w:val="center"/>
            <w:hideMark/>
          </w:tcPr>
          <w:p w14:paraId="3F62D0B5" w14:textId="77777777" w:rsidR="00631647" w:rsidRPr="00760944" w:rsidRDefault="008F55FC" w:rsidP="00E324D8">
            <w:pPr>
              <w:rPr>
                <w:sz w:val="21"/>
                <w:szCs w:val="21"/>
              </w:rPr>
            </w:pPr>
            <w:r w:rsidRPr="00760944">
              <w:rPr>
                <w:rFonts w:hint="eastAsia"/>
                <w:sz w:val="21"/>
                <w:szCs w:val="21"/>
              </w:rPr>
              <w:t>简单</w:t>
            </w:r>
          </w:p>
        </w:tc>
        <w:tc>
          <w:tcPr>
            <w:tcW w:w="12.0%" w:type="pct"/>
            <w:vAlign w:val="center"/>
            <w:hideMark/>
          </w:tcPr>
          <w:p w14:paraId="4CED7F7A"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4E404F59" w14:textId="77777777" w:rsidR="00631647" w:rsidRPr="00760944" w:rsidRDefault="00631647" w:rsidP="00B04513">
            <w:pPr>
              <w:ind w:firstLineChars="100" w:firstLine="10.50pt"/>
              <w:rPr>
                <w:sz w:val="21"/>
                <w:szCs w:val="21"/>
              </w:rPr>
            </w:pPr>
            <w:r w:rsidRPr="00760944">
              <w:rPr>
                <w:sz w:val="21"/>
                <w:szCs w:val="21"/>
              </w:rPr>
              <w:t>20.82</w:t>
            </w:r>
          </w:p>
        </w:tc>
        <w:tc>
          <w:tcPr>
            <w:tcW w:w="11.0%" w:type="pct"/>
            <w:vAlign w:val="center"/>
            <w:hideMark/>
          </w:tcPr>
          <w:p w14:paraId="1430F5FB" w14:textId="77777777" w:rsidR="00631647" w:rsidRPr="00760944" w:rsidRDefault="00631647" w:rsidP="00B04513">
            <w:pPr>
              <w:ind w:firstLineChars="100" w:firstLine="10.50pt"/>
              <w:rPr>
                <w:sz w:val="21"/>
                <w:szCs w:val="21"/>
              </w:rPr>
            </w:pPr>
            <w:r w:rsidRPr="00760944">
              <w:rPr>
                <w:sz w:val="21"/>
                <w:szCs w:val="21"/>
              </w:rPr>
              <w:t>20</w:t>
            </w:r>
          </w:p>
        </w:tc>
        <w:tc>
          <w:tcPr>
            <w:tcW w:w="11.0%" w:type="pct"/>
            <w:vAlign w:val="center"/>
            <w:hideMark/>
          </w:tcPr>
          <w:p w14:paraId="35596032" w14:textId="77777777" w:rsidR="00631647" w:rsidRPr="00760944" w:rsidRDefault="00631647" w:rsidP="00B04513">
            <w:pPr>
              <w:rPr>
                <w:sz w:val="21"/>
                <w:szCs w:val="21"/>
              </w:rPr>
            </w:pPr>
            <w:r w:rsidRPr="00760944">
              <w:rPr>
                <w:sz w:val="21"/>
                <w:szCs w:val="21"/>
              </w:rPr>
              <w:t>12–28</w:t>
            </w:r>
          </w:p>
        </w:tc>
        <w:tc>
          <w:tcPr>
            <w:tcW w:w="11.0%" w:type="pct"/>
            <w:vAlign w:val="center"/>
            <w:hideMark/>
          </w:tcPr>
          <w:p w14:paraId="40CC38FA" w14:textId="77777777" w:rsidR="00631647" w:rsidRPr="00760944" w:rsidRDefault="00631647" w:rsidP="00B04513">
            <w:pPr>
              <w:rPr>
                <w:sz w:val="21"/>
                <w:szCs w:val="21"/>
              </w:rPr>
            </w:pPr>
            <w:r w:rsidRPr="00760944">
              <w:rPr>
                <w:sz w:val="21"/>
                <w:szCs w:val="21"/>
              </w:rPr>
              <w:t>10.41</w:t>
            </w:r>
          </w:p>
        </w:tc>
        <w:tc>
          <w:tcPr>
            <w:tcW w:w="10.0%" w:type="pct"/>
            <w:vAlign w:val="center"/>
            <w:hideMark/>
          </w:tcPr>
          <w:p w14:paraId="75B2AE5A" w14:textId="77777777" w:rsidR="00631647" w:rsidRPr="00760944" w:rsidRDefault="00631647" w:rsidP="00B04513">
            <w:pPr>
              <w:ind w:firstLineChars="111" w:firstLine="11.65pt"/>
              <w:rPr>
                <w:sz w:val="21"/>
                <w:szCs w:val="21"/>
              </w:rPr>
            </w:pPr>
            <w:r w:rsidRPr="00760944">
              <w:rPr>
                <w:sz w:val="21"/>
                <w:szCs w:val="21"/>
              </w:rPr>
              <w:t>10</w:t>
            </w:r>
          </w:p>
        </w:tc>
        <w:tc>
          <w:tcPr>
            <w:tcW w:w="10.0%" w:type="pct"/>
            <w:vAlign w:val="center"/>
            <w:hideMark/>
          </w:tcPr>
          <w:p w14:paraId="62D7A33C" w14:textId="77777777" w:rsidR="00631647" w:rsidRPr="00760944" w:rsidRDefault="00631647" w:rsidP="00B04513">
            <w:pPr>
              <w:rPr>
                <w:sz w:val="21"/>
                <w:szCs w:val="21"/>
              </w:rPr>
            </w:pPr>
            <w:r w:rsidRPr="00760944">
              <w:rPr>
                <w:sz w:val="21"/>
                <w:szCs w:val="21"/>
              </w:rPr>
              <w:t>6–14</w:t>
            </w:r>
          </w:p>
        </w:tc>
        <w:tc>
          <w:tcPr>
            <w:tcW w:w="12.0%" w:type="pct"/>
            <w:vAlign w:val="center"/>
          </w:tcPr>
          <w:p w14:paraId="059E2E69" w14:textId="77777777" w:rsidR="00631647" w:rsidRPr="00760944" w:rsidRDefault="00631647" w:rsidP="00B04513">
            <w:pPr>
              <w:rPr>
                <w:sz w:val="21"/>
                <w:szCs w:val="21"/>
              </w:rPr>
            </w:pPr>
            <w:r w:rsidRPr="00760944">
              <w:rPr>
                <w:sz w:val="21"/>
                <w:szCs w:val="21"/>
              </w:rPr>
              <w:t>34.38%</w:t>
            </w:r>
          </w:p>
        </w:tc>
      </w:tr>
      <w:tr w:rsidR="00631647" w:rsidRPr="00760944" w14:paraId="17CD96CD" w14:textId="77777777" w:rsidTr="00760944">
        <w:trPr>
          <w:trHeight w:val="800"/>
        </w:trPr>
        <w:tc>
          <w:tcPr>
            <w:tcW w:w="8.0%" w:type="pct"/>
            <w:vAlign w:val="center"/>
            <w:hideMark/>
          </w:tcPr>
          <w:p w14:paraId="2EF8C37F" w14:textId="77777777" w:rsidR="00631647" w:rsidRPr="00760944" w:rsidRDefault="008F55FC" w:rsidP="00E324D8">
            <w:pPr>
              <w:rPr>
                <w:sz w:val="21"/>
                <w:szCs w:val="21"/>
              </w:rPr>
            </w:pPr>
            <w:r w:rsidRPr="00760944">
              <w:rPr>
                <w:rFonts w:hint="eastAsia"/>
                <w:sz w:val="21"/>
                <w:szCs w:val="21"/>
              </w:rPr>
              <w:t>中等</w:t>
            </w:r>
          </w:p>
        </w:tc>
        <w:tc>
          <w:tcPr>
            <w:tcW w:w="12.0%" w:type="pct"/>
            <w:vAlign w:val="center"/>
            <w:hideMark/>
          </w:tcPr>
          <w:p w14:paraId="1870B2C2"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36868B3A" w14:textId="77777777" w:rsidR="00631647" w:rsidRPr="00760944" w:rsidRDefault="00631647" w:rsidP="00B04513">
            <w:pPr>
              <w:ind w:firstLineChars="100" w:firstLine="10.50pt"/>
              <w:rPr>
                <w:sz w:val="21"/>
                <w:szCs w:val="21"/>
              </w:rPr>
            </w:pPr>
            <w:r w:rsidRPr="00760944">
              <w:rPr>
                <w:sz w:val="21"/>
                <w:szCs w:val="21"/>
              </w:rPr>
              <w:t>26.73</w:t>
            </w:r>
          </w:p>
        </w:tc>
        <w:tc>
          <w:tcPr>
            <w:tcW w:w="11.0%" w:type="pct"/>
            <w:vAlign w:val="center"/>
            <w:hideMark/>
          </w:tcPr>
          <w:p w14:paraId="6298063C" w14:textId="77777777" w:rsidR="00631647" w:rsidRPr="00760944" w:rsidRDefault="00631647" w:rsidP="00B04513">
            <w:pPr>
              <w:ind w:firstLineChars="100" w:firstLine="10.50pt"/>
              <w:rPr>
                <w:sz w:val="21"/>
                <w:szCs w:val="21"/>
              </w:rPr>
            </w:pPr>
            <w:r w:rsidRPr="00760944">
              <w:rPr>
                <w:sz w:val="21"/>
                <w:szCs w:val="21"/>
              </w:rPr>
              <w:t>27</w:t>
            </w:r>
          </w:p>
        </w:tc>
        <w:tc>
          <w:tcPr>
            <w:tcW w:w="11.0%" w:type="pct"/>
            <w:vAlign w:val="center"/>
            <w:hideMark/>
          </w:tcPr>
          <w:p w14:paraId="7D3427A6" w14:textId="77777777" w:rsidR="00631647" w:rsidRPr="00760944" w:rsidRDefault="00631647" w:rsidP="00B04513">
            <w:pPr>
              <w:rPr>
                <w:sz w:val="21"/>
                <w:szCs w:val="21"/>
              </w:rPr>
            </w:pPr>
            <w:r w:rsidRPr="00760944">
              <w:rPr>
                <w:sz w:val="21"/>
                <w:szCs w:val="21"/>
              </w:rPr>
              <w:t>14–36</w:t>
            </w:r>
          </w:p>
        </w:tc>
        <w:tc>
          <w:tcPr>
            <w:tcW w:w="11.0%" w:type="pct"/>
            <w:vAlign w:val="center"/>
            <w:hideMark/>
          </w:tcPr>
          <w:p w14:paraId="54E2152C" w14:textId="77777777" w:rsidR="00631647" w:rsidRPr="00760944" w:rsidRDefault="00631647" w:rsidP="00B04513">
            <w:pPr>
              <w:rPr>
                <w:sz w:val="21"/>
                <w:szCs w:val="21"/>
              </w:rPr>
            </w:pPr>
            <w:r w:rsidRPr="00760944">
              <w:rPr>
                <w:sz w:val="21"/>
                <w:szCs w:val="21"/>
              </w:rPr>
              <w:t>13.36</w:t>
            </w:r>
          </w:p>
        </w:tc>
        <w:tc>
          <w:tcPr>
            <w:tcW w:w="10.0%" w:type="pct"/>
            <w:vAlign w:val="center"/>
            <w:hideMark/>
          </w:tcPr>
          <w:p w14:paraId="00531B38" w14:textId="77777777" w:rsidR="00631647" w:rsidRPr="00760944" w:rsidRDefault="00631647" w:rsidP="00B04513">
            <w:pPr>
              <w:ind w:firstLineChars="111" w:firstLine="11.65pt"/>
              <w:rPr>
                <w:sz w:val="21"/>
                <w:szCs w:val="21"/>
              </w:rPr>
            </w:pPr>
            <w:r w:rsidRPr="00760944">
              <w:rPr>
                <w:sz w:val="21"/>
                <w:szCs w:val="21"/>
              </w:rPr>
              <w:t>13.5</w:t>
            </w:r>
          </w:p>
        </w:tc>
        <w:tc>
          <w:tcPr>
            <w:tcW w:w="10.0%" w:type="pct"/>
            <w:vAlign w:val="center"/>
            <w:hideMark/>
          </w:tcPr>
          <w:p w14:paraId="0F47EBD8" w14:textId="77777777" w:rsidR="00631647" w:rsidRPr="00760944" w:rsidRDefault="00631647" w:rsidP="00B04513">
            <w:pPr>
              <w:rPr>
                <w:sz w:val="21"/>
                <w:szCs w:val="21"/>
              </w:rPr>
            </w:pPr>
            <w:r w:rsidRPr="00760944">
              <w:rPr>
                <w:sz w:val="21"/>
                <w:szCs w:val="21"/>
              </w:rPr>
              <w:t>7–18</w:t>
            </w:r>
          </w:p>
        </w:tc>
        <w:tc>
          <w:tcPr>
            <w:tcW w:w="12.0%" w:type="pct"/>
            <w:vAlign w:val="center"/>
          </w:tcPr>
          <w:p w14:paraId="552F6F4C" w14:textId="77777777" w:rsidR="00631647" w:rsidRPr="00760944" w:rsidRDefault="00631647" w:rsidP="00B04513">
            <w:pPr>
              <w:rPr>
                <w:sz w:val="21"/>
                <w:szCs w:val="21"/>
              </w:rPr>
            </w:pPr>
            <w:r w:rsidRPr="00760944">
              <w:rPr>
                <w:sz w:val="21"/>
                <w:szCs w:val="21"/>
              </w:rPr>
              <w:t>34.38%</w:t>
            </w:r>
          </w:p>
        </w:tc>
      </w:tr>
      <w:tr w:rsidR="00631647" w:rsidRPr="00760944" w14:paraId="24F5A04D" w14:textId="77777777" w:rsidTr="00760944">
        <w:trPr>
          <w:trHeight w:val="800"/>
        </w:trPr>
        <w:tc>
          <w:tcPr>
            <w:tcW w:w="8.0%" w:type="pct"/>
            <w:vAlign w:val="center"/>
            <w:hideMark/>
          </w:tcPr>
          <w:p w14:paraId="451EFA82" w14:textId="77777777" w:rsidR="00631647" w:rsidRPr="00760944" w:rsidRDefault="008F55FC" w:rsidP="00E324D8">
            <w:pPr>
              <w:rPr>
                <w:sz w:val="21"/>
                <w:szCs w:val="21"/>
              </w:rPr>
            </w:pPr>
            <w:r w:rsidRPr="00760944">
              <w:rPr>
                <w:rFonts w:hint="eastAsia"/>
                <w:sz w:val="21"/>
                <w:szCs w:val="21"/>
              </w:rPr>
              <w:t>较难</w:t>
            </w:r>
          </w:p>
        </w:tc>
        <w:tc>
          <w:tcPr>
            <w:tcW w:w="12.0%" w:type="pct"/>
            <w:vAlign w:val="center"/>
            <w:hideMark/>
          </w:tcPr>
          <w:p w14:paraId="507D245E" w14:textId="77777777" w:rsidR="00631647" w:rsidRPr="00760944" w:rsidRDefault="00631647" w:rsidP="00B04513">
            <w:pPr>
              <w:ind w:firstLineChars="111" w:firstLine="11.65pt"/>
              <w:rPr>
                <w:sz w:val="21"/>
                <w:szCs w:val="21"/>
              </w:rPr>
            </w:pPr>
            <w:r w:rsidRPr="00760944">
              <w:rPr>
                <w:sz w:val="21"/>
                <w:szCs w:val="21"/>
              </w:rPr>
              <w:t>20</w:t>
            </w:r>
          </w:p>
        </w:tc>
        <w:tc>
          <w:tcPr>
            <w:tcW w:w="11.0%" w:type="pct"/>
            <w:vAlign w:val="center"/>
            <w:hideMark/>
          </w:tcPr>
          <w:p w14:paraId="6BE90D80" w14:textId="77777777" w:rsidR="00631647" w:rsidRPr="00760944" w:rsidRDefault="00631647" w:rsidP="00B04513">
            <w:pPr>
              <w:ind w:firstLineChars="100" w:firstLine="10.50pt"/>
              <w:rPr>
                <w:sz w:val="21"/>
                <w:szCs w:val="21"/>
              </w:rPr>
            </w:pPr>
            <w:r w:rsidRPr="00760944">
              <w:rPr>
                <w:sz w:val="21"/>
                <w:szCs w:val="21"/>
              </w:rPr>
              <w:t>35.00</w:t>
            </w:r>
          </w:p>
        </w:tc>
        <w:tc>
          <w:tcPr>
            <w:tcW w:w="11.0%" w:type="pct"/>
            <w:vAlign w:val="center"/>
            <w:hideMark/>
          </w:tcPr>
          <w:p w14:paraId="66B7E228" w14:textId="77777777" w:rsidR="00631647" w:rsidRPr="00760944" w:rsidRDefault="00631647" w:rsidP="00B04513">
            <w:pPr>
              <w:ind w:firstLineChars="100" w:firstLine="10.50pt"/>
              <w:rPr>
                <w:sz w:val="21"/>
                <w:szCs w:val="21"/>
              </w:rPr>
            </w:pPr>
            <w:r w:rsidRPr="00760944">
              <w:rPr>
                <w:sz w:val="21"/>
                <w:szCs w:val="21"/>
              </w:rPr>
              <w:t>38</w:t>
            </w:r>
          </w:p>
        </w:tc>
        <w:tc>
          <w:tcPr>
            <w:tcW w:w="11.0%" w:type="pct"/>
            <w:vAlign w:val="center"/>
            <w:hideMark/>
          </w:tcPr>
          <w:p w14:paraId="376BFFB5" w14:textId="77777777" w:rsidR="00631647" w:rsidRPr="00760944" w:rsidRDefault="00631647" w:rsidP="00B04513">
            <w:pPr>
              <w:rPr>
                <w:sz w:val="21"/>
                <w:szCs w:val="21"/>
              </w:rPr>
            </w:pPr>
            <w:r w:rsidRPr="00760944">
              <w:rPr>
                <w:sz w:val="21"/>
                <w:szCs w:val="21"/>
              </w:rPr>
              <w:t>14–44</w:t>
            </w:r>
          </w:p>
        </w:tc>
        <w:tc>
          <w:tcPr>
            <w:tcW w:w="11.0%" w:type="pct"/>
            <w:vAlign w:val="center"/>
            <w:hideMark/>
          </w:tcPr>
          <w:p w14:paraId="453DA12A" w14:textId="77777777" w:rsidR="00631647" w:rsidRPr="00760944" w:rsidRDefault="00631647" w:rsidP="00B04513">
            <w:pPr>
              <w:rPr>
                <w:sz w:val="21"/>
                <w:szCs w:val="21"/>
              </w:rPr>
            </w:pPr>
            <w:r w:rsidRPr="00760944">
              <w:rPr>
                <w:sz w:val="21"/>
                <w:szCs w:val="21"/>
              </w:rPr>
              <w:t>17.50</w:t>
            </w:r>
          </w:p>
        </w:tc>
        <w:tc>
          <w:tcPr>
            <w:tcW w:w="10.0%" w:type="pct"/>
            <w:vAlign w:val="center"/>
            <w:hideMark/>
          </w:tcPr>
          <w:p w14:paraId="685C9D00" w14:textId="77777777" w:rsidR="00631647" w:rsidRPr="00760944" w:rsidRDefault="00631647" w:rsidP="00B04513">
            <w:pPr>
              <w:ind w:firstLineChars="111" w:firstLine="11.65pt"/>
              <w:rPr>
                <w:sz w:val="21"/>
                <w:szCs w:val="21"/>
              </w:rPr>
            </w:pPr>
            <w:r w:rsidRPr="00760944">
              <w:rPr>
                <w:sz w:val="21"/>
                <w:szCs w:val="21"/>
              </w:rPr>
              <w:t>19</w:t>
            </w:r>
          </w:p>
        </w:tc>
        <w:tc>
          <w:tcPr>
            <w:tcW w:w="10.0%" w:type="pct"/>
            <w:vAlign w:val="center"/>
            <w:hideMark/>
          </w:tcPr>
          <w:p w14:paraId="43FFF38C" w14:textId="77777777" w:rsidR="00631647" w:rsidRPr="00760944" w:rsidRDefault="00631647" w:rsidP="00B04513">
            <w:pPr>
              <w:rPr>
                <w:sz w:val="21"/>
                <w:szCs w:val="21"/>
              </w:rPr>
            </w:pPr>
            <w:r w:rsidRPr="00760944">
              <w:rPr>
                <w:sz w:val="21"/>
                <w:szCs w:val="21"/>
              </w:rPr>
              <w:t>7–22</w:t>
            </w:r>
          </w:p>
        </w:tc>
        <w:tc>
          <w:tcPr>
            <w:tcW w:w="12.0%" w:type="pct"/>
            <w:vAlign w:val="center"/>
          </w:tcPr>
          <w:p w14:paraId="4D2F26F0" w14:textId="77777777" w:rsidR="00631647" w:rsidRPr="00760944" w:rsidRDefault="00631647" w:rsidP="00B04513">
            <w:pPr>
              <w:rPr>
                <w:sz w:val="21"/>
                <w:szCs w:val="21"/>
              </w:rPr>
            </w:pPr>
            <w:r w:rsidRPr="00760944">
              <w:rPr>
                <w:sz w:val="21"/>
                <w:szCs w:val="21"/>
              </w:rPr>
              <w:t>31.25%</w:t>
            </w:r>
          </w:p>
        </w:tc>
      </w:tr>
    </w:tbl>
    <w:p w14:paraId="7E137F03" w14:textId="77777777" w:rsidR="00631647" w:rsidRDefault="00B52AC4" w:rsidP="00631647">
      <w:pPr>
        <w:ind w:firstLine="24pt"/>
      </w:pPr>
      <w:r>
        <w:rPr>
          <w:rFonts w:hint="eastAsia"/>
        </w:rPr>
        <w:lastRenderedPageBreak/>
        <w:t>图</w:t>
      </w:r>
      <w:r>
        <w:rPr>
          <w:rFonts w:hint="eastAsia"/>
        </w:rPr>
        <w:t>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760944">
      <w:pPr>
        <w:pStyle w:val="af5"/>
      </w:pPr>
      <w:r>
        <w:drawing>
          <wp:inline distT="0" distB="0" distL="0" distR="0" wp14:anchorId="57AFF5A6" wp14:editId="35BCA8FC">
            <wp:extent cx="5203906" cy="2341266"/>
            <wp:effectExtent l="0" t="0" r="3175"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0227" cy="2371104"/>
                    </a:xfrm>
                    <a:prstGeom prst="rect">
                      <a:avLst/>
                    </a:prstGeom>
                    <a:noFill/>
                    <a:ln>
                      <a:noFill/>
                    </a:ln>
                  </pic:spPr>
                </pic:pic>
              </a:graphicData>
            </a:graphic>
          </wp:inline>
        </w:drawing>
      </w:r>
    </w:p>
    <w:p w14:paraId="120D2256" w14:textId="16B0D1AD" w:rsidR="00631647" w:rsidRDefault="00B52AC4" w:rsidP="00B52AC4">
      <w:pPr>
        <w:pStyle w:val="af7"/>
        <w:ind w:firstLine="20.40pt"/>
      </w:pPr>
      <w:bookmarkStart w:id="488" w:name="_Toc223528564"/>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5</w:t>
      </w:r>
      <w:r w:rsidR="00060E52">
        <w:fldChar w:fldCharType="end"/>
      </w:r>
      <w:r>
        <w:t xml:space="preserve"> </w:t>
      </w:r>
      <w:proofErr w:type="spellStart"/>
      <w:r>
        <w:rPr>
          <w:rFonts w:hint="eastAsia"/>
        </w:rPr>
        <w:t>Me</w:t>
      </w:r>
      <w:r>
        <w:t>mFinConv</w:t>
      </w:r>
      <w:proofErr w:type="spellEnd"/>
      <w:r>
        <w:rPr>
          <w:rFonts w:hint="eastAsia"/>
        </w:rPr>
        <w:t>评测集示例</w:t>
      </w:r>
      <w:bookmarkEnd w:id="488"/>
    </w:p>
    <w:p w14:paraId="1CEB016E" w14:textId="77777777" w:rsidR="00631647" w:rsidRDefault="00631647" w:rsidP="004B7941">
      <w:pPr>
        <w:pStyle w:val="v3"/>
        <w:spacing w:before="32.60pt" w:after="32.60pt"/>
      </w:pPr>
      <w:bookmarkStart w:id="489" w:name="_Toc223096639"/>
      <w:bookmarkStart w:id="490" w:name="_Toc224431619"/>
      <w:r w:rsidRPr="00762477">
        <w:t>评价指标</w:t>
      </w:r>
      <w:bookmarkEnd w:id="489"/>
      <w:bookmarkEnd w:id="490"/>
    </w:p>
    <w:p w14:paraId="22B2BE0C" w14:textId="39E53E1C" w:rsidR="004B7941" w:rsidRDefault="004B7941" w:rsidP="004B7941">
      <w:pPr>
        <w:ind w:firstLine="21pt"/>
      </w:pPr>
      <w:r w:rsidRPr="004B7941">
        <w:rPr>
          <w:rFonts w:hint="eastAsia"/>
        </w:rPr>
        <w:t>为全面评估本文所提出方法在长期对话记忆检索与金融智能投顾场景中的实际效果，本文从通用能力评价与领域任务评价两个层面设计实验指标体系。一方面，针对第四章提出的长期记忆表征与检索方法，需要通过标准化的召回指标刻画模型在长程对话历史中定位与找回相关记忆的能力，以验证其在跨轮信息关联与历史证据提取方面的有效性；另一方面，面向证券投资咨询场景，仅考察记忆是否被召回仍不足以反映系统整体质量，还需要进一步评价系统在多轮交互中对上下文约束的持续遵循、用户画像的匹配程度、风险提示的充分性、内容表达的合规性以及决策辅助解释的完整性。</w:t>
      </w:r>
    </w:p>
    <w:p w14:paraId="35F516F7" w14:textId="77777777" w:rsidR="00112D62" w:rsidRDefault="00112D62" w:rsidP="00112D62"/>
    <w:p w14:paraId="7EA297AC" w14:textId="77777777" w:rsidR="00631647" w:rsidRDefault="00631647" w:rsidP="00864695">
      <w:pPr>
        <w:pStyle w:val="a"/>
        <w:spacing w:before="16.30pt" w:after="16.30pt"/>
      </w:pPr>
      <w:bookmarkStart w:id="491" w:name="_Toc223096640"/>
      <w:bookmarkStart w:id="492" w:name="_Toc224431620"/>
      <w:r>
        <w:rPr>
          <w:rFonts w:hint="eastAsia"/>
        </w:rPr>
        <w:t>通用对话领域长期记忆召回指标</w:t>
      </w:r>
      <w:bookmarkEnd w:id="491"/>
      <w:bookmarkEnd w:id="492"/>
    </w:p>
    <w:p w14:paraId="3EA1A2F6" w14:textId="637DB125" w:rsidR="00631647" w:rsidRPr="00EF37E8" w:rsidRDefault="00631647" w:rsidP="00631647">
      <w:pPr>
        <w:ind w:firstLine="24pt"/>
      </w:pPr>
      <w:r w:rsidRPr="00EF37E8">
        <w:lastRenderedPageBreak/>
        <w:t>为了系统评估</w:t>
      </w:r>
      <w:r>
        <w:rPr>
          <w:rFonts w:hint="eastAsia"/>
        </w:rPr>
        <w:t>第四章</w:t>
      </w:r>
      <w:r w:rsidRPr="00EF37E8">
        <w:t>提出的长期记忆表征与检索方法在记忆召回任务中的性能，本文选取</w:t>
      </w:r>
      <w:ins w:id="493" w:author="nijian.15" w:date="2026-04-26T21:37:00Z">
        <w:r w:rsidR="00F62FA7">
          <w:rPr>
            <w:rFonts w:hint="eastAsia"/>
          </w:rPr>
          <w:t>外部</w:t>
        </w:r>
      </w:ins>
      <w:ins w:id="494" w:author="nijian.15" w:date="2026-04-26T21:36:00Z">
        <w:r w:rsidR="00F62FA7">
          <w:rPr>
            <w:rFonts w:hint="eastAsia"/>
          </w:rPr>
          <w:t>通用对话数据集</w:t>
        </w:r>
      </w:ins>
      <w:proofErr w:type="spellStart"/>
      <w:r w:rsidRPr="00EF37E8">
        <w:rPr>
          <w:rFonts w:hint="eastAsia"/>
        </w:rPr>
        <w:t>L</w:t>
      </w:r>
      <w:r w:rsidRPr="00EF37E8">
        <w:t>oCoMo</w:t>
      </w:r>
      <w:proofErr w:type="spellEnd"/>
      <w:del w:id="495" w:author="nijian.15" w:date="2026-04-26T21:37:00Z">
        <w:r w:rsidRPr="00EF37E8" w:rsidDel="00F62FA7">
          <w:delText>数据集</w:delText>
        </w:r>
      </w:del>
      <w:r w:rsidRPr="00EF37E8">
        <w:t>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w:t>
      </w:r>
      <w:r w:rsidRPr="00EF37E8">
        <w:t>Recall@5</w:t>
      </w:r>
      <w:r w:rsidRPr="00EF37E8">
        <w:t>作为评估标准。该指标衡量在前</w:t>
      </w:r>
      <w:r w:rsidRPr="00EF37E8">
        <w:t>5</w:t>
      </w:r>
      <w:r w:rsidRPr="00EF37E8">
        <w:t>个检索结果中成功包含真实历史对话证据的比例，能够评估系统在有限候选数量约束下的记忆提取能力。</w:t>
      </w:r>
      <w:r w:rsidRPr="00EF37E8">
        <w:t>Recall@5</w:t>
      </w:r>
      <w:r w:rsidRPr="00EF37E8">
        <w:t>的计算公式如公式</w:t>
      </w:r>
      <w:r w:rsidR="008B3D26">
        <w:t>5.1</w:t>
      </w:r>
      <w:r w:rsidRPr="00EF37E8">
        <w:t>所示：</w:t>
      </w:r>
    </w:p>
    <w:p w14:paraId="1F727F6C" w14:textId="6D9D2782" w:rsidR="003553BE" w:rsidRPr="003553BE" w:rsidRDefault="003553BE" w:rsidP="003553BE">
      <w:pPr>
        <w:pStyle w:val="aff4"/>
        <w:jc w:val="end"/>
      </w:pPr>
      <m:oMath>
        <m:r>
          <m:rPr>
            <m:nor/>
          </m:rPr>
          <m:t>Recall</m:t>
        </m:r>
        <m:r>
          <m:rPr>
            <m:nor/>
          </m:rPr>
          <w:rPr>
            <w:rFonts w:hint="eastAsia"/>
          </w:rPr>
          <m:t xml:space="preserve"> </m:t>
        </m:r>
        <m:r>
          <m:rPr>
            <m:nor/>
          </m:rPr>
          <m:t>5</m:t>
        </m:r>
        <m:r>
          <m:t>=</m:t>
        </m:r>
        <m:f>
          <m:fPr>
            <m:ctrlPr/>
          </m:fPr>
          <m:num>
            <m:r>
              <m:rPr>
                <m:nor/>
              </m:rPr>
              <m:t xml:space="preserve"> Relevant Samples in Top 5</m:t>
            </m:r>
          </m:num>
          <m:den>
            <m:r>
              <m:rPr>
                <m:nor/>
              </m:rPr>
              <m:t>Ground Truth samples</m:t>
            </m:r>
          </m:den>
        </m:f>
        <m:r>
          <w:rPr>
            <w:rFonts w:hint="eastAsia"/>
          </w:rPr>
          <m:t>×</m:t>
        </m:r>
        <m:r>
          <m:t>100</m:t>
        </m:r>
      </m:oMath>
      <w:r>
        <w:rPr>
          <w:rFonts w:ascii="Times New Roman" w:hAnsi="Times New Roman" w:hint="eastAsia"/>
          <w:i w:val="0"/>
        </w:rPr>
        <w:t xml:space="preserve">           </w:t>
      </w:r>
      <w:r>
        <w:rPr>
          <w:rFonts w:ascii="Times New Roman" w:hAnsi="Times New Roman" w:cs="Times New Roman" w:hint="eastAsia"/>
          <w:i w:val="0"/>
        </w:rPr>
        <w:t>(</w:t>
      </w:r>
      <w:r>
        <w:rPr>
          <w:rFonts w:ascii="Times New Roman" w:hAnsi="Times New Roman" w:cs="Times New Roman"/>
          <w:i w:val="0"/>
        </w:rPr>
        <w:t>5.1)</w:t>
      </w:r>
    </w:p>
    <w:p w14:paraId="49056CA8" w14:textId="0EE0818D" w:rsidR="00631647" w:rsidRDefault="00631647" w:rsidP="00237C90">
      <w:pPr>
        <w:ind w:firstLine="21pt"/>
      </w:pPr>
      <w:r w:rsidRPr="00EF37E8">
        <w:t>其中，</w:t>
      </w:r>
      <w:r w:rsidRPr="008C2B75">
        <w:rPr>
          <w:rFonts w:ascii="宋体" w:hAnsi="宋体"/>
        </w:rPr>
        <w:t>“Relevant Samples in Top 5”</w:t>
      </w:r>
      <w:r w:rsidRPr="00EF37E8">
        <w:t>表示当前文本向量所召回的前</w:t>
      </w:r>
      <w:r w:rsidRPr="00EF37E8">
        <w:t>5</w:t>
      </w:r>
      <w:r w:rsidRPr="00EF37E8">
        <w:t>条最相关历史对话中，实际包含历史对话证据的数量；</w:t>
      </w:r>
      <w:r w:rsidRPr="008C2B75">
        <w:rPr>
          <w:rFonts w:ascii="宋体" w:hAnsi="宋体"/>
        </w:rPr>
        <w:t>“Ground Truth Samples”</w:t>
      </w:r>
      <w:r w:rsidRPr="00EF37E8">
        <w:t>表示</w:t>
      </w:r>
      <w:proofErr w:type="spellStart"/>
      <w:r w:rsidRPr="00EF37E8">
        <w:t>LoCoMo</w:t>
      </w:r>
      <w:proofErr w:type="spellEnd"/>
      <w:r w:rsidRPr="00EF37E8">
        <w:t>数据集中为当前轮对话所标注的历史对话证据总数</w:t>
      </w:r>
      <w:r>
        <w:rPr>
          <w:rFonts w:hint="eastAsia"/>
        </w:rPr>
        <w:t>。</w:t>
      </w:r>
      <w:r w:rsidRPr="00EF37E8">
        <w:t>因此，</w:t>
      </w:r>
      <w:r w:rsidRPr="00EF37E8">
        <w:t>Recall@5</w:t>
      </w:r>
      <w:r w:rsidRPr="00EF37E8">
        <w:t>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496" w:name="_Toc223096641"/>
      <w:bookmarkStart w:id="497" w:name="_Toc224431621"/>
      <w:r>
        <w:rPr>
          <w:rFonts w:hint="eastAsia"/>
        </w:rPr>
        <w:t>经济金融领域多轮对话</w:t>
      </w:r>
      <w:r w:rsidR="005E463D">
        <w:rPr>
          <w:rFonts w:hint="eastAsia"/>
        </w:rPr>
        <w:t>质量</w:t>
      </w:r>
      <w:r>
        <w:rPr>
          <w:rFonts w:hint="eastAsia"/>
        </w:rPr>
        <w:t>指标</w:t>
      </w:r>
      <w:bookmarkEnd w:id="496"/>
      <w:bookmarkEnd w:id="497"/>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8C2B75">
        <w:rPr>
          <w:rFonts w:ascii="宋体" w:hAnsi="宋体"/>
        </w:rPr>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5F66478E" w:rsidR="00631647" w:rsidRDefault="00631647" w:rsidP="00631647">
      <w:pPr>
        <w:ind w:firstLine="24pt"/>
      </w:pPr>
      <w:r w:rsidRPr="00320685">
        <w:lastRenderedPageBreak/>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。对任意轮</w:t>
      </w:r>
      <w:r w:rsidRPr="00320685">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w:t>
      </w:r>
      <w:r w:rsidRPr="008C2B75">
        <w:rPr>
          <w:rFonts w:ascii="宋体" w:hAnsi="宋体"/>
        </w:rPr>
        <w:t>“可评估标记”</w:t>
      </w:r>
      <w:r w:rsidRPr="00320685">
        <w:t>，仅当满足可评估条件时，该轮或该对话</w:t>
      </w:r>
      <w:r w:rsidR="005E463D">
        <w:rPr>
          <w:rFonts w:hint="eastAsia"/>
        </w:rPr>
        <w:t>才计入评测。</w:t>
      </w:r>
      <w:r>
        <w:rPr>
          <w:rFonts w:hint="eastAsia"/>
        </w:rPr>
        <w:t>如下本文展开阐述五个指标</w:t>
      </w:r>
      <w:ins w:id="498" w:author="nijian.15" w:date="2026-04-26T21:54:00Z">
        <w:r w:rsidR="00791EEA">
          <w:rPr>
            <w:rFonts w:hint="eastAsia"/>
          </w:rPr>
          <w:t>，</w:t>
        </w:r>
        <w:r w:rsidR="00791EEA">
          <w:t>这五类指标之间并非相互孤立，而是共同构成金融对话质量的递进式评价框架。其中，上下文连续性和用户画像对齐度主要评价系统是否</w:t>
        </w:r>
        <w:r w:rsidR="00791EEA">
          <w:t>“</w:t>
        </w:r>
        <w:r w:rsidR="00791EEA">
          <w:t>理解了用户</w:t>
        </w:r>
        <w:r w:rsidR="00791EEA">
          <w:t>”</w:t>
        </w:r>
        <w:r w:rsidR="00791EEA">
          <w:t>；风险提示覆盖率和内容合规度主要评价系统是否</w:t>
        </w:r>
        <w:r w:rsidR="00791EEA">
          <w:t>“</w:t>
        </w:r>
        <w:r w:rsidR="00791EEA">
          <w:t>守住了金融服务边界</w:t>
        </w:r>
        <w:r w:rsidR="00791EEA">
          <w:t>”</w:t>
        </w:r>
        <w:r w:rsidR="00791EEA">
          <w:t>；决策辅助解释度则评价系统是否</w:t>
        </w:r>
        <w:r w:rsidR="00791EEA">
          <w:t>“</w:t>
        </w:r>
        <w:r w:rsidR="00791EEA">
          <w:t>能够把信息转化为可理解的判断依据</w:t>
        </w:r>
        <w:r w:rsidR="00791EEA">
          <w:t>”</w:t>
        </w:r>
        <w:r w:rsidR="00791EEA">
          <w:t>。因此，该指标体系既覆盖了长期记忆智能体的一般能力，也体现了证券投资咨询场景中特有的适当性、合规性与可解释性要求</w:t>
        </w:r>
        <w:r w:rsidR="00791EEA">
          <w:rPr>
            <w:rFonts w:hint="eastAsia"/>
          </w:rPr>
          <w:t>。</w:t>
        </w:r>
      </w:ins>
      <w:del w:id="499" w:author="nijian.15" w:date="2026-04-26T21:54:00Z">
        <w:r w:rsidDel="00791EEA">
          <w:rPr>
            <w:rFonts w:hint="eastAsia"/>
          </w:rPr>
          <w:delText>：</w:delText>
        </w:r>
      </w:del>
    </w:p>
    <w:p w14:paraId="5FC02F7A" w14:textId="77777777" w:rsidR="00631647" w:rsidRDefault="005E463D" w:rsidP="005E463D">
      <w:pPr>
        <w:pStyle w:val="a7"/>
        <w:ind w:firstLineChars="0"/>
      </w:pPr>
      <w:r>
        <w:rPr>
          <w:rFonts w:hint="eastAsia"/>
        </w:rPr>
        <w:t>（</w:t>
      </w:r>
      <w:r>
        <w:rPr>
          <w:rFonts w:hint="eastAsia"/>
        </w:rPr>
        <w:t>1</w:t>
      </w:r>
      <w:r>
        <w:rPr>
          <w:rFonts w:hint="eastAsia"/>
        </w:rPr>
        <w:t>）</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w:t>
      </w:r>
      <w:r w:rsidR="00631647" w:rsidRPr="008C2B75">
        <w:rPr>
          <w:rFonts w:ascii="宋体" w:hAnsi="宋体"/>
        </w:rPr>
        <w:t>“记忆键需求”</w:t>
      </w:r>
      <w:r>
        <w:rPr>
          <w:rFonts w:hint="eastAsia"/>
        </w:rPr>
        <w:t>作为</w:t>
      </w:r>
      <w:r w:rsidR="00631647" w:rsidRPr="00CE2B64">
        <w:rPr>
          <w:rFonts w:hint="eastAsia"/>
        </w:rPr>
        <w:t>锚</w:t>
      </w:r>
      <w:r w:rsidR="00631647" w:rsidRPr="00CE2B64">
        <w:t>点。</w:t>
      </w:r>
    </w:p>
    <w:p w14:paraId="38E84CFF" w14:textId="4CE89C11" w:rsidR="00631647" w:rsidRPr="00AA7608" w:rsidRDefault="00631647" w:rsidP="00112D62">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w:t>
      </w:r>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w:r w:rsidRPr="00CE2B64">
        <w:t>通过解析函数将</w:t>
      </w:r>
      <w:r w:rsidR="005E463D">
        <w:rPr>
          <w:rFonts w:hint="eastAsia"/>
        </w:rPr>
        <w:t>记忆键</w:t>
      </w:r>
      <w:r w:rsidRPr="00CE2B64">
        <w:t>映射为目标文本证据，得到可解析集合</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w:r w:rsidR="00112D62">
        <w:rPr>
          <w:rFonts w:hint="eastAsia"/>
        </w:rPr>
        <w:t>，</w:t>
      </w: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w:r w:rsidR="00112D62">
        <w:rPr>
          <w:rFonts w:hint="eastAsia"/>
        </w:rPr>
        <w:t xml:space="preserve"> </w:t>
      </w:r>
      <w:r w:rsidRPr="00CE2B64">
        <w:t>其中</w:t>
      </w:r>
      <w:r w:rsidR="005E463D" w:rsidRPr="008C2B75">
        <w:rPr>
          <w:rFonts w:ascii="宋体" w:hAnsi="宋体" w:hint="eastAsia"/>
        </w:rPr>
        <w:t>“</w:t>
      </w:r>
      <w:proofErr w:type="spellStart"/>
      <w:r w:rsidR="005E463D" w:rsidRPr="008C2B75">
        <w:rPr>
          <w:rFonts w:ascii="宋体" w:hAnsi="宋体" w:hint="eastAsia"/>
        </w:rPr>
        <w:t>l</w:t>
      </w:r>
      <w:r w:rsidRPr="008C2B75">
        <w:rPr>
          <w:rFonts w:ascii="宋体" w:hAnsi="宋体"/>
        </w:rPr>
        <w:t>ong_term</w:t>
      </w:r>
      <w:proofErr w:type="spellEnd"/>
      <w:r w:rsidR="005E463D" w:rsidRPr="008C2B75">
        <w:rPr>
          <w:rFonts w:ascii="宋体" w:hAnsi="宋体"/>
        </w:rPr>
        <w:t>”</w:t>
      </w:r>
      <w:r w:rsidR="005E463D">
        <w:rPr>
          <w:rFonts w:hint="eastAsia"/>
        </w:rPr>
        <w:t>表示长期记忆来源</w:t>
      </w:r>
      <w:r w:rsidRPr="00CE2B64">
        <w:t>。令</w:t>
      </w:r>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w:p>
    <w:p w14:paraId="502C3DFF" w14:textId="77777777" w:rsidR="003553BE" w:rsidRDefault="00631647" w:rsidP="003553BE">
      <w:r w:rsidRPr="00CE2B64">
        <w:t>则轮级关键条件覆盖率（</w:t>
      </w:r>
      <w:r w:rsidRPr="00CE2B64">
        <w:t>Key Coverage</w:t>
      </w:r>
      <w:r w:rsidRPr="00CE2B64">
        <w:t>）定义为：</w:t>
      </w:r>
    </w:p>
    <w:p w14:paraId="72A5A056" w14:textId="58341C54" w:rsidR="00631647" w:rsidRPr="00AA7608" w:rsidRDefault="00000000" w:rsidP="003553BE">
      <w:pPr>
        <w:pStyle w:val="fix"/>
      </w:pPr>
      <m:oMath>
        <m:sSub>
          <m:sSubPr>
            <m:ctrlPr/>
          </m:sSubPr>
          <m:e>
            <m:r>
              <m:t>KC</m:t>
            </m:r>
          </m:e>
          <m:sub>
            <m:r>
              <m:t>d,t</m:t>
            </m:r>
          </m:sub>
        </m:sSub>
        <m:r>
          <m:t>=</m:t>
        </m:r>
        <m:f>
          <m:fPr>
            <m:ctrlPr/>
          </m:fPr>
          <m:num>
            <m:sSub>
              <m:sSubPr>
                <m:ctrlPr/>
              </m:sSubPr>
              <m:e>
                <m:r>
                  <m:t>H</m:t>
                </m:r>
              </m:e>
              <m:sub>
                <m:r>
                  <m:t>d,t</m:t>
                </m:r>
              </m:sub>
            </m:sSub>
          </m:num>
          <m:den>
            <m:sSub>
              <m:sSubPr>
                <m:ctrlPr/>
              </m:sSubPr>
              <m:e>
                <m:r>
                  <m:t>R</m:t>
                </m:r>
              </m:e>
              <m:sub>
                <m:r>
                  <m:t>d,t</m:t>
                </m:r>
              </m:sub>
            </m:sSub>
          </m:den>
        </m:f>
        <m:d>
          <m:dPr>
            <m:ctrlPr/>
          </m:dPr>
          <m:e>
            <m:sSub>
              <m:sSubPr>
                <m:ctrlPr/>
              </m:sSubPr>
              <m:e>
                <m:r>
                  <m:t>R</m:t>
                </m:r>
              </m:e>
              <m:sub>
                <m:r>
                  <m:t>d,t</m:t>
                </m:r>
              </m:sub>
            </m:sSub>
            <m:r>
              <m:t>&gt;0</m:t>
            </m:r>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(5.2)</w:t>
      </w:r>
    </w:p>
    <w:p w14:paraId="73FAD9D5" w14:textId="5037DFD0" w:rsidR="00631647" w:rsidRPr="00AA7608" w:rsidRDefault="00631647" w:rsidP="00112D62">
      <w:pPr>
        <w:ind w:firstLine="24pt"/>
      </w:pPr>
      <w:r w:rsidRPr="00CE2B64">
        <w:t>此外，为刻画</w:t>
      </w:r>
      <w:r w:rsidRPr="008C2B75">
        <w:rPr>
          <w:rFonts w:ascii="宋体" w:hAnsi="宋体"/>
        </w:rPr>
        <w:t>“引用了条件但违反约束”</w:t>
      </w:r>
      <w:r w:rsidRPr="00CE2B64">
        <w:t>的情况，本文定义轮级约束冲突指示变量</w:t>
      </w:r>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w:p>
    <w:p w14:paraId="7983C6A6" w14:textId="4F6D7A9A"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sidR="00112D62">
        <w:rPr>
          <w:rFonts w:hint="eastAsia"/>
        </w:rPr>
        <w:t>冲突</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34515E75" w14:textId="102DAEAE" w:rsidR="00631647" w:rsidRPr="00AA7608" w:rsidRDefault="00631647" w:rsidP="00112D62">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m:oMath>
        <m:r>
          <w:rPr>
            <w:rFonts w:ascii="Cambria Math" w:hAnsi="Cambria Math"/>
          </w:rPr>
          <m:t>f∈risk,horizon,liquidity</m:t>
        </m:r>
      </m:oMath>
      <w:r w:rsidR="00112D62">
        <w:rPr>
          <w:rFonts w:hint="eastAsia"/>
        </w:rPr>
        <w:t>，</w:t>
      </w:r>
      <w:r w:rsidRPr="00CE2B64">
        <w:t>离散字段准确率定义为</w:t>
      </w:r>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w:p>
    <w:p w14:paraId="7C7788E7" w14:textId="59A72925" w:rsidR="00631647" w:rsidRPr="00CE2B64" w:rsidRDefault="00631647" w:rsidP="00112D62">
      <w:pPr>
        <w:ind w:firstLine="24pt"/>
      </w:pPr>
      <w:r w:rsidRPr="00CE2B64">
        <w:lastRenderedPageBreak/>
        <w:t>对集合字段（约束</w:t>
      </w:r>
      <w:r w:rsidRPr="00CE2B64">
        <w:t>/</w:t>
      </w:r>
      <w:r w:rsidRPr="00CE2B64">
        <w:t>偏好），设</w:t>
      </w:r>
      <w:r w:rsidRPr="00CE2B64">
        <w:t xml:space="preserve"> GT </w:t>
      </w:r>
      <w:r w:rsidRPr="00CE2B64">
        <w:t>集合为</w:t>
      </w:r>
      <w:r w:rsidRPr="00CE2B64">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，预测集合为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oMath>
      <w:r w:rsidR="00112D62">
        <w:rPr>
          <w:rFonts w:hint="eastAsia"/>
        </w:rPr>
        <w:t>，</w:t>
      </w:r>
      <w:r w:rsidRPr="00CE2B64">
        <w:t>F1</w:t>
      </w:r>
      <w:r w:rsidRPr="00CE2B64">
        <w:t>定义为：</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w:r w:rsidRPr="00CE2B64">
        <w:t>综合画像得分定义为：</w:t>
      </w:r>
    </w:p>
    <w:p w14:paraId="10CC0586" w14:textId="2E18A598" w:rsidR="00631647" w:rsidRPr="00CE5E83" w:rsidRDefault="00000000" w:rsidP="005E463D">
      <w:pPr>
        <w:ind w:firstLineChars="200" w:firstLine="24pt"/>
        <w:rPr>
          <w:i/>
        </w:rPr>
      </w:pPr>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oMath>
      <w:r w:rsidR="00760944" w:rsidRPr="00760944">
        <w:rPr>
          <w:rFonts w:cs="Times New Roman"/>
          <w:iCs/>
        </w:rPr>
        <w:t xml:space="preserve"> </w:t>
      </w:r>
      <w:r w:rsidR="00760944">
        <w:rPr>
          <w:rFonts w:cs="Times New Roman"/>
          <w:iCs/>
        </w:rPr>
        <w:t xml:space="preserve"> </w:t>
      </w:r>
      <w:r w:rsidR="003553BE">
        <w:rPr>
          <w:rFonts w:cs="Times New Roman"/>
          <w:iCs/>
        </w:rPr>
        <w:t xml:space="preserve">   </w:t>
      </w:r>
      <w:r w:rsidR="00760944" w:rsidRPr="00760944">
        <w:rPr>
          <w:rFonts w:cs="Times New Roman"/>
          <w:iCs/>
        </w:rPr>
        <w:t>(5.3)</w:t>
      </w:r>
    </w:p>
    <w:p w14:paraId="7DFCA60A" w14:textId="77777777" w:rsidR="00631647" w:rsidRDefault="005E463D" w:rsidP="00631647">
      <w:pPr>
        <w:ind w:firstLine="24pt"/>
      </w:pPr>
      <w:r w:rsidRPr="00CE2B64">
        <w:t>用户画像对齐度</w:t>
      </w:r>
      <w:r w:rsidR="00631647" w:rsidRPr="00CE2B64">
        <w:t>同时约束</w:t>
      </w:r>
      <w:r w:rsidR="00631647" w:rsidRPr="008C2B75">
        <w:rPr>
          <w:rFonts w:ascii="宋体" w:hAnsi="宋体"/>
        </w:rPr>
        <w:t>“关键画像方向是否正确”</w:t>
      </w:r>
      <w:r w:rsidR="00631647" w:rsidRPr="00CE2B64">
        <w:t>与</w:t>
      </w:r>
      <w:r w:rsidR="00631647" w:rsidRPr="008C2B75">
        <w:rPr>
          <w:rFonts w:ascii="宋体" w:hAnsi="宋体"/>
        </w:rPr>
        <w:t>“画像要素是否充分且不过度泛化”</w:t>
      </w:r>
      <w:r w:rsidR="00631647" w:rsidRPr="00CE2B64">
        <w:t>，因此更贴近适当性评价。</w:t>
      </w:r>
    </w:p>
    <w:p w14:paraId="607ACEF5" w14:textId="77777777" w:rsidR="00631647" w:rsidRDefault="005E463D" w:rsidP="005E463D">
      <w:pPr>
        <w:pStyle w:val="a7"/>
        <w:ind w:firstLineChars="0"/>
      </w:pPr>
      <w:r>
        <w:rPr>
          <w:rFonts w:hint="eastAsia"/>
        </w:rPr>
        <w:t>（</w:t>
      </w:r>
      <w:r>
        <w:rPr>
          <w:rFonts w:hint="eastAsia"/>
        </w:rPr>
        <w:t>3</w:t>
      </w:r>
      <w:r>
        <w:rPr>
          <w:rFonts w:hint="eastAsia"/>
        </w:rPr>
        <w:t>）</w:t>
      </w:r>
      <w:r w:rsidR="00631647" w:rsidRPr="00CE2B64">
        <w:t>风险提示覆盖率</w:t>
      </w:r>
    </w:p>
    <w:p w14:paraId="77071BFF" w14:textId="7CE255F7" w:rsidR="00631647" w:rsidRPr="00CE2B64" w:rsidRDefault="00631647" w:rsidP="00112D62">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w:t>
      </w:r>
      <w:r w:rsidRPr="008C2B75">
        <w:rPr>
          <w:rFonts w:ascii="宋体" w:hAnsi="宋体"/>
        </w:rPr>
        <w:t>“应披露风险标签”</w:t>
      </w:r>
      <w:r w:rsidRPr="00CE2B64">
        <w:t>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。轮级风险覆盖率定义为：</w:t>
      </w:r>
    </w:p>
    <w:p w14:paraId="66C9F79A" w14:textId="4C69F84F" w:rsidR="00631647" w:rsidRPr="00112D62" w:rsidRDefault="00000000" w:rsidP="003553BE">
      <w:pPr>
        <w:pStyle w:val="fix"/>
      </w:pPr>
      <m:oMath>
        <m:sSub>
          <m:sSubPr>
            <m:ctrlPr/>
          </m:sSubPr>
          <m:e>
            <m:r>
              <m:t>RC</m:t>
            </m:r>
          </m:e>
          <m:sub>
            <m:r>
              <m:t>d,t</m:t>
            </m:r>
          </m:sub>
        </m:sSub>
        <m:r>
          <m:t>=</m:t>
        </m:r>
        <m:f>
          <m:fPr>
            <m:ctrlPr/>
          </m:fPr>
          <m:num>
            <m:r>
              <m:t>∣</m:t>
            </m:r>
            <m:sSub>
              <m:sSubPr>
                <m:ctrlPr/>
              </m:sSubPr>
              <m:e>
                <m:r>
                  <m:t>R</m:t>
                </m:r>
              </m:e>
              <m:sub>
                <m:r>
                  <m:t>d,t</m:t>
                </m:r>
              </m:sub>
            </m:sSub>
            <m:r>
              <m:t>∩</m:t>
            </m:r>
            <m:sSub>
              <m:sSubPr>
                <m:ctrlPr/>
              </m:sSubPr>
              <m:e>
                <m:acc>
                  <m:accPr>
                    <m:ctrlPr/>
                  </m:accPr>
                  <m:e>
                    <m:r>
                      <m:t>R</m:t>
                    </m:r>
                  </m:e>
                </m:acc>
              </m:e>
              <m:sub>
                <m:r>
                  <m:t>d,t</m:t>
                </m:r>
              </m:sub>
            </m:sSub>
            <m:r>
              <m:t>∣</m:t>
            </m:r>
          </m:num>
          <m:den>
            <m:r>
              <m:t>∣</m:t>
            </m:r>
            <m:sSub>
              <m:sSubPr>
                <m:ctrlPr/>
              </m:sSubPr>
              <m:e>
                <m:r>
                  <m:t>R</m:t>
                </m:r>
              </m:e>
              <m:sub>
                <m:r>
                  <m:t>d,t</m:t>
                </m:r>
              </m:sub>
            </m:sSub>
            <m:r>
              <m:t>∣</m:t>
            </m:r>
          </m:den>
        </m:f>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(5.4)</w:t>
      </w:r>
    </w:p>
    <w:p w14:paraId="6D2CB36C" w14:textId="77777777" w:rsidR="00631647" w:rsidRPr="00CE2B64" w:rsidRDefault="00631647" w:rsidP="00631647">
      <w:pPr>
        <w:ind w:firstLine="24pt"/>
      </w:pPr>
      <w:r w:rsidRPr="00CE2B64">
        <w:t>轮级严格覆盖指示变量定义为：</w:t>
      </w:r>
    </w:p>
    <w:p w14:paraId="66EC2653" w14:textId="7E3101E1" w:rsidR="00631647" w:rsidRPr="00AA7608" w:rsidRDefault="00000000" w:rsidP="003553BE">
      <w:pPr>
        <w:pStyle w:val="fix"/>
      </w:pPr>
      <m:oMath>
        <m:sSub>
          <m:sSubPr>
            <m:ctrlPr/>
          </m:sSubPr>
          <m:e>
            <m:r>
              <m:t>RStrict</m:t>
            </m:r>
          </m:e>
          <m:sub>
            <m:r>
              <m:t>d,t</m:t>
            </m:r>
          </m:sub>
        </m:sSub>
        <m:r>
          <m:t>=</m:t>
        </m:r>
        <m:r>
          <m:rPr>
            <m:sty m:val="bi"/>
          </m:rPr>
          <m:t>1</m:t>
        </m:r>
        <m:d>
          <m:dPr>
            <m:ctrlPr/>
          </m:dPr>
          <m:e>
            <m:sSub>
              <m:sSubPr>
                <m:ctrlPr/>
              </m:sSubPr>
              <m:e>
                <m:r>
                  <m:t>R</m:t>
                </m:r>
              </m:e>
              <m:sub>
                <m:r>
                  <m:t>d,t</m:t>
                </m:r>
              </m:sub>
            </m:sSub>
            <m:r>
              <m:t>⊆</m:t>
            </m:r>
            <m:sSub>
              <m:sSubPr>
                <m:ctrlPr/>
              </m:sSubPr>
              <m:e>
                <m:acc>
                  <m:accPr>
                    <m:ctrlPr/>
                  </m:accPr>
                  <m:e>
                    <m:r>
                      <m:t>R</m:t>
                    </m:r>
                  </m:e>
                </m:acc>
              </m:e>
              <m:sub>
                <m:r>
                  <m:t>d,t</m:t>
                </m:r>
              </m:sub>
            </m:sSub>
          </m:e>
        </m:d>
      </m:oMath>
      <w:r w:rsidR="003553BE">
        <w:rPr>
          <w:rFonts w:ascii="Times New Roman" w:hAnsi="Times New Roman" w:hint="eastAsia"/>
        </w:rPr>
        <w:t xml:space="preserve"> </w:t>
      </w:r>
      <w:r w:rsidR="003553BE">
        <w:rPr>
          <w:rFonts w:ascii="Times New Roman" w:hAnsi="Times New Roman"/>
        </w:rPr>
        <w:t xml:space="preserve">                </w:t>
      </w:r>
      <w:r w:rsidR="00760944" w:rsidRPr="003553BE">
        <w:rPr>
          <w:rFonts w:ascii="Times New Roman" w:hAnsi="Times New Roman"/>
          <w:i/>
          <w:iCs/>
        </w:rPr>
        <w:t>(5.5)</w:t>
      </w:r>
    </w:p>
    <w:p w14:paraId="0C87342B" w14:textId="77777777" w:rsidR="005E463D" w:rsidRDefault="005E463D" w:rsidP="005E463D">
      <w:pPr>
        <w:ind w:start="21pt" w:firstLine="24pt"/>
      </w:pPr>
      <w:r>
        <w:rPr>
          <w:rFonts w:hint="eastAsia"/>
        </w:rPr>
        <w:t>标注的</w:t>
      </w:r>
      <w:r w:rsidR="00631647" w:rsidRPr="00CE2B64">
        <w:t>风险标签可视为</w:t>
      </w:r>
      <w:r w:rsidR="00631647" w:rsidRPr="008C2B75">
        <w:rPr>
          <w:rFonts w:ascii="宋体" w:hAnsi="宋体"/>
        </w:rPr>
        <w:t>“应披露清单”</w:t>
      </w:r>
      <w:r w:rsidR="00631647" w:rsidRPr="00CE2B64">
        <w:t>，覆盖率反映披露是否全面，严格覆盖率对</w:t>
      </w:r>
      <w:r w:rsidR="00631647" w:rsidRPr="008C2B75">
        <w:rPr>
          <w:rFonts w:ascii="宋体" w:hAnsi="宋体"/>
        </w:rPr>
        <w:t>“缺项”</w:t>
      </w:r>
      <w:r w:rsidR="00631647" w:rsidRPr="00CE2B64">
        <w:t>更敏感。</w:t>
      </w:r>
    </w:p>
    <w:p w14:paraId="39E90C52" w14:textId="77777777" w:rsidR="00631647" w:rsidRDefault="005E463D" w:rsidP="005E463D">
      <w:pPr>
        <w:ind w:firstLine="21pt"/>
      </w:pPr>
      <w:r>
        <w:rPr>
          <w:rFonts w:hint="eastAsia"/>
        </w:rPr>
        <w:t>（</w:t>
      </w:r>
      <w:r>
        <w:rPr>
          <w:rFonts w:hint="eastAsia"/>
        </w:rPr>
        <w:t>4</w:t>
      </w:r>
      <w:r>
        <w:rPr>
          <w:rFonts w:hint="eastAsia"/>
        </w:rPr>
        <w:t>）</w:t>
      </w:r>
      <w:r w:rsidR="00631647" w:rsidRPr="00CE2B64">
        <w:t>内容合规</w:t>
      </w:r>
      <w:r>
        <w:rPr>
          <w:rFonts w:hint="eastAsia"/>
        </w:rPr>
        <w:t>度</w:t>
      </w:r>
    </w:p>
    <w:p w14:paraId="25FEEFCE" w14:textId="72722D0A" w:rsidR="00631647" w:rsidRPr="00112D62" w:rsidRDefault="00631647" w:rsidP="00112D62">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合规标签为</w:t>
      </w:r>
      <w:r w:rsidRPr="00CE2B64">
        <w:t xml:space="preserve">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w:p>
    <w:p w14:paraId="404269CF" w14:textId="77777777" w:rsidR="00631647" w:rsidRPr="00CE2B64" w:rsidRDefault="00631647" w:rsidP="00631647">
      <w:pPr>
        <w:ind w:firstLine="24pt"/>
      </w:pPr>
      <w:r w:rsidRPr="00CE2B64">
        <w:t>合规标签准确率定义为：</w:t>
      </w:r>
    </w:p>
    <w:p w14:paraId="4EE1F7F9" w14:textId="65764E9B" w:rsidR="00631647" w:rsidRPr="003553BE" w:rsidRDefault="00760944" w:rsidP="003553BE">
      <w:pPr>
        <w:pStyle w:val="fix"/>
        <w:rPr>
          <w:i/>
          <w:lang w:val="it-IT"/>
        </w:rPr>
      </w:pPr>
      <w:proofErr w:type="spellStart"/>
      <m:oMath>
        <m:r>
          <m:rPr>
            <m:nor/>
          </m:rPr>
          <w:rPr>
            <w:i/>
            <w:lang w:val="it-IT"/>
          </w:rPr>
          <m:t>CompAcc</m:t>
        </m:r>
        <w:proofErr w:type="spellEnd"/>
        <m:r>
          <w:rPr>
            <w:lang w:val="it-IT"/>
          </w:rPr>
          <m:t>=</m:t>
        </m:r>
        <m:f>
          <m:fPr>
            <m:ctrlPr>
              <w:rPr>
                <w:i/>
              </w:rPr>
            </m:ctrlPr>
          </m:fPr>
          <m:num>
            <m:r>
              <w:rPr>
                <w:lang w:val="it-IT"/>
              </w:rPr>
              <m:t>1</m:t>
            </m:r>
          </m:num>
          <m:den>
            <m:r>
              <w:rPr>
                <w:lang w:val="it-IT"/>
              </w:rPr>
              <m:t>N</m:t>
            </m:r>
          </m:den>
        </m:f>
        <m:nary>
          <m:naryPr>
            <m:chr m:val="∑"/>
            <m:supHide m:val="1"/>
            <m:ctrlPr>
              <w:rPr>
                <w:i/>
              </w:rPr>
            </m:ctrlPr>
          </m:naryPr>
          <m:sub>
            <m:d>
              <m:dPr>
                <m:ctrlPr>
                  <w:rPr>
                    <w:i/>
                  </w:rPr>
                </m:ctrlPr>
              </m:dPr>
              <m:e>
                <m:r>
                  <w:rPr>
                    <w:lang w:val="it-IT"/>
                  </w:rPr>
                  <m:t>d,t</m:t>
                </m:r>
              </m:e>
            </m:d>
            <m:r>
              <w:rPr>
                <w:rFonts w:hint="eastAsia"/>
                <w:lang w:val="it-IT"/>
              </w:rPr>
              <m:t>∈</m:t>
            </m:r>
            <m:r>
              <w:rPr>
                <w:rFonts w:hint="eastAsia"/>
              </w:rPr>
              <m:t>Ω</m:t>
            </m:r>
          </m:sub>
          <m:sup/>
          <m:e>
            <m:r>
              <w:rPr>
                <w:lang w:val="it-IT"/>
              </w:rPr>
              <m:t>1</m:t>
            </m:r>
            <m:d>
              <m:dPr>
                <m:ctrlPr>
                  <w:rPr>
                    <w:i/>
                  </w:rPr>
                </m:ctrlPr>
              </m:dPr>
              <m:e>
                <m:acc>
                  <m:accPr>
                    <m:ctrlPr>
                      <w:rPr>
                        <w:i/>
                      </w:rPr>
                    </m:ctrlPr>
                  </m:accPr>
                  <m:e>
                    <m:sSub>
                      <m:sSubPr>
                        <m:ctrlPr>
                          <w:rPr>
                            <w:i/>
                          </w:rPr>
                        </m:ctrlPr>
                      </m:sSubPr>
                      <m:e>
                        <m:r>
                          <w:rPr>
                            <w:lang w:val="it-IT"/>
                          </w:rPr>
                          <m:t>c</m:t>
                        </m:r>
                      </m:e>
                      <m:sub>
                        <m:r>
                          <w:rPr>
                            <w:lang w:val="it-IT"/>
                          </w:rPr>
                          <m:t>d,t</m:t>
                        </m:r>
                      </m:sub>
                    </m:sSub>
                  </m:e>
                </m:acc>
                <m:r>
                  <w:rPr>
                    <w:lang w:val="it-IT"/>
                  </w:rPr>
                  <m:t>=</m:t>
                </m:r>
                <m:sSub>
                  <m:sSubPr>
                    <m:ctrlPr>
                      <w:rPr>
                        <w:i/>
                      </w:rPr>
                    </m:ctrlPr>
                  </m:sSubPr>
                  <m:e>
                    <m:r>
                      <w:rPr>
                        <w:lang w:val="it-IT"/>
                      </w:rPr>
                      <m:t>c</m:t>
                    </m:r>
                  </m:e>
                  <m:sub>
                    <m:r>
                      <w:rPr>
                        <w:lang w:val="it-IT"/>
                      </w:rPr>
                      <m:t>d,t</m:t>
                    </m:r>
                  </m:sub>
                </m:sSub>
              </m:e>
            </m:d>
          </m:e>
        </m:nary>
      </m:oMath>
      <w:r w:rsidR="003553BE" w:rsidRPr="003553BE">
        <w:rPr>
          <w:rFonts w:ascii="Times New Roman" w:hAnsi="Times New Roman" w:hint="eastAsia"/>
          <w:i/>
          <w:lang w:val="it-IT"/>
        </w:rPr>
        <w:t xml:space="preserve"> </w:t>
      </w:r>
      <w:r w:rsidR="003553BE">
        <w:rPr>
          <w:rFonts w:ascii="Times New Roman" w:hAnsi="Times New Roman"/>
          <w:i/>
          <w:lang w:val="it-IT"/>
        </w:rPr>
        <w:t xml:space="preserve">            </w:t>
      </w:r>
      <w:r w:rsidRPr="003553BE">
        <w:rPr>
          <w:rFonts w:ascii="Times New Roman" w:hAnsi="Times New Roman"/>
          <w:i/>
          <w:lang w:val="it-IT"/>
        </w:rPr>
        <w:t>(5.6)</w:t>
      </w:r>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43200F6" w:rsidR="005E463D" w:rsidRPr="00760944" w:rsidRDefault="00760944" w:rsidP="003553BE">
      <w:pPr>
        <w:pStyle w:val="fix"/>
      </w:pPr>
      <w:proofErr w:type="spellStart"/>
      <m:oMath>
        <m:r>
          <m:rPr>
            <m:nor/>
          </m:rPr>
          <m:t>SevereRate</m:t>
        </m:r>
        <w:proofErr w:type="spellEnd"/>
        <m:r>
          <m:t>=</m:t>
        </m:r>
        <m:f>
          <m:fPr>
            <m:ctrlPr/>
          </m:fPr>
          <m:num>
            <m:r>
              <m:t>1</m:t>
            </m:r>
          </m:num>
          <m:den>
            <m:r>
              <m:t>N</m:t>
            </m:r>
          </m:den>
        </m:f>
        <m:nary>
          <m:naryPr>
            <m:chr m:val="∑"/>
            <m:supHide m:val="1"/>
            <m:ctrlPr/>
          </m:naryPr>
          <m:sub>
            <m:d>
              <m:dPr>
                <m:ctrlPr/>
              </m:dPr>
              <m:e>
                <m:r>
                  <m:t>d,t</m:t>
                </m:r>
              </m:e>
            </m:d>
            <m:r>
              <w:rPr>
                <w:rFonts w:hint="eastAsia"/>
              </w:rPr>
              <m:t>∈</m:t>
            </m:r>
            <m:r>
              <w:rPr>
                <w:rFonts w:hint="eastAsia"/>
              </w:rPr>
              <m:t>Ω</m:t>
            </m:r>
          </m:sub>
          <m:sup/>
          <m:e>
            <m:r>
              <m:t>1</m:t>
            </m:r>
            <m:d>
              <m:dPr>
                <m:ctrlPr/>
              </m:dPr>
              <m:e>
                <m:acc>
                  <m:accPr>
                    <m:ctrlPr/>
                  </m:accPr>
                  <m:e>
                    <m:sSub>
                      <m:sSubPr>
                        <m:ctrlPr/>
                      </m:sSubPr>
                      <m:e>
                        <m:r>
                          <m:t>c</m:t>
                        </m:r>
                      </m:e>
                      <m:sub>
                        <m:r>
                          <m:t>d,t</m:t>
                        </m:r>
                      </m:sub>
                    </m:sSub>
                  </m:e>
                </m:acc>
                <m:r>
                  <m:t>=</m:t>
                </m:r>
                <m:r>
                  <m:rPr>
                    <m:nor/>
                  </m:rPr>
                  <m:t>severe</m:t>
                </m:r>
              </m:e>
            </m:d>
          </m:e>
        </m:nary>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(5.7)</w:t>
      </w:r>
    </w:p>
    <w:p w14:paraId="2CFEAF27" w14:textId="127FF4F6"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52ABFF91" w:rsidR="00631647" w:rsidRDefault="005E463D" w:rsidP="005E463D">
      <w:pPr>
        <w:pStyle w:val="a7"/>
        <w:ind w:firstLineChars="0"/>
      </w:pPr>
      <w:r>
        <w:rPr>
          <w:rFonts w:hint="eastAsia"/>
        </w:rPr>
        <w:t>（</w:t>
      </w:r>
      <w:r>
        <w:rPr>
          <w:rFonts w:hint="eastAsia"/>
        </w:rPr>
        <w:t>5</w:t>
      </w:r>
      <w:r>
        <w:rPr>
          <w:rFonts w:hint="eastAsia"/>
        </w:rPr>
        <w:t>）</w:t>
      </w:r>
      <w:r w:rsidR="00760944">
        <w:rPr>
          <w:rFonts w:hint="eastAsia"/>
        </w:rPr>
        <w:t>决策辅助度</w:t>
      </w:r>
    </w:p>
    <w:p w14:paraId="200FD633" w14:textId="02067918"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d>
          <m:dPr>
            <m:ctrlPr>
              <w:rPr>
                <w:rFonts w:ascii="Cambria Math" w:hAnsi="Cambria Math"/>
              </w:rPr>
            </m:ctrlPr>
          </m:dPr>
          <m:e>
            <m:r>
              <m:rPr>
                <m:sty m:val="p"/>
              </m:rPr>
              <w:rPr>
                <w:rFonts w:ascii="Cambria Math" w:hAnsi="Cambria Math"/>
              </w:rPr>
              <m:t>d</m:t>
            </m:r>
            <m:r>
              <w:rPr>
                <w:rFonts w:ascii="Cambria Math" w:hAnsi="Cambria Math"/>
              </w:rPr>
              <m:t>,t</m:t>
            </m:r>
          </m:e>
        </m:d>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40B524F" w:rsidR="00631647" w:rsidRPr="00760944" w:rsidRDefault="00000000" w:rsidP="003553BE">
      <w:pPr>
        <w:pStyle w:val="fix"/>
      </w:pPr>
      <m:oMath>
        <m:sSub>
          <m:sSubPr>
            <m:ctrlPr/>
          </m:sSubPr>
          <m:e>
            <m:r>
              <m:t>ER</m:t>
            </m:r>
          </m:e>
          <m:sub>
            <m:r>
              <m:t>d</m:t>
            </m:r>
            <m:r>
              <m:rPr>
                <m:sty m:val="p"/>
              </m:rPr>
              <m:t>,</m:t>
            </m:r>
            <m:r>
              <m:t>t</m:t>
            </m:r>
          </m:sub>
        </m:sSub>
        <m:r>
          <m:rPr>
            <m:sty m:val="p"/>
          </m:rPr>
          <m:t>=</m:t>
        </m:r>
        <m:f>
          <m:fPr>
            <m:ctrlPr/>
          </m:fPr>
          <m:num>
            <m:r>
              <m:rPr>
                <m:sty m:val="p"/>
              </m:rPr>
              <m:t>∣</m:t>
            </m:r>
            <m:sSub>
              <m:sSubPr>
                <m:ctrlPr/>
              </m:sSubPr>
              <m:e>
                <m:r>
                  <m:t>E</m:t>
                </m:r>
              </m:e>
              <m:sub>
                <m:r>
                  <m:t>d</m:t>
                </m:r>
                <m:r>
                  <m:rPr>
                    <m:sty m:val="p"/>
                  </m:rPr>
                  <m:t>,</m:t>
                </m:r>
                <m:r>
                  <m:t>t</m:t>
                </m:r>
              </m:sub>
            </m:sSub>
            <m:r>
              <m:rPr>
                <m:sty m:val="p"/>
              </m:rPr>
              <m:t>∩</m:t>
            </m:r>
            <m:sSub>
              <m:sSubPr>
                <m:ctrlPr/>
              </m:sSubPr>
              <m:e>
                <m:acc>
                  <m:accPr>
                    <m:ctrlPr/>
                  </m:accPr>
                  <m:e>
                    <m:r>
                      <m:t>E</m:t>
                    </m:r>
                  </m:e>
                </m:acc>
              </m:e>
              <m:sub>
                <m:r>
                  <m:t>d</m:t>
                </m:r>
                <m:r>
                  <m:rPr>
                    <m:sty m:val="p"/>
                  </m:rPr>
                  <m:t>,</m:t>
                </m:r>
                <m:r>
                  <m:t>t</m:t>
                </m:r>
              </m:sub>
            </m:sSub>
            <m:r>
              <m:rPr>
                <m:sty m:val="p"/>
              </m:rPr>
              <m:t>∣</m:t>
            </m:r>
          </m:num>
          <m:den>
            <m:r>
              <m:rPr>
                <m:sty m:val="p"/>
              </m:rPr>
              <m:t>∣</m:t>
            </m:r>
            <m:sSub>
              <m:sSubPr>
                <m:ctrlPr/>
              </m:sSubPr>
              <m:e>
                <m:r>
                  <m:t>E</m:t>
                </m:r>
              </m:e>
              <m:sub>
                <m:r>
                  <m:t>d</m:t>
                </m:r>
                <m:r>
                  <m:rPr>
                    <m:sty m:val="p"/>
                  </m:rPr>
                  <m:t>,</m:t>
                </m:r>
                <m:r>
                  <m:t>t</m:t>
                </m:r>
              </m:sub>
            </m:sSub>
            <m:r>
              <m:rPr>
                <m:sty m:val="p"/>
              </m:rPr>
              <m:t>∣</m:t>
            </m:r>
          </m:den>
        </m:f>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(5.8)</w:t>
      </w:r>
    </w:p>
    <w:p w14:paraId="0F4610A3" w14:textId="485A2DAA" w:rsidR="00631647" w:rsidRPr="00727BC0" w:rsidRDefault="00631647" w:rsidP="00631647">
      <w:pPr>
        <w:ind w:firstLine="24pt"/>
      </w:pPr>
      <w:r w:rsidRPr="00727BC0">
        <w:t>为便于与人工评分尺度对齐，本文</w:t>
      </w:r>
      <w:r w:rsidR="005E463D">
        <w:rPr>
          <w:rFonts w:hint="eastAsia"/>
        </w:rPr>
        <w:t>同时</w:t>
      </w:r>
      <w:r w:rsidRPr="00727BC0">
        <w:t>定义启发式</w:t>
      </w:r>
      <w:r w:rsidRPr="00727BC0">
        <w:t>1–5</w:t>
      </w:r>
      <w:r w:rsidRPr="00727BC0">
        <w:t>分映射：</w:t>
      </w:r>
    </w:p>
    <w:p w14:paraId="0DF8E801" w14:textId="6763E6C6" w:rsidR="00631647" w:rsidRPr="00AA7608" w:rsidRDefault="00000000" w:rsidP="003553BE">
      <w:pPr>
        <w:pStyle w:val="fix"/>
      </w:pPr>
      <m:oMath>
        <m:sSub>
          <m:sSubPr>
            <m:ctrlPr/>
          </m:sSubPr>
          <m:e>
            <m:r>
              <m:t>Score</m:t>
            </m:r>
          </m:e>
          <m:sub>
            <m:r>
              <m:t>d</m:t>
            </m:r>
            <m:r>
              <m:rPr>
                <m:sty m:val="p"/>
              </m:rPr>
              <m:t>,</m:t>
            </m:r>
            <m:r>
              <m:t>t</m:t>
            </m:r>
          </m:sub>
        </m:sSub>
        <m:r>
          <m:rPr>
            <m:sty m:val="p"/>
          </m:rPr>
          <m:t>=1+4⋅</m:t>
        </m:r>
        <m:sSub>
          <m:sSubPr>
            <m:ctrlPr/>
          </m:sSubPr>
          <m:e>
            <m:r>
              <m:t>ER</m:t>
            </m:r>
          </m:e>
          <m:sub>
            <m:r>
              <m:t>d</m:t>
            </m:r>
            <m:r>
              <m:rPr>
                <m:sty m:val="p"/>
              </m:rPr>
              <m:t>,</m:t>
            </m:r>
            <m:r>
              <m:t>t</m:t>
            </m:r>
          </m:sub>
        </m:sSub>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(5.9)</w:t>
      </w:r>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w:t>
      </w:r>
      <w:r w:rsidR="00631647" w:rsidRPr="008C2B75">
        <w:rPr>
          <w:rFonts w:ascii="宋体" w:hAnsi="宋体"/>
        </w:rPr>
        <w:t>“解释度”</w:t>
      </w:r>
      <w:r w:rsidR="00631647" w:rsidRPr="00727BC0">
        <w:t>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500" w:name="_Toc223096642"/>
      <w:bookmarkStart w:id="501" w:name="_Toc224431622"/>
      <w:r>
        <w:rPr>
          <w:rFonts w:hint="eastAsia"/>
        </w:rPr>
        <w:t>实验结果</w:t>
      </w:r>
      <w:bookmarkEnd w:id="500"/>
      <w:bookmarkEnd w:id="501"/>
    </w:p>
    <w:p w14:paraId="68DEC46A" w14:textId="77777777" w:rsidR="006C7729" w:rsidRDefault="006C7729" w:rsidP="006C7729">
      <w:pPr>
        <w:ind w:firstLine="21pt"/>
      </w:pPr>
      <w:r>
        <w:rPr>
          <w:rFonts w:hint="eastAsia"/>
        </w:rPr>
        <w:t>在完成系统构建、数据集准备与评价指标设计之后，本文进一步通过实验对所提出方法的有效性进行验证。本节从两个层面展开分析：一方面，基于通用长对话数据集，考察第四章提出的长期对话记忆表征与检索方法在历史记忆召回任务中的表现，以验证其在跨轮语义关联建模方面的有效性；另一方面，基于金融领域多轮对话评测集，进一步分析本文所构建智能体系统在上下文连续性、用户画像对齐、风险提示、内容合规性与决策辅助解释等方面的综合表现。</w:t>
      </w:r>
    </w:p>
    <w:p w14:paraId="6FF12ADF" w14:textId="43155C35" w:rsidR="004B7941" w:rsidRDefault="006C7729" w:rsidP="006C7729">
      <w:pPr>
        <w:ind w:firstLine="21pt"/>
      </w:pPr>
      <w:r>
        <w:rPr>
          <w:rFonts w:hint="eastAsia"/>
        </w:rPr>
        <w:t>通过上述两类实验，本文希望分别回答两个问题：其一，所提出的动态语境感知记忆表征方法是否能够提升长期记忆召回效果；其二，在证券投资咨询场景中，融合记忆、工具与合规控制的智能体系统是否能够带来更高质量、更稳定且更符合业务要求的多轮对话表现。下面将分别对实验结果进行详细分析。</w:t>
      </w:r>
    </w:p>
    <w:p w14:paraId="4762DF89" w14:textId="77777777" w:rsidR="00631647" w:rsidRDefault="00631647" w:rsidP="00864695">
      <w:pPr>
        <w:pStyle w:val="a"/>
        <w:spacing w:before="16.30pt" w:after="16.30pt"/>
      </w:pPr>
      <w:bookmarkStart w:id="502" w:name="_Toc223096643"/>
      <w:bookmarkStart w:id="503" w:name="_Toc224431623"/>
      <w:r>
        <w:rPr>
          <w:rFonts w:hint="eastAsia"/>
        </w:rPr>
        <w:t>长期对话记忆表征与建模召回效果</w:t>
      </w:r>
      <w:bookmarkEnd w:id="502"/>
      <w:bookmarkEnd w:id="503"/>
    </w:p>
    <w:p w14:paraId="37266F66" w14:textId="6944B886"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8C2B75">
        <w:rPr>
          <w:rFonts w:ascii="宋体" w:hAnsi="宋体" w:hint="eastAsia"/>
        </w:rPr>
        <w:t>“</w:t>
      </w:r>
      <w:r w:rsidRPr="008C2B75">
        <w:rPr>
          <w:rFonts w:ascii="宋体" w:hAnsi="宋体"/>
        </w:rPr>
        <w:t>动态窗口选择器”</w:t>
      </w:r>
      <w:r w:rsidRPr="00A24BB2">
        <w:t>和</w:t>
      </w:r>
      <w:r w:rsidRPr="008C2B75">
        <w:rPr>
          <w:rFonts w:ascii="宋体" w:hAnsi="宋体" w:hint="eastAsia"/>
        </w:rPr>
        <w:t>“</w:t>
      </w:r>
      <w:r w:rsidR="00FE3F47" w:rsidRPr="008C2B75">
        <w:rPr>
          <w:rFonts w:ascii="宋体" w:hAnsi="宋体" w:hint="eastAsia"/>
        </w:rPr>
        <w:t>语境</w:t>
      </w:r>
      <w:r w:rsidRPr="008C2B75">
        <w:rPr>
          <w:rFonts w:ascii="宋体" w:hAnsi="宋体"/>
        </w:rPr>
        <w:t>生成器</w:t>
      </w:r>
      <w:r w:rsidRPr="008C2B75">
        <w:rPr>
          <w:rFonts w:ascii="宋体" w:hAnsi="宋体" w:hint="eastAsia"/>
        </w:rPr>
        <w:t>”</w:t>
      </w:r>
      <w:r w:rsidRPr="00A24BB2">
        <w:t>均基于</w:t>
      </w:r>
      <w:r w:rsidR="00237C90">
        <w:t>LLM</w:t>
      </w:r>
      <w:r w:rsidRPr="00A24BB2">
        <w:t>实现，而</w:t>
      </w:r>
      <w:r w:rsidRPr="008C2B75">
        <w:rPr>
          <w:rFonts w:ascii="宋体" w:hAnsi="宋体" w:hint="eastAsia"/>
        </w:rPr>
        <w:t>“</w:t>
      </w:r>
      <w:r w:rsidRPr="008C2B75">
        <w:rPr>
          <w:rFonts w:ascii="宋体" w:hAnsi="宋体"/>
        </w:rPr>
        <w:t>窗口</w:t>
      </w:r>
      <w:r w:rsidR="00FE3F47" w:rsidRPr="008C2B75">
        <w:rPr>
          <w:rFonts w:ascii="宋体" w:hAnsi="宋体" w:hint="eastAsia"/>
        </w:rPr>
        <w:t>精炼</w:t>
      </w:r>
      <w:r w:rsidRPr="008C2B75">
        <w:rPr>
          <w:rFonts w:ascii="宋体" w:hAnsi="宋体"/>
        </w:rPr>
        <w:t>器”</w:t>
      </w:r>
      <w:r w:rsidRPr="00E56E7B">
        <w:t>则采用</w:t>
      </w:r>
      <w:r w:rsidRPr="00E56E7B">
        <w:t>BGE-M3-Reranker</w:t>
      </w:r>
      <w:r w:rsidR="00FE3F47">
        <w:rPr>
          <w:rStyle w:val="afc"/>
        </w:rPr>
        <w:footnoteReference w:id="7"/>
      </w:r>
      <w:r w:rsidRPr="00E56E7B">
        <w:t>实现。所有方法均使用相同的底层嵌入模型</w:t>
      </w:r>
      <w:r w:rsidRPr="00E56E7B">
        <w:t>BGE-M3</w:t>
      </w:r>
      <w:r w:rsidR="00E86AEE">
        <w:fldChar w:fldCharType="begin"/>
      </w:r>
      <w:r w:rsidR="00E86AEE">
        <w:instrText xml:space="preserve"> ADDIN ZOTERO_ITEM CSL_CITATION {"citationID":"Trgh4Png","properties":{"formattedCitation":"(Chen J\\uc0\\u31561{}, 2024)","plainCitation":"(Chen J</w:instrText>
      </w:r>
      <w:r w:rsidR="00E86AEE">
        <w:instrText>等</w:instrText>
      </w:r>
      <w:r w:rsidR="00E86AEE">
        <w:instrText xml:space="preserve">,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w:t>
      </w:r>
      <w:r w:rsidR="00E86AEE" w:rsidRPr="00E86AEE">
        <w:rPr>
          <w:rFonts w:cs="Times New Roman"/>
        </w:rPr>
        <w:t>等</w:t>
      </w:r>
      <w:r w:rsidR="00E86AEE" w:rsidRPr="00E86AEE">
        <w:rPr>
          <w:rFonts w:cs="Times New Roman"/>
        </w:rPr>
        <w:t>, 2024)</w:t>
      </w:r>
      <w:r w:rsidR="00E86AEE">
        <w:fldChar w:fldCharType="end"/>
      </w:r>
      <w:r w:rsidRPr="00E56E7B">
        <w:t>，从而确保性能差异仅来源于上下文处理策略的不同，而非嵌入模型本身的差异。</w:t>
      </w:r>
    </w:p>
    <w:p w14:paraId="588C73B8" w14:textId="4A4C192C" w:rsidR="00631647" w:rsidRPr="00E56E7B" w:rsidRDefault="00631647" w:rsidP="00A24BB2">
      <w:pPr>
        <w:ind w:firstLineChars="200" w:firstLine="24pt"/>
      </w:pPr>
      <w:r w:rsidRPr="00E56E7B">
        <w:rPr>
          <w:rFonts w:hint="eastAsia"/>
        </w:rPr>
        <w:lastRenderedPageBreak/>
        <w:t>如图</w:t>
      </w:r>
      <w:r w:rsidR="00A24BB2">
        <w:rPr>
          <w:rFonts w:hint="eastAsia"/>
        </w:rPr>
        <w:t>5</w:t>
      </w:r>
      <w:r w:rsidR="00A24BB2">
        <w:t>.</w:t>
      </w:r>
      <w:ins w:id="504" w:author="nijian.15" w:date="2026-04-26T21:55:00Z">
        <w:r w:rsidR="00791EEA">
          <w:t>6</w:t>
        </w:r>
      </w:ins>
      <w:del w:id="505" w:author="nijian.15" w:date="2026-04-26T21:55:00Z">
        <w:r w:rsidR="00A24BB2" w:rsidDel="00791EEA">
          <w:delText>5</w:delText>
        </w:r>
      </w:del>
      <w:r w:rsidRPr="00E56E7B">
        <w:rPr>
          <w:rFonts w:hint="eastAsia"/>
        </w:rPr>
        <w:t>所示，</w:t>
      </w:r>
      <w:r w:rsidRPr="008C2B75">
        <w:rPr>
          <w:rFonts w:ascii="宋体" w:hAnsi="宋体" w:hint="eastAsia"/>
        </w:rPr>
        <w:t>“</w:t>
      </w:r>
      <w:bookmarkStart w:id="506" w:name="_Hlk223686097"/>
      <w:r w:rsidR="00E86AEE" w:rsidRPr="008C2B75">
        <w:rPr>
          <w:rFonts w:ascii="宋体" w:hAnsi="宋体" w:hint="eastAsia"/>
        </w:rPr>
        <w:t>单轮对话</w:t>
      </w:r>
      <w:r w:rsidRPr="008C2B75">
        <w:rPr>
          <w:rFonts w:ascii="宋体" w:hAnsi="宋体" w:hint="eastAsia"/>
        </w:rPr>
        <w:t>嵌入方法</w:t>
      </w:r>
      <w:bookmarkEnd w:id="506"/>
      <w:r w:rsidRPr="008C2B75">
        <w:rPr>
          <w:rFonts w:ascii="宋体" w:hAnsi="宋体"/>
        </w:rPr>
        <w:t>”</w:t>
      </w:r>
      <w:r w:rsidRPr="00E56E7B">
        <w:rPr>
          <w:rFonts w:hint="eastAsia"/>
        </w:rPr>
        <w:t>的</w:t>
      </w:r>
      <w:r w:rsidRPr="00E56E7B">
        <w:rPr>
          <w:rFonts w:hint="eastAsia"/>
        </w:rPr>
        <w:t>Recall@5</w:t>
      </w:r>
      <w:r w:rsidR="00A24BB2">
        <w:rPr>
          <w:rFonts w:hint="eastAsia"/>
        </w:rPr>
        <w:t>为</w:t>
      </w:r>
      <w:r w:rsidRPr="00E56E7B">
        <w:rPr>
          <w:rFonts w:hint="eastAsia"/>
        </w:rPr>
        <w:t>58%</w:t>
      </w:r>
      <w:r w:rsidRPr="00E56E7B">
        <w:rPr>
          <w:rFonts w:hint="eastAsia"/>
        </w:rPr>
        <w:t>。当窗口大小为</w:t>
      </w:r>
      <w:r w:rsidRPr="00E56E7B">
        <w:rPr>
          <w:rFonts w:hint="eastAsia"/>
        </w:rPr>
        <w:t>1</w:t>
      </w:r>
      <w:r w:rsidRPr="00E56E7B">
        <w:rPr>
          <w:rFonts w:hint="eastAsia"/>
        </w:rPr>
        <w:t>或</w:t>
      </w:r>
      <w:r w:rsidRPr="00E56E7B">
        <w:rPr>
          <w:rFonts w:hint="eastAsia"/>
        </w:rPr>
        <w:t>2</w:t>
      </w:r>
      <w:r w:rsidRPr="00E56E7B">
        <w:rPr>
          <w:rFonts w:hint="eastAsia"/>
        </w:rPr>
        <w:t>时，</w:t>
      </w:r>
      <w:r w:rsidRPr="008C2B75">
        <w:rPr>
          <w:rFonts w:ascii="宋体" w:hAnsi="宋体" w:hint="eastAsia"/>
        </w:rPr>
        <w:t>“固定窗口嵌入方法”</w:t>
      </w:r>
      <w:r w:rsidRPr="00E56E7B">
        <w:rPr>
          <w:rFonts w:hint="eastAsia"/>
        </w:rPr>
        <w:t>表现更佳，在窗口大小为</w:t>
      </w:r>
      <w:r w:rsidRPr="00E56E7B">
        <w:rPr>
          <w:rFonts w:hint="eastAsia"/>
        </w:rPr>
        <w:t>1</w:t>
      </w:r>
      <w:r w:rsidRPr="00E56E7B">
        <w:rPr>
          <w:rFonts w:hint="eastAsia"/>
        </w:rPr>
        <w:t>时达到</w:t>
      </w:r>
      <w:r w:rsidRPr="00E56E7B">
        <w:rPr>
          <w:rFonts w:hint="eastAsia"/>
        </w:rPr>
        <w:t xml:space="preserve"> 61%</w:t>
      </w:r>
      <w:r w:rsidRPr="00E56E7B">
        <w:rPr>
          <w:rFonts w:hint="eastAsia"/>
        </w:rPr>
        <w:t>的</w:t>
      </w:r>
      <w:r w:rsidRPr="00E56E7B">
        <w:rPr>
          <w:rFonts w:hint="eastAsia"/>
        </w:rPr>
        <w:t>Recall@5</w:t>
      </w:r>
      <w:r w:rsidRPr="00E56E7B">
        <w:rPr>
          <w:rFonts w:hint="eastAsia"/>
        </w:rPr>
        <w:t>。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252F6928"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w:t>
      </w:r>
      <w:r w:rsidR="00631647" w:rsidRPr="00E56E7B">
        <w:rPr>
          <w:rFonts w:hint="eastAsia"/>
        </w:rPr>
        <w:t>的</w:t>
      </w:r>
      <w:r w:rsidR="00631647" w:rsidRPr="00E56E7B">
        <w:rPr>
          <w:rFonts w:hint="eastAsia"/>
        </w:rPr>
        <w:t>Recall@5</w:t>
      </w:r>
      <w:r w:rsidR="00631647" w:rsidRPr="00E56E7B">
        <w:rPr>
          <w:rFonts w:hint="eastAsia"/>
        </w:rPr>
        <w:t>，相比固定窗口嵌入方法（窗口大小为</w:t>
      </w:r>
      <w:r w:rsidR="00631647" w:rsidRPr="00E56E7B">
        <w:rPr>
          <w:rFonts w:hint="eastAsia"/>
        </w:rPr>
        <w:t>2</w:t>
      </w:r>
      <w:r w:rsidR="00631647" w:rsidRPr="00E56E7B">
        <w:rPr>
          <w:rFonts w:hint="eastAsia"/>
        </w:rPr>
        <w:t>时为</w:t>
      </w:r>
      <w:r w:rsidR="00631647" w:rsidRPr="00E56E7B">
        <w:rPr>
          <w:rFonts w:hint="eastAsia"/>
        </w:rPr>
        <w:t>61%</w:t>
      </w:r>
      <w:r w:rsidR="00631647" w:rsidRPr="00E56E7B">
        <w:rPr>
          <w:rFonts w:hint="eastAsia"/>
        </w:rPr>
        <w:t>）提升了</w:t>
      </w:r>
      <w:r w:rsidR="00631647" w:rsidRPr="00E56E7B">
        <w:rPr>
          <w:rFonts w:hint="eastAsia"/>
        </w:rPr>
        <w:t>7</w:t>
      </w:r>
      <w:r w:rsidR="00E86AEE">
        <w:t>%</w:t>
      </w:r>
      <w:r w:rsidR="00631647" w:rsidRPr="00E56E7B">
        <w:rPr>
          <w:rFonts w:hint="eastAsia"/>
        </w:rPr>
        <w:t>，相比</w:t>
      </w:r>
      <w:r w:rsidR="00E86AEE" w:rsidRPr="008C2B75">
        <w:rPr>
          <w:rFonts w:ascii="宋体" w:hAnsi="宋体" w:hint="eastAsia"/>
        </w:rPr>
        <w:t>“单轮对话嵌入方法”</w:t>
      </w:r>
      <w:r w:rsidR="00631647" w:rsidRPr="00E56E7B">
        <w:rPr>
          <w:rFonts w:hint="eastAsia"/>
        </w:rPr>
        <w:t>（</w:t>
      </w:r>
      <w:r w:rsidR="00631647" w:rsidRPr="00E56E7B">
        <w:rPr>
          <w:rFonts w:hint="eastAsia"/>
        </w:rPr>
        <w:t>58%</w:t>
      </w:r>
      <w:r w:rsidR="00631647" w:rsidRPr="00E56E7B">
        <w:rPr>
          <w:rFonts w:hint="eastAsia"/>
        </w:rPr>
        <w:t>）提升了</w:t>
      </w:r>
      <w:r w:rsidR="00631647" w:rsidRPr="00E56E7B">
        <w:rPr>
          <w:rFonts w:hint="eastAsia"/>
        </w:rPr>
        <w:t>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ins w:id="507" w:author="nijian.15" w:date="2026-04-27T21:05:00Z">
        <w:r w:rsidR="004C205B">
          <w:rPr>
            <w:rFonts w:hint="eastAsia"/>
          </w:rPr>
          <w:t>，有力说明了假设</w:t>
        </w:r>
        <w:r w:rsidR="004C205B">
          <w:rPr>
            <w:rFonts w:hint="eastAsia"/>
          </w:rPr>
          <w:t>1</w:t>
        </w:r>
        <w:r w:rsidR="004C205B">
          <w:rPr>
            <w:rFonts w:hint="eastAsia"/>
          </w:rPr>
          <w:t>内容</w:t>
        </w:r>
      </w:ins>
      <w:r w:rsidR="00631647" w:rsidRPr="00E56E7B">
        <w:rPr>
          <w:rFonts w:hint="eastAsia"/>
        </w:rPr>
        <w:t>。</w:t>
      </w:r>
    </w:p>
    <w:p w14:paraId="00082FD9" w14:textId="0E817921" w:rsidR="00A24BB2" w:rsidRDefault="00AA7608" w:rsidP="00760944">
      <w:pPr>
        <w:pStyle w:val="af5"/>
      </w:pPr>
      <w:r w:rsidRPr="00323EE9">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4EDEBDC6" w:rsidR="00A24BB2" w:rsidRPr="00A24BB2" w:rsidRDefault="00A24BB2" w:rsidP="00A24BB2">
      <w:pPr>
        <w:pStyle w:val="af7"/>
        <w:ind w:firstLine="20.40pt"/>
      </w:pPr>
      <w:bookmarkStart w:id="508" w:name="_Toc223528565"/>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6</w:t>
      </w:r>
      <w:r w:rsidR="00060E52">
        <w:fldChar w:fldCharType="end"/>
      </w:r>
      <w:r>
        <w:t xml:space="preserve"> </w:t>
      </w:r>
      <w:r>
        <w:rPr>
          <w:rFonts w:hint="eastAsia"/>
        </w:rPr>
        <w:t>固定窗口方法与本文方法性能比较</w:t>
      </w:r>
      <w:bookmarkEnd w:id="508"/>
    </w:p>
    <w:p w14:paraId="55574BF4" w14:textId="6388542B" w:rsidR="00A24BB2" w:rsidRDefault="00AA7608" w:rsidP="00760944">
      <w:pPr>
        <w:pStyle w:val="af5"/>
      </w:pPr>
      <w:r w:rsidRPr="00D362E6">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65B5A344" w:rsidR="00631647" w:rsidRDefault="00A24BB2" w:rsidP="00A24BB2">
      <w:pPr>
        <w:pStyle w:val="af7"/>
        <w:ind w:firstLine="20.40pt"/>
      </w:pPr>
      <w:bookmarkStart w:id="509" w:name="_Toc22352856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7</w:t>
      </w:r>
      <w:r w:rsidR="00060E52">
        <w:fldChar w:fldCharType="end"/>
      </w:r>
      <w:r>
        <w:t xml:space="preserve"> </w:t>
      </w:r>
      <w:r>
        <w:rPr>
          <w:rFonts w:hint="eastAsia"/>
        </w:rPr>
        <w:t>不同对话场景性能比较</w:t>
      </w:r>
      <w:bookmarkEnd w:id="509"/>
    </w:p>
    <w:p w14:paraId="3DFEFF98" w14:textId="729A37DB" w:rsidR="00631647" w:rsidRDefault="00631647" w:rsidP="00631647">
      <w:pPr>
        <w:ind w:firstLine="24pt"/>
      </w:pPr>
      <w:r w:rsidRPr="00E56E7B">
        <w:rPr>
          <w:rFonts w:hint="eastAsia"/>
        </w:rPr>
        <w:lastRenderedPageBreak/>
        <w:t>图</w:t>
      </w:r>
      <w:r w:rsidRPr="00E56E7B">
        <w:rPr>
          <w:rFonts w:hint="eastAsia"/>
        </w:rPr>
        <w:t>5</w:t>
      </w:r>
      <w:r w:rsidR="00A24BB2">
        <w:t>.</w:t>
      </w:r>
      <w:ins w:id="510" w:author="nijian.15" w:date="2026-04-26T21:56:00Z">
        <w:r w:rsidR="00791EEA">
          <w:t>7</w:t>
        </w:r>
      </w:ins>
      <w:del w:id="511" w:author="nijian.15" w:date="2026-04-26T21:56:00Z">
        <w:r w:rsidR="00A24BB2" w:rsidDel="00791EEA">
          <w:delText>6</w:delText>
        </w:r>
      </w:del>
      <w:r w:rsidRPr="00E56E7B">
        <w:rPr>
          <w:rFonts w:hint="eastAsia"/>
        </w:rPr>
        <w:t>对比了不同多轮对话场景下，固定窗口嵌入方法（窗口大小</w:t>
      </w:r>
      <w:r w:rsidR="00A24BB2">
        <w:rPr>
          <w:rFonts w:hint="eastAsia"/>
        </w:rPr>
        <w:t>为</w:t>
      </w:r>
      <w:r w:rsidR="00A24BB2">
        <w:rPr>
          <w:rFonts w:hint="eastAsia"/>
        </w:rPr>
        <w:t>1</w:t>
      </w:r>
      <w:r w:rsidRPr="00E56E7B">
        <w:rPr>
          <w:rFonts w:hint="eastAsia"/>
        </w:rPr>
        <w:t>）与</w:t>
      </w:r>
      <w:r w:rsidR="00A24BB2">
        <w:rPr>
          <w:rFonts w:hint="eastAsia"/>
        </w:rPr>
        <w:t>本文</w:t>
      </w:r>
      <w:r w:rsidRPr="00E56E7B">
        <w:rPr>
          <w:rFonts w:hint="eastAsia"/>
        </w:rPr>
        <w:t>方法的</w:t>
      </w:r>
      <w:r w:rsidRPr="00E56E7B">
        <w:rPr>
          <w:rFonts w:hint="eastAsia"/>
        </w:rPr>
        <w:t>Recall@5</w:t>
      </w:r>
      <w:r w:rsidRPr="00E56E7B">
        <w:rPr>
          <w:rFonts w:hint="eastAsia"/>
        </w:rPr>
        <w:t>表现。可以看出，在大多数对话案例中，</w:t>
      </w:r>
      <w:r w:rsidR="00A24BB2">
        <w:rPr>
          <w:rFonts w:hint="eastAsia"/>
        </w:rPr>
        <w:t>本文</w:t>
      </w:r>
      <w:r w:rsidRPr="00E56E7B">
        <w:rPr>
          <w:rFonts w:hint="eastAsia"/>
        </w:rPr>
        <w:t>方法均优于固定窗口方法，最大提升幅度可达</w:t>
      </w:r>
      <w:r w:rsidRPr="00E56E7B">
        <w:rPr>
          <w:rFonts w:hint="eastAsia"/>
        </w:rPr>
        <w:t>12%</w:t>
      </w:r>
      <w:r w:rsidRPr="00E56E7B">
        <w:rPr>
          <w:rFonts w:hint="eastAsia"/>
        </w:rPr>
        <w:t>。此外，</w:t>
      </w:r>
      <w:r w:rsidR="00A24BB2">
        <w:rPr>
          <w:rFonts w:hint="eastAsia"/>
        </w:rPr>
        <w:t>本文</w:t>
      </w:r>
      <w:r w:rsidRPr="00E56E7B">
        <w:rPr>
          <w:rFonts w:hint="eastAsia"/>
        </w:rPr>
        <w:t>方法在不同对话之间的</w:t>
      </w:r>
      <w:r w:rsidRPr="00E56E7B">
        <w:rPr>
          <w:rFonts w:hint="eastAsia"/>
        </w:rPr>
        <w:t>Recall@5</w:t>
      </w:r>
      <w:r w:rsidRPr="00E56E7B">
        <w:rPr>
          <w:rFonts w:hint="eastAsia"/>
        </w:rPr>
        <w:t>标准差为</w:t>
      </w:r>
      <w:r w:rsidRPr="00E56E7B">
        <w:rPr>
          <w:rFonts w:hint="eastAsia"/>
        </w:rPr>
        <w:t>0.049</w:t>
      </w:r>
      <w:r w:rsidRPr="00E56E7B">
        <w:rPr>
          <w:rFonts w:hint="eastAsia"/>
        </w:rPr>
        <w:t>，而固定窗口嵌入方法为</w:t>
      </w:r>
      <w:r w:rsidRPr="00E56E7B">
        <w:rPr>
          <w:rFonts w:hint="eastAsia"/>
        </w:rPr>
        <w:t>0.073</w:t>
      </w:r>
      <w:r w:rsidRPr="00E56E7B">
        <w:rPr>
          <w:rFonts w:hint="eastAsia"/>
        </w:rPr>
        <w:t>，下降约</w:t>
      </w:r>
      <w:r w:rsidRPr="00E56E7B">
        <w:rPr>
          <w:rFonts w:hint="eastAsia"/>
        </w:rPr>
        <w:t>32%</w:t>
      </w:r>
      <w:r w:rsidRPr="00E56E7B">
        <w:rPr>
          <w:rFonts w:hint="eastAsia"/>
        </w:rPr>
        <w:t>。这一结果表明，我们的方法在多样化对话场景下具有更强的鲁棒性和稳定性。</w:t>
      </w:r>
      <w:ins w:id="512" w:author="nijian.15" w:date="2026-04-26T21:56:00Z">
        <w:r w:rsidR="00791EEA">
          <w:t>从机制层面看，该结果说明长期记忆效果的提升并不来自简单增加上下文长度，而来自对历史信息的选择性组织。固定窗口方法在窗口较小时能够补充必要背景，但当窗口继续扩大时，无关信息会稀释当前轮语义表示，导致检索性能下降。本文方法通过动态确定历史范围、过滤弱相关内容并显式化隐含语义关系，使输入表示在信息充分性和语义紧凑性之间取得更好平衡。这也说明，在长期对话智能体中，</w:t>
        </w:r>
        <w:r w:rsidR="00791EEA">
          <w:t>“</w:t>
        </w:r>
        <w:r w:rsidR="00791EEA">
          <w:t>更多历史</w:t>
        </w:r>
        <w:r w:rsidR="00791EEA">
          <w:t>”</w:t>
        </w:r>
        <w:r w:rsidR="00791EEA">
          <w:t>并不必然带来</w:t>
        </w:r>
        <w:r w:rsidR="00791EEA">
          <w:t>“</w:t>
        </w:r>
        <w:r w:rsidR="00791EEA">
          <w:t>更好记忆</w:t>
        </w:r>
        <w:r w:rsidR="00791EEA">
          <w:t>”</w:t>
        </w:r>
        <w:r w:rsidR="00791EEA">
          <w:t>，关键在于历史信息是否经过面向当前任务的有效加工。</w:t>
        </w:r>
      </w:ins>
    </w:p>
    <w:p w14:paraId="7AA03585" w14:textId="132AB7C6" w:rsidR="00A24BB2" w:rsidRPr="00E56E7B" w:rsidRDefault="00A24BB2" w:rsidP="00A24BB2">
      <w:pPr>
        <w:ind w:firstLineChars="200" w:firstLine="24pt"/>
      </w:pPr>
      <w:r w:rsidRPr="00E56E7B">
        <w:rPr>
          <w:rFonts w:hint="eastAsia"/>
        </w:rPr>
        <w:t>为验证本文提出的三个模块的有效性，本节进行了消融实验。如图</w:t>
      </w:r>
      <w:r>
        <w:t>5.</w:t>
      </w:r>
      <w:ins w:id="513" w:author="nijian.15" w:date="2026-04-26T21:56:00Z">
        <w:r w:rsidR="00791EEA">
          <w:t>8</w:t>
        </w:r>
      </w:ins>
      <w:del w:id="514" w:author="nijian.15" w:date="2026-04-26T21:56:00Z">
        <w:r w:rsidDel="00791EEA">
          <w:delText>7</w:delText>
        </w:r>
      </w:del>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块对整体性能提升贡献最大。另外两个模块则为上下文生成器提供了互补性的增强作用。</w:t>
      </w:r>
    </w:p>
    <w:p w14:paraId="6F321E35" w14:textId="4B5D5AE7" w:rsidR="00A24BB2" w:rsidRDefault="00AA7608" w:rsidP="00760944">
      <w:pPr>
        <w:pStyle w:val="af5"/>
      </w:pPr>
      <w:r w:rsidRPr="00760944">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0CFD42B7" w:rsidR="00631647" w:rsidRPr="00E56E7B" w:rsidRDefault="00A24BB2" w:rsidP="00A24BB2">
      <w:pPr>
        <w:pStyle w:val="af7"/>
        <w:ind w:firstLine="20.40pt"/>
      </w:pPr>
      <w:bookmarkStart w:id="515" w:name="_Toc22352856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8</w:t>
      </w:r>
      <w:r w:rsidR="00060E52">
        <w:fldChar w:fldCharType="end"/>
      </w:r>
      <w:r>
        <w:t xml:space="preserve"> </w:t>
      </w:r>
      <w:r>
        <w:rPr>
          <w:rFonts w:hint="eastAsia"/>
        </w:rPr>
        <w:t>消融实验</w:t>
      </w:r>
      <w:bookmarkEnd w:id="515"/>
    </w:p>
    <w:p w14:paraId="3D0280A2" w14:textId="77777777" w:rsidR="00631647" w:rsidRDefault="00631647" w:rsidP="00864695">
      <w:pPr>
        <w:pStyle w:val="a"/>
        <w:spacing w:before="16.30pt" w:after="16.30pt"/>
      </w:pPr>
      <w:bookmarkStart w:id="516" w:name="_Toc223096644"/>
      <w:bookmarkStart w:id="517" w:name="_Toc224431624"/>
      <w:r>
        <w:rPr>
          <w:rFonts w:hint="eastAsia"/>
        </w:rPr>
        <w:t>经济金融对话数据集的多轮对话</w:t>
      </w:r>
      <w:r w:rsidR="00A24BB2">
        <w:rPr>
          <w:rFonts w:hint="eastAsia"/>
        </w:rPr>
        <w:t>质量</w:t>
      </w:r>
      <w:r>
        <w:rPr>
          <w:rFonts w:hint="eastAsia"/>
        </w:rPr>
        <w:t>指标</w:t>
      </w:r>
      <w:bookmarkEnd w:id="516"/>
      <w:bookmarkEnd w:id="517"/>
    </w:p>
    <w:p w14:paraId="240D924E" w14:textId="3CC04AA1" w:rsidR="00631647" w:rsidRPr="008C4B41" w:rsidRDefault="00631647" w:rsidP="00631647">
      <w:pPr>
        <w:ind w:firstLine="24pt"/>
      </w:pPr>
      <w:r w:rsidRPr="008C4B41">
        <w:lastRenderedPageBreak/>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w:t>
      </w:r>
      <w:r w:rsidRPr="008C4B41">
        <w:t>——Qwen3.5-Plus</w:t>
      </w:r>
      <w:r w:rsidR="005D1132">
        <w:rPr>
          <w:rStyle w:val="afc"/>
        </w:rPr>
        <w:footnoteReference w:id="8"/>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w:t>
      </w:r>
      <w:r w:rsidRPr="008C2B75">
        <w:rPr>
          <w:rFonts w:ascii="宋体" w:hAnsi="宋体"/>
        </w:rPr>
        <w:t>“纯语言模型”</w:t>
      </w:r>
      <w:r w:rsidRPr="008C4B41">
        <w:t>到</w:t>
      </w:r>
      <w:r w:rsidRPr="008C2B75">
        <w:rPr>
          <w:rFonts w:ascii="宋体" w:hAnsi="宋体"/>
        </w:rPr>
        <w:t>“记忆增强模型”</w:t>
      </w:r>
      <w:r w:rsidRPr="008C4B41">
        <w:t>再到</w:t>
      </w:r>
      <w:r w:rsidRPr="008C2B75">
        <w:rPr>
          <w:rFonts w:ascii="宋体" w:hAnsi="宋体"/>
        </w:rPr>
        <w:t>“完整金融智能体”</w:t>
      </w:r>
      <w:r w:rsidRPr="008C4B41">
        <w:t>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E86AEE">
        <w:fldChar w:fldCharType="begin"/>
      </w:r>
      <w:r w:rsidR="00E86AEE">
        <w:instrText xml:space="preserve"> ADDIN ZOTERO_ITEM CSL_CITATION {"citationID":"ZtUjLlM5","properties":{"formattedCitation":"(Yang\\uc0\\u31561{}, 2024)","plainCitation":"(Yang</w:instrText>
      </w:r>
      <w:r w:rsidR="00E86AEE">
        <w:instrText>等</w:instrText>
      </w:r>
      <w:r w:rsidR="00E86AEE">
        <w:instrText xml:space="preserve">,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w:t>
      </w:r>
      <w:r w:rsidR="00E86AEE" w:rsidRPr="00E86AEE">
        <w:rPr>
          <w:rFonts w:cs="Times New Roman"/>
        </w:rPr>
        <w:t>等</w:t>
      </w:r>
      <w:r w:rsidR="00E86AEE" w:rsidRPr="00E86AEE">
        <w:rPr>
          <w:rFonts w:cs="Times New Roman"/>
        </w:rPr>
        <w:t>, 2024)</w:t>
      </w:r>
      <w:r w:rsidR="00E86AEE">
        <w:fldChar w:fldCharType="end"/>
      </w:r>
      <w:r w:rsidRPr="008C4B41">
        <w:t>作为通用金融</w:t>
      </w:r>
      <w:r w:rsidRPr="008C4B41">
        <w:t>Agent</w:t>
      </w:r>
      <w:r w:rsidRPr="008C4B41">
        <w:t>工作流的代表，该框架基于预定义的金融角色与工具链进行推理与生成，体现了当前金融智能体系统的典型实现范式。对比方法二选取</w:t>
      </w:r>
      <w:r w:rsidRPr="008C4B41">
        <w:t>Mem</w:t>
      </w:r>
      <w:r w:rsidR="008E49DE">
        <w:t>0</w:t>
      </w:r>
      <w:r w:rsidR="00000000">
        <w:fldChar w:fldCharType="begin"/>
      </w:r>
      <w:r w:rsidR="00000000">
        <w:instrText xml:space="preserve"> ADDIN ZOTERO_TEMP </w:instrText>
      </w:r>
      <w:r w:rsidR="00000000">
        <w:fldChar w:fldCharType="separate"/>
      </w:r>
      <w:r w:rsidR="008E49DE" w:rsidRPr="008E49DE">
        <w:rPr>
          <w:rFonts w:cs="Times New Roman"/>
        </w:rPr>
        <w:t>(</w:t>
      </w:r>
      <w:proofErr w:type="spellStart"/>
      <w:r w:rsidR="008E49DE" w:rsidRPr="008E49DE">
        <w:rPr>
          <w:rFonts w:cs="Times New Roman"/>
        </w:rPr>
        <w:t>Chhikara</w:t>
      </w:r>
      <w:proofErr w:type="spellEnd"/>
      <w:r w:rsidR="008E49DE" w:rsidRPr="008E49DE">
        <w:rPr>
          <w:rFonts w:cs="Times New Roman"/>
        </w:rPr>
        <w:t>等</w:t>
      </w:r>
      <w:r w:rsidR="008E49DE" w:rsidRPr="008E49DE">
        <w:rPr>
          <w:rFonts w:cs="Times New Roman"/>
        </w:rPr>
        <w:t>, 2025)</w:t>
      </w:r>
      <w:r w:rsidR="00000000">
        <w:rPr>
          <w:rFonts w:cs="Times New Roman"/>
        </w:rPr>
        <w:fldChar w:fldCharType="end"/>
      </w:r>
      <w:r w:rsidRPr="008C4B41">
        <w:t>作为独立长期记忆模块的代表性方法，其通过向量检索机制实现跨轮记忆的召回与写回，代表当前主流的</w:t>
      </w:r>
      <w:r w:rsidRPr="008C2B75">
        <w:rPr>
          <w:rFonts w:ascii="宋体" w:hAnsi="宋体"/>
        </w:rPr>
        <w:t>“记忆增强型大语言模型”</w:t>
      </w:r>
      <w:r w:rsidRPr="008C4B41">
        <w:t>技术路线。对比方法三选取</w:t>
      </w:r>
      <w:proofErr w:type="spellStart"/>
      <w:r w:rsidRPr="008C4B41">
        <w:t>LangMem</w:t>
      </w:r>
      <w:proofErr w:type="spellEnd"/>
      <w:r w:rsidR="00F03577">
        <w:rPr>
          <w:rStyle w:val="afc"/>
        </w:rPr>
        <w:footnoteReference w:id="9"/>
      </w:r>
      <w:r w:rsidRPr="008C4B41">
        <w:t>，其通过显式调用记忆管理工具以组织和更新对话记忆，代表</w:t>
      </w:r>
      <w:r w:rsidRPr="008C2B75">
        <w:rPr>
          <w:rFonts w:ascii="宋体" w:hAnsi="宋体"/>
        </w:rPr>
        <w:t>“记忆增强型智能体”</w:t>
      </w:r>
      <w:r w:rsidRPr="008C4B41">
        <w:t>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w:t>
      </w:r>
      <w:r w:rsidRPr="008C4B41">
        <w:t>构建，耦合了记忆管理器（包括短期上下文管理、长期记忆召回与用户画像更新）、金融工具链（涵盖行情查询、产品检索、风险提示模板调用、投资组合计算、网页访问及</w:t>
      </w:r>
      <w:r w:rsidRPr="008C4B41">
        <w:t>Python</w:t>
      </w:r>
      <w:r w:rsidRPr="008C4B41">
        <w:t>代码执行等功能）以及合规管理器（负责风险提示生成与合规表达控制）等核心模块，形成</w:t>
      </w:r>
      <w:r w:rsidRPr="008C2B75">
        <w:rPr>
          <w:rFonts w:ascii="宋体" w:hAnsi="宋体"/>
        </w:rPr>
        <w:t>“记忆—工具—合规”</w:t>
      </w:r>
      <w:r w:rsidRPr="008C4B41">
        <w:t>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251BF9EB" w:rsidR="00A24BB2" w:rsidRDefault="00A24BB2" w:rsidP="00A24BB2">
      <w:pPr>
        <w:pStyle w:val="af7"/>
        <w:keepNext/>
        <w:ind w:firstLine="20.40pt"/>
      </w:pPr>
      <w:bookmarkStart w:id="518" w:name="_Toc223528579"/>
      <w:r>
        <w:lastRenderedPageBreak/>
        <w:t>表</w:t>
      </w:r>
      <w:r>
        <w:t xml:space="preserve"> </w:t>
      </w:r>
      <w:fldSimple w:instr=" STYLEREF 1 \s ">
        <w:r w:rsidR="00760944">
          <w:rPr>
            <w:rFonts w:hint="cs"/>
            <w:noProof/>
            <w:cs/>
          </w:rPr>
          <w:t>‎</w:t>
        </w:r>
        <w:r w:rsidR="00760944">
          <w:rPr>
            <w:noProof/>
          </w:rPr>
          <w:t>5</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5</w:t>
      </w:r>
      <w:r w:rsidR="00760944">
        <w:fldChar w:fldCharType="end"/>
      </w:r>
      <w:r>
        <w:t xml:space="preserve"> </w:t>
      </w:r>
      <w:r>
        <w:rPr>
          <w:rFonts w:hint="eastAsia"/>
        </w:rPr>
        <w:t>系统方法比较</w:t>
      </w:r>
      <w:bookmarkEnd w:id="518"/>
    </w:p>
    <w:tbl>
      <w:tblPr>
        <w:tblW w:w="396.80pt" w:type="dxa"/>
        <w:tblBorders>
          <w:top w:val="single" w:sz="4" w:space="0" w:color="auto"/>
          <w:bottom w:val="single" w:sz="4" w:space="0" w:color="auto"/>
        </w:tblBorders>
        <w:tblLook w:firstRow="1" w:lastRow="0" w:firstColumn="1" w:lastColumn="0" w:noHBand="0" w:noVBand="1"/>
      </w:tblPr>
      <w:tblGrid>
        <w:gridCol w:w="1625"/>
        <w:gridCol w:w="1313"/>
        <w:gridCol w:w="1346"/>
        <w:gridCol w:w="1040"/>
        <w:gridCol w:w="629"/>
        <w:gridCol w:w="954"/>
        <w:gridCol w:w="1029"/>
      </w:tblGrid>
      <w:tr w:rsidR="00A24BB2" w:rsidRPr="00760944" w14:paraId="5604220D" w14:textId="77777777" w:rsidTr="00760944">
        <w:trPr>
          <w:trHeight w:val="320"/>
        </w:trPr>
        <w:tc>
          <w:tcPr>
            <w:tcW w:w="146.45pt" w:type="dxa"/>
            <w:gridSpan w:val="2"/>
            <w:tcBorders>
              <w:bottom w:val="single" w:sz="8" w:space="0" w:color="auto"/>
            </w:tcBorders>
            <w:vAlign w:val="center"/>
            <w:hideMark/>
          </w:tcPr>
          <w:p w14:paraId="191A2F5B" w14:textId="77777777" w:rsidR="00A24BB2" w:rsidRPr="00760944" w:rsidRDefault="00A24BB2" w:rsidP="00B04513">
            <w:pPr>
              <w:jc w:val="center"/>
              <w:rPr>
                <w:color w:val="000000"/>
                <w:sz w:val="21"/>
                <w:szCs w:val="21"/>
              </w:rPr>
            </w:pPr>
            <w:r w:rsidRPr="00760944">
              <w:rPr>
                <w:rFonts w:hint="eastAsia"/>
                <w:color w:val="000000"/>
                <w:sz w:val="21"/>
                <w:szCs w:val="21"/>
              </w:rPr>
              <w:t>指标</w:t>
            </w:r>
          </w:p>
        </w:tc>
        <w:tc>
          <w:tcPr>
            <w:tcW w:w="44.95pt" w:type="dxa"/>
            <w:tcBorders>
              <w:bottom w:val="single" w:sz="8" w:space="0" w:color="auto"/>
            </w:tcBorders>
            <w:vAlign w:val="center"/>
            <w:hideMark/>
          </w:tcPr>
          <w:p w14:paraId="1C9786E9" w14:textId="77777777" w:rsidR="00A24BB2" w:rsidRPr="00760944" w:rsidRDefault="00A24BB2" w:rsidP="00A24BB2">
            <w:pPr>
              <w:rPr>
                <w:b/>
                <w:bCs/>
                <w:color w:val="000000"/>
                <w:sz w:val="18"/>
                <w:szCs w:val="18"/>
              </w:rPr>
            </w:pPr>
            <w:proofErr w:type="spellStart"/>
            <w:r w:rsidRPr="00760944">
              <w:rPr>
                <w:rFonts w:hint="eastAsia"/>
                <w:b/>
                <w:bCs/>
                <w:color w:val="000000"/>
                <w:sz w:val="18"/>
                <w:szCs w:val="18"/>
              </w:rPr>
              <w:t>MemFinRobot</w:t>
            </w:r>
            <w:proofErr w:type="spellEnd"/>
          </w:p>
        </w:tc>
        <w:tc>
          <w:tcPr>
            <w:tcW w:w="68.15pt" w:type="dxa"/>
            <w:tcBorders>
              <w:bottom w:val="single" w:sz="8" w:space="0" w:color="auto"/>
            </w:tcBorders>
            <w:vAlign w:val="center"/>
            <w:hideMark/>
          </w:tcPr>
          <w:p w14:paraId="7C1F4BBE" w14:textId="77777777" w:rsidR="00A24BB2" w:rsidRPr="00760944" w:rsidRDefault="00A24BB2" w:rsidP="00A24BB2">
            <w:pPr>
              <w:rPr>
                <w:color w:val="000000"/>
                <w:sz w:val="18"/>
                <w:szCs w:val="18"/>
              </w:rPr>
            </w:pPr>
            <w:r w:rsidRPr="00760944">
              <w:rPr>
                <w:rFonts w:hint="eastAsia"/>
                <w:color w:val="000000"/>
                <w:sz w:val="18"/>
                <w:szCs w:val="18"/>
              </w:rPr>
              <w:t>mem0</w:t>
            </w:r>
          </w:p>
        </w:tc>
        <w:tc>
          <w:tcPr>
            <w:tcW w:w="32.85pt" w:type="dxa"/>
            <w:tcBorders>
              <w:bottom w:val="single" w:sz="8" w:space="0" w:color="auto"/>
            </w:tcBorders>
            <w:vAlign w:val="center"/>
            <w:hideMark/>
          </w:tcPr>
          <w:p w14:paraId="57A9B394" w14:textId="77777777" w:rsidR="00A24BB2" w:rsidRPr="00760944" w:rsidRDefault="00A24BB2" w:rsidP="00A24BB2">
            <w:pPr>
              <w:rPr>
                <w:color w:val="000000"/>
                <w:sz w:val="18"/>
                <w:szCs w:val="18"/>
              </w:rPr>
            </w:pPr>
            <w:r w:rsidRPr="00760944">
              <w:rPr>
                <w:rFonts w:hint="eastAsia"/>
                <w:color w:val="000000"/>
                <w:sz w:val="18"/>
                <w:szCs w:val="18"/>
              </w:rPr>
              <w:t>LLM</w:t>
            </w:r>
          </w:p>
        </w:tc>
        <w:tc>
          <w:tcPr>
            <w:tcW w:w="50.20pt" w:type="dxa"/>
            <w:tcBorders>
              <w:bottom w:val="single" w:sz="8" w:space="0" w:color="auto"/>
            </w:tcBorders>
            <w:vAlign w:val="center"/>
            <w:hideMark/>
          </w:tcPr>
          <w:p w14:paraId="245B22D6" w14:textId="77777777" w:rsidR="00A24BB2" w:rsidRPr="00760944" w:rsidRDefault="00A24BB2" w:rsidP="00A24BB2">
            <w:pPr>
              <w:rPr>
                <w:color w:val="000000"/>
                <w:sz w:val="18"/>
                <w:szCs w:val="18"/>
              </w:rPr>
            </w:pPr>
            <w:proofErr w:type="spellStart"/>
            <w:r w:rsidRPr="00760944">
              <w:rPr>
                <w:rFonts w:hint="eastAsia"/>
                <w:color w:val="000000"/>
                <w:sz w:val="18"/>
                <w:szCs w:val="18"/>
              </w:rPr>
              <w:t>FinRobot</w:t>
            </w:r>
            <w:proofErr w:type="spellEnd"/>
          </w:p>
        </w:tc>
        <w:tc>
          <w:tcPr>
            <w:tcW w:w="54.20pt" w:type="dxa"/>
            <w:tcBorders>
              <w:bottom w:val="single" w:sz="8" w:space="0" w:color="auto"/>
            </w:tcBorders>
            <w:vAlign w:val="center"/>
            <w:hideMark/>
          </w:tcPr>
          <w:p w14:paraId="57543F10" w14:textId="77777777" w:rsidR="00A24BB2" w:rsidRPr="00760944" w:rsidRDefault="00A24BB2" w:rsidP="00A24BB2">
            <w:pPr>
              <w:rPr>
                <w:color w:val="000000"/>
                <w:sz w:val="18"/>
                <w:szCs w:val="18"/>
              </w:rPr>
            </w:pPr>
            <w:proofErr w:type="spellStart"/>
            <w:r w:rsidRPr="00760944">
              <w:rPr>
                <w:rFonts w:hint="eastAsia"/>
                <w:color w:val="000000"/>
                <w:sz w:val="18"/>
                <w:szCs w:val="18"/>
              </w:rPr>
              <w:t>LangMem</w:t>
            </w:r>
            <w:proofErr w:type="spellEnd"/>
          </w:p>
        </w:tc>
      </w:tr>
      <w:tr w:rsidR="00760944" w:rsidRPr="00760944" w14:paraId="4E6F8BFA" w14:textId="77777777" w:rsidTr="00760944">
        <w:trPr>
          <w:trHeight w:val="540"/>
        </w:trPr>
        <w:tc>
          <w:tcPr>
            <w:tcW w:w="81.20pt" w:type="dxa"/>
            <w:vMerge w:val="restart"/>
            <w:noWrap/>
            <w:vAlign w:val="center"/>
            <w:hideMark/>
          </w:tcPr>
          <w:p w14:paraId="779B335F"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上下文关联度与连续性</w:t>
            </w:r>
          </w:p>
        </w:tc>
        <w:tc>
          <w:tcPr>
            <w:tcW w:w="65.25pt" w:type="dxa"/>
            <w:vAlign w:val="center"/>
            <w:hideMark/>
          </w:tcPr>
          <w:p w14:paraId="180EBDDF" w14:textId="2287D321" w:rsidR="00A24BB2" w:rsidRPr="00760944" w:rsidRDefault="008E49DE" w:rsidP="00602B93">
            <w:pPr>
              <w:jc w:val="center"/>
              <w:rPr>
                <w:color w:val="000000"/>
                <w:sz w:val="21"/>
                <w:szCs w:val="21"/>
              </w:rPr>
            </w:pPr>
            <w:r w:rsidRPr="00760944">
              <w:rPr>
                <w:rFonts w:hint="eastAsia"/>
                <w:color w:val="000000"/>
                <w:sz w:val="21"/>
                <w:szCs w:val="21"/>
              </w:rPr>
              <w:t>CO</w:t>
            </w:r>
            <w:r w:rsidRPr="00760944">
              <w:rPr>
                <w:color w:val="000000"/>
                <w:sz w:val="21"/>
                <w:szCs w:val="21"/>
              </w:rPr>
              <w:t>NTRA</w:t>
            </w:r>
            <w:r w:rsidR="00A24BB2" w:rsidRPr="00760944">
              <w:rPr>
                <w:rFonts w:hint="eastAsia"/>
                <w:color w:val="000000"/>
                <w:sz w:val="21"/>
                <w:szCs w:val="21"/>
              </w:rPr>
              <w:t>↓</w:t>
            </w:r>
          </w:p>
        </w:tc>
        <w:tc>
          <w:tcPr>
            <w:tcW w:w="44.95pt" w:type="dxa"/>
            <w:vAlign w:val="center"/>
            <w:hideMark/>
          </w:tcPr>
          <w:p w14:paraId="0896DF52" w14:textId="77777777" w:rsidR="00A24BB2" w:rsidRPr="00760944" w:rsidRDefault="00A24BB2" w:rsidP="00B04513">
            <w:pPr>
              <w:jc w:val="center"/>
              <w:rPr>
                <w:b/>
                <w:bCs/>
                <w:color w:val="000000"/>
                <w:sz w:val="21"/>
                <w:szCs w:val="21"/>
              </w:rPr>
            </w:pPr>
            <w:r w:rsidRPr="00760944">
              <w:rPr>
                <w:rFonts w:hint="eastAsia"/>
                <w:b/>
                <w:bCs/>
                <w:color w:val="000000"/>
                <w:sz w:val="21"/>
                <w:szCs w:val="21"/>
              </w:rPr>
              <w:t>0.50</w:t>
            </w:r>
          </w:p>
        </w:tc>
        <w:tc>
          <w:tcPr>
            <w:tcW w:w="68.15pt" w:type="dxa"/>
            <w:vAlign w:val="center"/>
            <w:hideMark/>
          </w:tcPr>
          <w:p w14:paraId="1F01EEF5" w14:textId="77777777" w:rsidR="00A24BB2" w:rsidRPr="00760944" w:rsidRDefault="00A24BB2" w:rsidP="00A24BB2">
            <w:pPr>
              <w:rPr>
                <w:color w:val="000000"/>
                <w:sz w:val="21"/>
                <w:szCs w:val="21"/>
              </w:rPr>
            </w:pPr>
            <w:r w:rsidRPr="00760944">
              <w:rPr>
                <w:rFonts w:hint="eastAsia"/>
                <w:color w:val="000000"/>
                <w:sz w:val="21"/>
                <w:szCs w:val="21"/>
              </w:rPr>
              <w:t>0.69</w:t>
            </w:r>
          </w:p>
        </w:tc>
        <w:tc>
          <w:tcPr>
            <w:tcW w:w="32.85pt" w:type="dxa"/>
            <w:vAlign w:val="center"/>
            <w:hideMark/>
          </w:tcPr>
          <w:p w14:paraId="2839004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2DCB6986" w14:textId="77777777" w:rsidR="00A24BB2" w:rsidRPr="00760944" w:rsidRDefault="00A24BB2" w:rsidP="00A24BB2">
            <w:pPr>
              <w:rPr>
                <w:color w:val="000000"/>
                <w:sz w:val="21"/>
                <w:szCs w:val="21"/>
              </w:rPr>
            </w:pPr>
            <w:r w:rsidRPr="00760944">
              <w:rPr>
                <w:rFonts w:hint="eastAsia"/>
                <w:color w:val="000000"/>
                <w:sz w:val="21"/>
                <w:szCs w:val="21"/>
              </w:rPr>
              <w:t>0.62</w:t>
            </w:r>
          </w:p>
        </w:tc>
        <w:tc>
          <w:tcPr>
            <w:tcW w:w="54.20pt" w:type="dxa"/>
            <w:vAlign w:val="center"/>
            <w:hideMark/>
          </w:tcPr>
          <w:p w14:paraId="6F9BFE16" w14:textId="77777777" w:rsidR="00A24BB2" w:rsidRPr="00760944" w:rsidRDefault="00A24BB2" w:rsidP="00A24BB2">
            <w:pPr>
              <w:rPr>
                <w:color w:val="000000"/>
                <w:sz w:val="21"/>
                <w:szCs w:val="21"/>
              </w:rPr>
            </w:pPr>
            <w:r w:rsidRPr="00760944">
              <w:rPr>
                <w:rFonts w:hint="eastAsia"/>
                <w:color w:val="000000"/>
                <w:sz w:val="21"/>
                <w:szCs w:val="21"/>
              </w:rPr>
              <w:t>0.75</w:t>
            </w:r>
          </w:p>
        </w:tc>
      </w:tr>
      <w:tr w:rsidR="00760944" w:rsidRPr="00760944" w14:paraId="4F19DA01" w14:textId="77777777" w:rsidTr="00760944">
        <w:trPr>
          <w:trHeight w:val="540"/>
        </w:trPr>
        <w:tc>
          <w:tcPr>
            <w:tcW w:w="81.20pt" w:type="dxa"/>
            <w:vMerge/>
            <w:vAlign w:val="center"/>
            <w:hideMark/>
          </w:tcPr>
          <w:p w14:paraId="2859C492" w14:textId="77777777" w:rsidR="00A24BB2" w:rsidRPr="00760944" w:rsidRDefault="00A24BB2">
            <w:pPr>
              <w:rPr>
                <w:rFonts w:ascii="DengXian" w:eastAsia="DengXian" w:hAnsi="DengXian"/>
                <w:color w:val="000000"/>
                <w:sz w:val="21"/>
                <w:szCs w:val="21"/>
              </w:rPr>
            </w:pPr>
          </w:p>
        </w:tc>
        <w:tc>
          <w:tcPr>
            <w:tcW w:w="65.25pt" w:type="dxa"/>
            <w:vAlign w:val="center"/>
            <w:hideMark/>
          </w:tcPr>
          <w:p w14:paraId="16D6EB36" w14:textId="7F05B76E" w:rsidR="00A24BB2" w:rsidRPr="00760944" w:rsidRDefault="00602B93" w:rsidP="00602B93">
            <w:pPr>
              <w:jc w:val="center"/>
              <w:rPr>
                <w:color w:val="000000"/>
                <w:sz w:val="21"/>
                <w:szCs w:val="21"/>
              </w:rPr>
            </w:pPr>
            <w:proofErr w:type="spellStart"/>
            <w:r w:rsidRPr="00760944">
              <w:rPr>
                <w:rFonts w:hint="eastAsia"/>
                <w:color w:val="000000"/>
                <w:sz w:val="21"/>
                <w:szCs w:val="21"/>
              </w:rPr>
              <w:t>KC_</w:t>
            </w:r>
            <w:r w:rsidR="0031050C" w:rsidRPr="00760944">
              <w:rPr>
                <w:color w:val="000000"/>
                <w:sz w:val="21"/>
                <w:szCs w:val="21"/>
              </w:rPr>
              <w:t>long_hit</w:t>
            </w:r>
            <w:proofErr w:type="spellEnd"/>
          </w:p>
        </w:tc>
        <w:tc>
          <w:tcPr>
            <w:tcW w:w="44.95pt" w:type="dxa"/>
            <w:vAlign w:val="center"/>
            <w:hideMark/>
          </w:tcPr>
          <w:p w14:paraId="4E0A25BF" w14:textId="77777777" w:rsidR="00A24BB2" w:rsidRPr="00760944" w:rsidRDefault="00A24BB2" w:rsidP="00B04513">
            <w:pPr>
              <w:jc w:val="center"/>
              <w:rPr>
                <w:b/>
                <w:bCs/>
                <w:color w:val="000000"/>
                <w:sz w:val="21"/>
                <w:szCs w:val="21"/>
              </w:rPr>
            </w:pPr>
            <w:r w:rsidRPr="00760944">
              <w:rPr>
                <w:rFonts w:hint="eastAsia"/>
                <w:b/>
                <w:bCs/>
                <w:color w:val="000000"/>
                <w:sz w:val="21"/>
                <w:szCs w:val="21"/>
              </w:rPr>
              <w:t>0.07</w:t>
            </w:r>
          </w:p>
        </w:tc>
        <w:tc>
          <w:tcPr>
            <w:tcW w:w="68.15pt" w:type="dxa"/>
            <w:vAlign w:val="center"/>
            <w:hideMark/>
          </w:tcPr>
          <w:p w14:paraId="7656F3E3" w14:textId="77777777" w:rsidR="00A24BB2" w:rsidRPr="00760944" w:rsidRDefault="00A24BB2" w:rsidP="00A24BB2">
            <w:pPr>
              <w:rPr>
                <w:color w:val="000000"/>
                <w:sz w:val="21"/>
                <w:szCs w:val="21"/>
              </w:rPr>
            </w:pPr>
            <w:r w:rsidRPr="00760944">
              <w:rPr>
                <w:rFonts w:hint="eastAsia"/>
                <w:color w:val="000000"/>
                <w:sz w:val="21"/>
                <w:szCs w:val="21"/>
              </w:rPr>
              <w:t>0.05</w:t>
            </w:r>
          </w:p>
        </w:tc>
        <w:tc>
          <w:tcPr>
            <w:tcW w:w="32.85pt" w:type="dxa"/>
            <w:vAlign w:val="center"/>
            <w:hideMark/>
          </w:tcPr>
          <w:p w14:paraId="00D7541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5FC0A262" w14:textId="77777777" w:rsidR="00A24BB2" w:rsidRPr="00760944" w:rsidRDefault="00A24BB2" w:rsidP="00A24BB2">
            <w:pPr>
              <w:rPr>
                <w:color w:val="000000"/>
                <w:sz w:val="21"/>
                <w:szCs w:val="21"/>
              </w:rPr>
            </w:pPr>
            <w:r w:rsidRPr="00760944">
              <w:rPr>
                <w:rFonts w:hint="eastAsia"/>
                <w:color w:val="000000"/>
                <w:sz w:val="21"/>
                <w:szCs w:val="21"/>
              </w:rPr>
              <w:t>-</w:t>
            </w:r>
          </w:p>
        </w:tc>
        <w:tc>
          <w:tcPr>
            <w:tcW w:w="54.20pt" w:type="dxa"/>
            <w:vAlign w:val="center"/>
            <w:hideMark/>
          </w:tcPr>
          <w:p w14:paraId="7C2268C2" w14:textId="77777777" w:rsidR="00A24BB2" w:rsidRPr="00760944" w:rsidRDefault="00A24BB2" w:rsidP="00A24BB2">
            <w:pPr>
              <w:rPr>
                <w:color w:val="000000"/>
                <w:sz w:val="21"/>
                <w:szCs w:val="21"/>
              </w:rPr>
            </w:pPr>
            <w:r w:rsidRPr="00760944">
              <w:rPr>
                <w:rFonts w:hint="eastAsia"/>
                <w:color w:val="000000"/>
                <w:sz w:val="21"/>
                <w:szCs w:val="21"/>
              </w:rPr>
              <w:t>0.05</w:t>
            </w:r>
          </w:p>
        </w:tc>
      </w:tr>
      <w:tr w:rsidR="00760944" w:rsidRPr="00760944" w14:paraId="51296185" w14:textId="77777777" w:rsidTr="00760944">
        <w:trPr>
          <w:trHeight w:val="540"/>
        </w:trPr>
        <w:tc>
          <w:tcPr>
            <w:tcW w:w="81.20pt" w:type="dxa"/>
            <w:noWrap/>
            <w:vAlign w:val="center"/>
            <w:hideMark/>
          </w:tcPr>
          <w:p w14:paraId="2DCD3833" w14:textId="77777777" w:rsidR="00A24BB2" w:rsidRPr="00760944" w:rsidRDefault="00A24BB2" w:rsidP="00B04513">
            <w:pPr>
              <w:jc w:val="center"/>
              <w:rPr>
                <w:color w:val="000000"/>
                <w:sz w:val="21"/>
                <w:szCs w:val="21"/>
              </w:rPr>
            </w:pPr>
            <w:r w:rsidRPr="00760944">
              <w:rPr>
                <w:rFonts w:hint="eastAsia"/>
                <w:color w:val="000000"/>
                <w:sz w:val="21"/>
                <w:szCs w:val="21"/>
              </w:rPr>
              <w:t>用户画像对齐度</w:t>
            </w:r>
          </w:p>
        </w:tc>
        <w:tc>
          <w:tcPr>
            <w:tcW w:w="65.25pt" w:type="dxa"/>
            <w:vAlign w:val="center"/>
            <w:hideMark/>
          </w:tcPr>
          <w:p w14:paraId="34F1BC38" w14:textId="3DF3C953" w:rsidR="00A24BB2" w:rsidRPr="00760944" w:rsidRDefault="00602B93" w:rsidP="00602B93">
            <w:pPr>
              <w:jc w:val="center"/>
              <w:rPr>
                <w:color w:val="000000"/>
                <w:sz w:val="21"/>
                <w:szCs w:val="21"/>
              </w:rPr>
            </w:pPr>
            <w:proofErr w:type="spellStart"/>
            <w:r w:rsidRPr="00760944">
              <w:rPr>
                <w:rFonts w:hint="eastAsia"/>
                <w:color w:val="000000"/>
                <w:sz w:val="21"/>
                <w:szCs w:val="21"/>
              </w:rPr>
              <w:t>Pr</w:t>
            </w:r>
            <w:r w:rsidRPr="00760944">
              <w:rPr>
                <w:color w:val="000000"/>
                <w:sz w:val="21"/>
                <w:szCs w:val="21"/>
              </w:rPr>
              <w:t>ofileScore</w:t>
            </w:r>
            <w:proofErr w:type="spellEnd"/>
          </w:p>
        </w:tc>
        <w:tc>
          <w:tcPr>
            <w:tcW w:w="44.95pt" w:type="dxa"/>
            <w:vAlign w:val="center"/>
            <w:hideMark/>
          </w:tcPr>
          <w:p w14:paraId="38CE72F5" w14:textId="77777777" w:rsidR="00A24BB2" w:rsidRPr="00760944" w:rsidRDefault="00A24BB2" w:rsidP="00B04513">
            <w:pPr>
              <w:jc w:val="center"/>
              <w:rPr>
                <w:b/>
                <w:bCs/>
                <w:color w:val="000000"/>
                <w:sz w:val="21"/>
                <w:szCs w:val="21"/>
              </w:rPr>
            </w:pPr>
            <w:r w:rsidRPr="00760944">
              <w:rPr>
                <w:rFonts w:hint="eastAsia"/>
                <w:b/>
                <w:bCs/>
                <w:color w:val="000000"/>
                <w:sz w:val="21"/>
                <w:szCs w:val="21"/>
              </w:rPr>
              <w:t>0.23</w:t>
            </w:r>
          </w:p>
        </w:tc>
        <w:tc>
          <w:tcPr>
            <w:tcW w:w="68.15pt" w:type="dxa"/>
            <w:vAlign w:val="center"/>
            <w:hideMark/>
          </w:tcPr>
          <w:p w14:paraId="631CE6D6" w14:textId="77777777" w:rsidR="00A24BB2" w:rsidRPr="00760944" w:rsidRDefault="00A24BB2" w:rsidP="00A24BB2">
            <w:pPr>
              <w:rPr>
                <w:color w:val="000000"/>
                <w:sz w:val="21"/>
                <w:szCs w:val="21"/>
              </w:rPr>
            </w:pPr>
            <w:r w:rsidRPr="00760944">
              <w:rPr>
                <w:rFonts w:hint="eastAsia"/>
                <w:color w:val="000000"/>
                <w:sz w:val="21"/>
                <w:szCs w:val="21"/>
              </w:rPr>
              <w:t>0.17</w:t>
            </w:r>
          </w:p>
        </w:tc>
        <w:tc>
          <w:tcPr>
            <w:tcW w:w="32.85pt" w:type="dxa"/>
            <w:vAlign w:val="center"/>
            <w:hideMark/>
          </w:tcPr>
          <w:p w14:paraId="66D084AB" w14:textId="77777777" w:rsidR="00A24BB2" w:rsidRPr="00760944" w:rsidRDefault="00A24BB2" w:rsidP="00A24BB2">
            <w:pPr>
              <w:rPr>
                <w:color w:val="000000"/>
                <w:sz w:val="21"/>
                <w:szCs w:val="21"/>
              </w:rPr>
            </w:pPr>
            <w:r w:rsidRPr="00760944">
              <w:rPr>
                <w:rFonts w:hint="eastAsia"/>
                <w:color w:val="000000"/>
                <w:sz w:val="21"/>
                <w:szCs w:val="21"/>
              </w:rPr>
              <w:t>0.16</w:t>
            </w:r>
          </w:p>
        </w:tc>
        <w:tc>
          <w:tcPr>
            <w:tcW w:w="50.20pt" w:type="dxa"/>
            <w:vAlign w:val="center"/>
            <w:hideMark/>
          </w:tcPr>
          <w:p w14:paraId="687E87A9" w14:textId="77777777" w:rsidR="00A24BB2" w:rsidRPr="00760944" w:rsidRDefault="00A24BB2" w:rsidP="00A24BB2">
            <w:pPr>
              <w:rPr>
                <w:color w:val="000000"/>
                <w:sz w:val="21"/>
                <w:szCs w:val="21"/>
              </w:rPr>
            </w:pPr>
            <w:r w:rsidRPr="00760944">
              <w:rPr>
                <w:rFonts w:hint="eastAsia"/>
                <w:color w:val="000000"/>
                <w:sz w:val="21"/>
                <w:szCs w:val="21"/>
              </w:rPr>
              <w:t>0.17</w:t>
            </w:r>
          </w:p>
        </w:tc>
        <w:tc>
          <w:tcPr>
            <w:tcW w:w="54.20pt" w:type="dxa"/>
            <w:vAlign w:val="center"/>
            <w:hideMark/>
          </w:tcPr>
          <w:p w14:paraId="59273BAE" w14:textId="77777777" w:rsidR="00A24BB2" w:rsidRPr="00760944" w:rsidRDefault="00A24BB2" w:rsidP="00A24BB2">
            <w:pPr>
              <w:rPr>
                <w:color w:val="000000"/>
                <w:sz w:val="21"/>
                <w:szCs w:val="21"/>
              </w:rPr>
            </w:pPr>
            <w:r w:rsidRPr="00760944">
              <w:rPr>
                <w:rFonts w:hint="eastAsia"/>
                <w:color w:val="000000"/>
                <w:sz w:val="21"/>
                <w:szCs w:val="21"/>
              </w:rPr>
              <w:t>0.19</w:t>
            </w:r>
          </w:p>
        </w:tc>
      </w:tr>
      <w:tr w:rsidR="00760944" w:rsidRPr="00760944" w14:paraId="6B5BFF35" w14:textId="77777777" w:rsidTr="00760944">
        <w:trPr>
          <w:trHeight w:val="540"/>
        </w:trPr>
        <w:tc>
          <w:tcPr>
            <w:tcW w:w="81.20pt" w:type="dxa"/>
            <w:vMerge w:val="restart"/>
            <w:noWrap/>
            <w:vAlign w:val="center"/>
            <w:hideMark/>
          </w:tcPr>
          <w:p w14:paraId="3B8F06F4"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风险提示覆盖率</w:t>
            </w:r>
          </w:p>
        </w:tc>
        <w:tc>
          <w:tcPr>
            <w:tcW w:w="65.25pt" w:type="dxa"/>
            <w:vAlign w:val="center"/>
            <w:hideMark/>
          </w:tcPr>
          <w:p w14:paraId="790A9E19" w14:textId="6D50BA15" w:rsidR="00A24BB2" w:rsidRPr="00760944" w:rsidRDefault="00602B93" w:rsidP="00602B93">
            <w:pPr>
              <w:jc w:val="center"/>
              <w:rPr>
                <w:color w:val="000000"/>
                <w:sz w:val="21"/>
                <w:szCs w:val="21"/>
              </w:rPr>
            </w:pPr>
            <w:r w:rsidRPr="00760944">
              <w:rPr>
                <w:rFonts w:hint="eastAsia"/>
                <w:color w:val="000000"/>
                <w:sz w:val="21"/>
                <w:szCs w:val="21"/>
              </w:rPr>
              <w:t>R</w:t>
            </w:r>
            <w:r w:rsidRPr="00760944">
              <w:rPr>
                <w:color w:val="000000"/>
                <w:sz w:val="21"/>
                <w:szCs w:val="21"/>
              </w:rPr>
              <w:t>C</w:t>
            </w:r>
          </w:p>
        </w:tc>
        <w:tc>
          <w:tcPr>
            <w:tcW w:w="44.95pt" w:type="dxa"/>
            <w:vAlign w:val="center"/>
            <w:hideMark/>
          </w:tcPr>
          <w:p w14:paraId="27600EA8" w14:textId="77777777" w:rsidR="00A24BB2" w:rsidRPr="00760944" w:rsidRDefault="00A24BB2" w:rsidP="00B04513">
            <w:pPr>
              <w:jc w:val="center"/>
              <w:rPr>
                <w:b/>
                <w:bCs/>
                <w:color w:val="000000"/>
                <w:sz w:val="21"/>
                <w:szCs w:val="21"/>
              </w:rPr>
            </w:pPr>
            <w:r w:rsidRPr="00760944">
              <w:rPr>
                <w:rFonts w:hint="eastAsia"/>
                <w:b/>
                <w:bCs/>
                <w:color w:val="000000"/>
                <w:sz w:val="21"/>
                <w:szCs w:val="21"/>
              </w:rPr>
              <w:t>0.84</w:t>
            </w:r>
          </w:p>
        </w:tc>
        <w:tc>
          <w:tcPr>
            <w:tcW w:w="68.15pt" w:type="dxa"/>
            <w:vAlign w:val="center"/>
            <w:hideMark/>
          </w:tcPr>
          <w:p w14:paraId="2B1F1A53" w14:textId="77777777" w:rsidR="00A24BB2" w:rsidRPr="00760944" w:rsidRDefault="00A24BB2" w:rsidP="00A24BB2">
            <w:pPr>
              <w:rPr>
                <w:color w:val="000000"/>
                <w:sz w:val="21"/>
                <w:szCs w:val="21"/>
              </w:rPr>
            </w:pPr>
            <w:r w:rsidRPr="00760944">
              <w:rPr>
                <w:rFonts w:hint="eastAsia"/>
                <w:color w:val="000000"/>
                <w:sz w:val="21"/>
                <w:szCs w:val="21"/>
              </w:rPr>
              <w:t>0.54</w:t>
            </w:r>
          </w:p>
        </w:tc>
        <w:tc>
          <w:tcPr>
            <w:tcW w:w="32.85pt" w:type="dxa"/>
            <w:vAlign w:val="center"/>
            <w:hideMark/>
          </w:tcPr>
          <w:p w14:paraId="6341AD14"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6999CAAE" w14:textId="77777777" w:rsidR="00A24BB2" w:rsidRPr="00760944" w:rsidRDefault="00A24BB2" w:rsidP="00A24BB2">
            <w:pPr>
              <w:rPr>
                <w:color w:val="000000"/>
                <w:sz w:val="21"/>
                <w:szCs w:val="21"/>
              </w:rPr>
            </w:pPr>
            <w:r w:rsidRPr="00760944">
              <w:rPr>
                <w:rFonts w:hint="eastAsia"/>
                <w:color w:val="000000"/>
                <w:sz w:val="21"/>
                <w:szCs w:val="21"/>
              </w:rPr>
              <w:t>0.51</w:t>
            </w:r>
          </w:p>
        </w:tc>
        <w:tc>
          <w:tcPr>
            <w:tcW w:w="54.20pt" w:type="dxa"/>
            <w:vAlign w:val="center"/>
            <w:hideMark/>
          </w:tcPr>
          <w:p w14:paraId="4C015D10" w14:textId="77777777" w:rsidR="00A24BB2" w:rsidRPr="00760944" w:rsidRDefault="00A24BB2" w:rsidP="00A24BB2">
            <w:pPr>
              <w:rPr>
                <w:color w:val="000000"/>
                <w:sz w:val="21"/>
                <w:szCs w:val="21"/>
              </w:rPr>
            </w:pPr>
            <w:r w:rsidRPr="00760944">
              <w:rPr>
                <w:rFonts w:hint="eastAsia"/>
                <w:color w:val="000000"/>
                <w:sz w:val="21"/>
                <w:szCs w:val="21"/>
              </w:rPr>
              <w:t>0.45</w:t>
            </w:r>
          </w:p>
        </w:tc>
      </w:tr>
      <w:tr w:rsidR="00760944" w:rsidRPr="00760944" w14:paraId="5791E2DF" w14:textId="77777777" w:rsidTr="00760944">
        <w:trPr>
          <w:trHeight w:val="540"/>
        </w:trPr>
        <w:tc>
          <w:tcPr>
            <w:tcW w:w="81.20pt" w:type="dxa"/>
            <w:vMerge/>
            <w:vAlign w:val="center"/>
            <w:hideMark/>
          </w:tcPr>
          <w:p w14:paraId="435A90A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46B84C6" w14:textId="0462C64E" w:rsidR="00A24BB2" w:rsidRPr="00760944" w:rsidRDefault="00602B93" w:rsidP="00602B93">
            <w:pPr>
              <w:jc w:val="center"/>
              <w:rPr>
                <w:color w:val="000000"/>
                <w:sz w:val="21"/>
                <w:szCs w:val="21"/>
              </w:rPr>
            </w:pPr>
            <w:proofErr w:type="spellStart"/>
            <w:r w:rsidRPr="00760944">
              <w:rPr>
                <w:rFonts w:hint="eastAsia"/>
                <w:color w:val="000000"/>
                <w:sz w:val="21"/>
                <w:szCs w:val="21"/>
              </w:rPr>
              <w:t>R</w:t>
            </w:r>
            <w:r w:rsidRPr="00760944">
              <w:rPr>
                <w:color w:val="000000"/>
                <w:sz w:val="21"/>
                <w:szCs w:val="21"/>
              </w:rPr>
              <w:t>C_strict</w:t>
            </w:r>
            <w:proofErr w:type="spellEnd"/>
          </w:p>
        </w:tc>
        <w:tc>
          <w:tcPr>
            <w:tcW w:w="44.95pt" w:type="dxa"/>
            <w:vAlign w:val="center"/>
            <w:hideMark/>
          </w:tcPr>
          <w:p w14:paraId="2BD16551" w14:textId="77777777" w:rsidR="00A24BB2" w:rsidRPr="00760944" w:rsidRDefault="00A24BB2" w:rsidP="00B04513">
            <w:pPr>
              <w:jc w:val="center"/>
              <w:rPr>
                <w:b/>
                <w:bCs/>
                <w:color w:val="000000"/>
                <w:sz w:val="21"/>
                <w:szCs w:val="21"/>
              </w:rPr>
            </w:pPr>
            <w:r w:rsidRPr="00760944">
              <w:rPr>
                <w:rFonts w:hint="eastAsia"/>
                <w:b/>
                <w:bCs/>
                <w:color w:val="000000"/>
                <w:sz w:val="21"/>
                <w:szCs w:val="21"/>
              </w:rPr>
              <w:t>0.67</w:t>
            </w:r>
          </w:p>
        </w:tc>
        <w:tc>
          <w:tcPr>
            <w:tcW w:w="68.15pt" w:type="dxa"/>
            <w:vAlign w:val="center"/>
            <w:hideMark/>
          </w:tcPr>
          <w:p w14:paraId="1B288F8C" w14:textId="77777777" w:rsidR="00A24BB2" w:rsidRPr="00760944" w:rsidRDefault="00A24BB2" w:rsidP="00A24BB2">
            <w:pPr>
              <w:rPr>
                <w:color w:val="000000"/>
                <w:sz w:val="21"/>
                <w:szCs w:val="21"/>
              </w:rPr>
            </w:pPr>
            <w:r w:rsidRPr="00760944">
              <w:rPr>
                <w:rFonts w:hint="eastAsia"/>
                <w:color w:val="000000"/>
                <w:sz w:val="21"/>
                <w:szCs w:val="21"/>
              </w:rPr>
              <w:t>0.15</w:t>
            </w:r>
          </w:p>
        </w:tc>
        <w:tc>
          <w:tcPr>
            <w:tcW w:w="32.85pt" w:type="dxa"/>
            <w:vAlign w:val="center"/>
            <w:hideMark/>
          </w:tcPr>
          <w:p w14:paraId="7E17AD65"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0.20pt" w:type="dxa"/>
            <w:vAlign w:val="center"/>
            <w:hideMark/>
          </w:tcPr>
          <w:p w14:paraId="6D63FD17"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4.20pt" w:type="dxa"/>
            <w:vAlign w:val="center"/>
            <w:hideMark/>
          </w:tcPr>
          <w:p w14:paraId="2FF14FDF" w14:textId="77777777" w:rsidR="00A24BB2" w:rsidRPr="00760944" w:rsidRDefault="00A24BB2" w:rsidP="00A24BB2">
            <w:pPr>
              <w:rPr>
                <w:color w:val="000000"/>
                <w:sz w:val="21"/>
                <w:szCs w:val="21"/>
              </w:rPr>
            </w:pPr>
            <w:r w:rsidRPr="00760944">
              <w:rPr>
                <w:rFonts w:hint="eastAsia"/>
                <w:color w:val="000000"/>
                <w:sz w:val="21"/>
                <w:szCs w:val="21"/>
              </w:rPr>
              <w:t>0.14</w:t>
            </w:r>
          </w:p>
        </w:tc>
      </w:tr>
      <w:tr w:rsidR="00760944" w:rsidRPr="00760944" w14:paraId="06B8F73B" w14:textId="77777777" w:rsidTr="00760944">
        <w:trPr>
          <w:trHeight w:val="320"/>
        </w:trPr>
        <w:tc>
          <w:tcPr>
            <w:tcW w:w="81.20pt" w:type="dxa"/>
            <w:vMerge w:val="restart"/>
            <w:noWrap/>
            <w:vAlign w:val="center"/>
            <w:hideMark/>
          </w:tcPr>
          <w:p w14:paraId="12B95C15"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内容合规度</w:t>
            </w:r>
          </w:p>
        </w:tc>
        <w:tc>
          <w:tcPr>
            <w:tcW w:w="65.25pt" w:type="dxa"/>
            <w:vAlign w:val="center"/>
            <w:hideMark/>
          </w:tcPr>
          <w:p w14:paraId="6C0E47A6" w14:textId="58D5C9E4" w:rsidR="00A24BB2" w:rsidRPr="00760944" w:rsidRDefault="00602B93" w:rsidP="00602B93">
            <w:pPr>
              <w:jc w:val="center"/>
              <w:rPr>
                <w:color w:val="000000"/>
                <w:sz w:val="21"/>
                <w:szCs w:val="21"/>
              </w:rPr>
            </w:pPr>
            <w:proofErr w:type="spellStart"/>
            <w:r w:rsidRPr="00760944">
              <w:rPr>
                <w:rFonts w:hint="eastAsia"/>
                <w:color w:val="000000"/>
                <w:sz w:val="21"/>
                <w:szCs w:val="21"/>
              </w:rPr>
              <w:t>C</w:t>
            </w:r>
            <w:r w:rsidRPr="00760944">
              <w:rPr>
                <w:color w:val="000000"/>
                <w:sz w:val="21"/>
                <w:szCs w:val="21"/>
              </w:rPr>
              <w:t>ompAcc</w:t>
            </w:r>
            <w:proofErr w:type="spellEnd"/>
          </w:p>
        </w:tc>
        <w:tc>
          <w:tcPr>
            <w:tcW w:w="44.95pt" w:type="dxa"/>
            <w:vAlign w:val="center"/>
            <w:hideMark/>
          </w:tcPr>
          <w:p w14:paraId="7ADFAA15" w14:textId="77777777" w:rsidR="00A24BB2" w:rsidRPr="00760944" w:rsidRDefault="00A24BB2" w:rsidP="00B04513">
            <w:pPr>
              <w:jc w:val="center"/>
              <w:rPr>
                <w:b/>
                <w:bCs/>
                <w:color w:val="000000"/>
                <w:sz w:val="21"/>
                <w:szCs w:val="21"/>
              </w:rPr>
            </w:pPr>
            <w:r w:rsidRPr="00760944">
              <w:rPr>
                <w:rFonts w:hint="eastAsia"/>
                <w:b/>
                <w:bCs/>
                <w:color w:val="000000"/>
                <w:sz w:val="21"/>
                <w:szCs w:val="21"/>
              </w:rPr>
              <w:t>0.55</w:t>
            </w:r>
          </w:p>
        </w:tc>
        <w:tc>
          <w:tcPr>
            <w:tcW w:w="68.15pt" w:type="dxa"/>
            <w:vAlign w:val="center"/>
            <w:hideMark/>
          </w:tcPr>
          <w:p w14:paraId="718CCE5A" w14:textId="77777777" w:rsidR="00A24BB2" w:rsidRPr="00760944" w:rsidRDefault="00A24BB2" w:rsidP="00A24BB2">
            <w:pPr>
              <w:rPr>
                <w:color w:val="000000"/>
                <w:sz w:val="21"/>
                <w:szCs w:val="21"/>
              </w:rPr>
            </w:pPr>
            <w:r w:rsidRPr="00760944">
              <w:rPr>
                <w:rFonts w:hint="eastAsia"/>
                <w:color w:val="000000"/>
                <w:sz w:val="21"/>
                <w:szCs w:val="21"/>
              </w:rPr>
              <w:t>0.32</w:t>
            </w:r>
          </w:p>
        </w:tc>
        <w:tc>
          <w:tcPr>
            <w:tcW w:w="32.85pt" w:type="dxa"/>
            <w:vAlign w:val="center"/>
            <w:hideMark/>
          </w:tcPr>
          <w:p w14:paraId="41D55419"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3008113C"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4.20pt" w:type="dxa"/>
            <w:vAlign w:val="center"/>
            <w:hideMark/>
          </w:tcPr>
          <w:p w14:paraId="4089EF95" w14:textId="77777777" w:rsidR="00A24BB2" w:rsidRPr="00760944" w:rsidRDefault="00A24BB2" w:rsidP="00A24BB2">
            <w:pPr>
              <w:rPr>
                <w:color w:val="000000"/>
                <w:sz w:val="21"/>
                <w:szCs w:val="21"/>
              </w:rPr>
            </w:pPr>
            <w:r w:rsidRPr="00760944">
              <w:rPr>
                <w:rFonts w:hint="eastAsia"/>
                <w:color w:val="000000"/>
                <w:sz w:val="21"/>
                <w:szCs w:val="21"/>
              </w:rPr>
              <w:t>0.47</w:t>
            </w:r>
          </w:p>
        </w:tc>
      </w:tr>
      <w:tr w:rsidR="00760944" w:rsidRPr="00760944" w14:paraId="3661A622" w14:textId="77777777" w:rsidTr="00760944">
        <w:trPr>
          <w:trHeight w:val="320"/>
        </w:trPr>
        <w:tc>
          <w:tcPr>
            <w:tcW w:w="81.20pt" w:type="dxa"/>
            <w:vMerge/>
            <w:vAlign w:val="center"/>
            <w:hideMark/>
          </w:tcPr>
          <w:p w14:paraId="00F14C95" w14:textId="77777777" w:rsidR="00A24BB2" w:rsidRPr="00760944" w:rsidRDefault="00A24BB2">
            <w:pPr>
              <w:rPr>
                <w:rFonts w:ascii="DengXian" w:eastAsia="DengXian" w:hAnsi="DengXian"/>
                <w:color w:val="000000"/>
                <w:sz w:val="21"/>
                <w:szCs w:val="21"/>
              </w:rPr>
            </w:pPr>
          </w:p>
        </w:tc>
        <w:tc>
          <w:tcPr>
            <w:tcW w:w="65.25pt" w:type="dxa"/>
            <w:vAlign w:val="center"/>
            <w:hideMark/>
          </w:tcPr>
          <w:p w14:paraId="4413A1CE" w14:textId="1819321E" w:rsidR="00A24BB2" w:rsidRPr="00760944" w:rsidRDefault="00602B93" w:rsidP="00602B93">
            <w:pPr>
              <w:jc w:val="center"/>
              <w:rPr>
                <w:color w:val="000000"/>
                <w:sz w:val="21"/>
                <w:szCs w:val="21"/>
              </w:rPr>
            </w:pPr>
            <w:proofErr w:type="spellStart"/>
            <w:r w:rsidRPr="00760944">
              <w:rPr>
                <w:color w:val="000000"/>
                <w:sz w:val="21"/>
                <w:szCs w:val="21"/>
              </w:rPr>
              <w:t>SeverRate</w:t>
            </w:r>
            <w:proofErr w:type="spellEnd"/>
            <w:r w:rsidR="00A24BB2" w:rsidRPr="00760944">
              <w:rPr>
                <w:rFonts w:hint="eastAsia"/>
                <w:color w:val="000000"/>
                <w:sz w:val="21"/>
                <w:szCs w:val="21"/>
              </w:rPr>
              <w:t>↓</w:t>
            </w:r>
          </w:p>
        </w:tc>
        <w:tc>
          <w:tcPr>
            <w:tcW w:w="44.95pt" w:type="dxa"/>
            <w:vAlign w:val="center"/>
            <w:hideMark/>
          </w:tcPr>
          <w:p w14:paraId="40334616" w14:textId="77777777" w:rsidR="00A24BB2" w:rsidRPr="00760944" w:rsidRDefault="00A24BB2" w:rsidP="00B04513">
            <w:pPr>
              <w:jc w:val="center"/>
              <w:rPr>
                <w:b/>
                <w:bCs/>
                <w:color w:val="000000"/>
                <w:sz w:val="21"/>
                <w:szCs w:val="21"/>
              </w:rPr>
            </w:pPr>
            <w:r w:rsidRPr="00760944">
              <w:rPr>
                <w:rFonts w:hint="eastAsia"/>
                <w:b/>
                <w:bCs/>
                <w:color w:val="000000"/>
                <w:sz w:val="21"/>
                <w:szCs w:val="21"/>
              </w:rPr>
              <w:t>0.40</w:t>
            </w:r>
          </w:p>
        </w:tc>
        <w:tc>
          <w:tcPr>
            <w:tcW w:w="68.15pt" w:type="dxa"/>
            <w:vAlign w:val="center"/>
            <w:hideMark/>
          </w:tcPr>
          <w:p w14:paraId="0A148EAA" w14:textId="77777777" w:rsidR="00A24BB2" w:rsidRPr="00760944" w:rsidRDefault="00A24BB2" w:rsidP="00A24BB2">
            <w:pPr>
              <w:rPr>
                <w:color w:val="000000"/>
                <w:sz w:val="21"/>
                <w:szCs w:val="21"/>
              </w:rPr>
            </w:pPr>
            <w:r w:rsidRPr="00760944">
              <w:rPr>
                <w:rFonts w:hint="eastAsia"/>
                <w:color w:val="000000"/>
                <w:sz w:val="21"/>
                <w:szCs w:val="21"/>
              </w:rPr>
              <w:t>0.66</w:t>
            </w:r>
          </w:p>
        </w:tc>
        <w:tc>
          <w:tcPr>
            <w:tcW w:w="32.85pt" w:type="dxa"/>
            <w:vAlign w:val="center"/>
            <w:hideMark/>
          </w:tcPr>
          <w:p w14:paraId="51B1CCF9" w14:textId="77777777" w:rsidR="00A24BB2" w:rsidRPr="00760944" w:rsidRDefault="00A24BB2" w:rsidP="00A24BB2">
            <w:pPr>
              <w:rPr>
                <w:color w:val="000000"/>
                <w:sz w:val="21"/>
                <w:szCs w:val="21"/>
              </w:rPr>
            </w:pPr>
            <w:r w:rsidRPr="00760944">
              <w:rPr>
                <w:rFonts w:hint="eastAsia"/>
                <w:color w:val="000000"/>
                <w:sz w:val="21"/>
                <w:szCs w:val="21"/>
              </w:rPr>
              <w:t>0.42</w:t>
            </w:r>
          </w:p>
        </w:tc>
        <w:tc>
          <w:tcPr>
            <w:tcW w:w="50.20pt" w:type="dxa"/>
            <w:vAlign w:val="center"/>
            <w:hideMark/>
          </w:tcPr>
          <w:p w14:paraId="2D1155A8" w14:textId="77777777" w:rsidR="00A24BB2" w:rsidRPr="00760944" w:rsidRDefault="00A24BB2" w:rsidP="00A24BB2">
            <w:pPr>
              <w:rPr>
                <w:color w:val="000000"/>
                <w:sz w:val="21"/>
                <w:szCs w:val="21"/>
              </w:rPr>
            </w:pPr>
            <w:r w:rsidRPr="00760944">
              <w:rPr>
                <w:rFonts w:hint="eastAsia"/>
                <w:color w:val="000000"/>
                <w:sz w:val="21"/>
                <w:szCs w:val="21"/>
              </w:rPr>
              <w:t>0.45</w:t>
            </w:r>
          </w:p>
        </w:tc>
        <w:tc>
          <w:tcPr>
            <w:tcW w:w="54.20pt" w:type="dxa"/>
            <w:vAlign w:val="center"/>
            <w:hideMark/>
          </w:tcPr>
          <w:p w14:paraId="0D0FE8C6" w14:textId="77777777" w:rsidR="00A24BB2" w:rsidRPr="00760944" w:rsidRDefault="00A24BB2" w:rsidP="00A24BB2">
            <w:pPr>
              <w:rPr>
                <w:color w:val="000000"/>
                <w:sz w:val="21"/>
                <w:szCs w:val="21"/>
              </w:rPr>
            </w:pPr>
            <w:r w:rsidRPr="00760944">
              <w:rPr>
                <w:rFonts w:hint="eastAsia"/>
                <w:color w:val="000000"/>
                <w:sz w:val="21"/>
                <w:szCs w:val="21"/>
              </w:rPr>
              <w:t>0.53</w:t>
            </w:r>
          </w:p>
        </w:tc>
      </w:tr>
      <w:tr w:rsidR="00760944" w:rsidRPr="00760944" w14:paraId="33B18A45" w14:textId="77777777" w:rsidTr="00760944">
        <w:trPr>
          <w:trHeight w:val="540"/>
        </w:trPr>
        <w:tc>
          <w:tcPr>
            <w:tcW w:w="81.20pt" w:type="dxa"/>
            <w:vMerge w:val="restart"/>
            <w:noWrap/>
            <w:vAlign w:val="center"/>
            <w:hideMark/>
          </w:tcPr>
          <w:p w14:paraId="5B2F34A6"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决策辅助解释度</w:t>
            </w:r>
          </w:p>
        </w:tc>
        <w:tc>
          <w:tcPr>
            <w:tcW w:w="65.25pt" w:type="dxa"/>
            <w:vAlign w:val="center"/>
            <w:hideMark/>
          </w:tcPr>
          <w:p w14:paraId="3D03BD64" w14:textId="7A1F1BDF" w:rsidR="00A24BB2" w:rsidRPr="00760944" w:rsidRDefault="00602B93" w:rsidP="00602B93">
            <w:pPr>
              <w:jc w:val="center"/>
              <w:rPr>
                <w:color w:val="000000"/>
                <w:sz w:val="21"/>
                <w:szCs w:val="21"/>
              </w:rPr>
            </w:pPr>
            <w:r w:rsidRPr="00760944">
              <w:rPr>
                <w:rFonts w:hint="eastAsia"/>
                <w:color w:val="000000"/>
                <w:sz w:val="21"/>
                <w:szCs w:val="21"/>
              </w:rPr>
              <w:t>E</w:t>
            </w:r>
            <w:r w:rsidRPr="00760944">
              <w:rPr>
                <w:color w:val="000000"/>
                <w:sz w:val="21"/>
                <w:szCs w:val="21"/>
              </w:rPr>
              <w:t>R</w:t>
            </w:r>
          </w:p>
        </w:tc>
        <w:tc>
          <w:tcPr>
            <w:tcW w:w="44.95pt" w:type="dxa"/>
            <w:vAlign w:val="center"/>
            <w:hideMark/>
          </w:tcPr>
          <w:p w14:paraId="53856D2F" w14:textId="77777777" w:rsidR="00A24BB2" w:rsidRPr="00760944" w:rsidRDefault="00A24BB2" w:rsidP="00B04513">
            <w:pPr>
              <w:jc w:val="center"/>
              <w:rPr>
                <w:b/>
                <w:bCs/>
                <w:color w:val="000000"/>
                <w:sz w:val="21"/>
                <w:szCs w:val="21"/>
              </w:rPr>
            </w:pPr>
            <w:r w:rsidRPr="00760944">
              <w:rPr>
                <w:rFonts w:hint="eastAsia"/>
                <w:b/>
                <w:bCs/>
                <w:color w:val="000000"/>
                <w:sz w:val="21"/>
                <w:szCs w:val="21"/>
              </w:rPr>
              <w:t>0.96</w:t>
            </w:r>
          </w:p>
        </w:tc>
        <w:tc>
          <w:tcPr>
            <w:tcW w:w="68.15pt" w:type="dxa"/>
            <w:vAlign w:val="center"/>
            <w:hideMark/>
          </w:tcPr>
          <w:p w14:paraId="40BA8555" w14:textId="77777777" w:rsidR="00A24BB2" w:rsidRPr="00760944" w:rsidRDefault="00A24BB2" w:rsidP="00A24BB2">
            <w:pPr>
              <w:rPr>
                <w:color w:val="000000"/>
                <w:sz w:val="21"/>
                <w:szCs w:val="21"/>
              </w:rPr>
            </w:pPr>
            <w:r w:rsidRPr="00760944">
              <w:rPr>
                <w:rFonts w:hint="eastAsia"/>
                <w:color w:val="000000"/>
                <w:sz w:val="21"/>
                <w:szCs w:val="21"/>
              </w:rPr>
              <w:t>0.91</w:t>
            </w:r>
          </w:p>
        </w:tc>
        <w:tc>
          <w:tcPr>
            <w:tcW w:w="32.85pt" w:type="dxa"/>
            <w:vAlign w:val="center"/>
            <w:hideMark/>
          </w:tcPr>
          <w:p w14:paraId="4E99DEE0" w14:textId="77777777" w:rsidR="00A24BB2" w:rsidRPr="00760944" w:rsidRDefault="00A24BB2" w:rsidP="00A24BB2">
            <w:pPr>
              <w:rPr>
                <w:color w:val="000000"/>
                <w:sz w:val="21"/>
                <w:szCs w:val="21"/>
              </w:rPr>
            </w:pPr>
            <w:r w:rsidRPr="00760944">
              <w:rPr>
                <w:rFonts w:hint="eastAsia"/>
                <w:color w:val="000000"/>
                <w:sz w:val="21"/>
                <w:szCs w:val="21"/>
              </w:rPr>
              <w:t>0.87</w:t>
            </w:r>
          </w:p>
        </w:tc>
        <w:tc>
          <w:tcPr>
            <w:tcW w:w="50.20pt" w:type="dxa"/>
            <w:vAlign w:val="center"/>
            <w:hideMark/>
          </w:tcPr>
          <w:p w14:paraId="00081EC8" w14:textId="77777777" w:rsidR="00A24BB2" w:rsidRPr="00760944" w:rsidRDefault="00A24BB2" w:rsidP="00A24BB2">
            <w:pPr>
              <w:rPr>
                <w:color w:val="000000"/>
                <w:sz w:val="21"/>
                <w:szCs w:val="21"/>
              </w:rPr>
            </w:pPr>
            <w:r w:rsidRPr="00760944">
              <w:rPr>
                <w:rFonts w:hint="eastAsia"/>
                <w:color w:val="000000"/>
                <w:sz w:val="21"/>
                <w:szCs w:val="21"/>
              </w:rPr>
              <w:t>0.89</w:t>
            </w:r>
          </w:p>
        </w:tc>
        <w:tc>
          <w:tcPr>
            <w:tcW w:w="54.20pt" w:type="dxa"/>
            <w:vAlign w:val="center"/>
            <w:hideMark/>
          </w:tcPr>
          <w:p w14:paraId="5291853E" w14:textId="77777777" w:rsidR="00A24BB2" w:rsidRPr="00760944" w:rsidRDefault="00A24BB2" w:rsidP="00A24BB2">
            <w:pPr>
              <w:rPr>
                <w:color w:val="000000"/>
                <w:sz w:val="21"/>
                <w:szCs w:val="21"/>
              </w:rPr>
            </w:pPr>
            <w:r w:rsidRPr="00760944">
              <w:rPr>
                <w:rFonts w:hint="eastAsia"/>
                <w:color w:val="000000"/>
                <w:sz w:val="21"/>
                <w:szCs w:val="21"/>
              </w:rPr>
              <w:t>0.86</w:t>
            </w:r>
          </w:p>
        </w:tc>
      </w:tr>
      <w:tr w:rsidR="00760944" w:rsidRPr="00760944" w14:paraId="1AE89BC3" w14:textId="77777777" w:rsidTr="00760944">
        <w:trPr>
          <w:trHeight w:val="320"/>
        </w:trPr>
        <w:tc>
          <w:tcPr>
            <w:tcW w:w="81.20pt" w:type="dxa"/>
            <w:vMerge/>
            <w:vAlign w:val="center"/>
            <w:hideMark/>
          </w:tcPr>
          <w:p w14:paraId="3D124C0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1FAEBDB" w14:textId="55CB1DF5" w:rsidR="00A24BB2" w:rsidRPr="00760944" w:rsidRDefault="0031050C" w:rsidP="00602B93">
            <w:pPr>
              <w:jc w:val="center"/>
              <w:rPr>
                <w:color w:val="000000"/>
                <w:sz w:val="21"/>
                <w:szCs w:val="21"/>
              </w:rPr>
            </w:pPr>
            <w:proofErr w:type="spellStart"/>
            <w:r w:rsidRPr="00760944">
              <w:rPr>
                <w:color w:val="000000"/>
                <w:sz w:val="21"/>
                <w:szCs w:val="21"/>
              </w:rPr>
              <w:t>ER_s</w:t>
            </w:r>
            <w:r w:rsidR="00602B93" w:rsidRPr="00760944">
              <w:rPr>
                <w:color w:val="000000"/>
                <w:sz w:val="21"/>
                <w:szCs w:val="21"/>
              </w:rPr>
              <w:t>core</w:t>
            </w:r>
            <w:proofErr w:type="spellEnd"/>
          </w:p>
        </w:tc>
        <w:tc>
          <w:tcPr>
            <w:tcW w:w="44.95pt" w:type="dxa"/>
            <w:vAlign w:val="center"/>
            <w:hideMark/>
          </w:tcPr>
          <w:p w14:paraId="1236DF18" w14:textId="77777777" w:rsidR="00A24BB2" w:rsidRPr="00760944" w:rsidRDefault="00A24BB2" w:rsidP="00B04513">
            <w:pPr>
              <w:jc w:val="center"/>
              <w:rPr>
                <w:b/>
                <w:bCs/>
                <w:color w:val="000000"/>
                <w:sz w:val="21"/>
                <w:szCs w:val="21"/>
              </w:rPr>
            </w:pPr>
            <w:r w:rsidRPr="00760944">
              <w:rPr>
                <w:rFonts w:hint="eastAsia"/>
                <w:b/>
                <w:bCs/>
                <w:color w:val="000000"/>
                <w:sz w:val="21"/>
                <w:szCs w:val="21"/>
              </w:rPr>
              <w:t>4.84</w:t>
            </w:r>
          </w:p>
        </w:tc>
        <w:tc>
          <w:tcPr>
            <w:tcW w:w="68.15pt" w:type="dxa"/>
            <w:vAlign w:val="center"/>
            <w:hideMark/>
          </w:tcPr>
          <w:p w14:paraId="5E19477A" w14:textId="77777777" w:rsidR="00A24BB2" w:rsidRPr="00760944" w:rsidRDefault="00A24BB2" w:rsidP="00A24BB2">
            <w:pPr>
              <w:rPr>
                <w:color w:val="000000"/>
                <w:sz w:val="21"/>
                <w:szCs w:val="21"/>
              </w:rPr>
            </w:pPr>
            <w:r w:rsidRPr="00760944">
              <w:rPr>
                <w:rFonts w:hint="eastAsia"/>
                <w:color w:val="000000"/>
                <w:sz w:val="21"/>
                <w:szCs w:val="21"/>
              </w:rPr>
              <w:t>4.64</w:t>
            </w:r>
          </w:p>
        </w:tc>
        <w:tc>
          <w:tcPr>
            <w:tcW w:w="32.85pt" w:type="dxa"/>
            <w:vAlign w:val="center"/>
            <w:hideMark/>
          </w:tcPr>
          <w:p w14:paraId="0AD8072A" w14:textId="77777777" w:rsidR="00A24BB2" w:rsidRPr="00760944" w:rsidRDefault="00A24BB2" w:rsidP="00A24BB2">
            <w:pPr>
              <w:rPr>
                <w:color w:val="000000"/>
                <w:sz w:val="21"/>
                <w:szCs w:val="21"/>
              </w:rPr>
            </w:pPr>
            <w:r w:rsidRPr="00760944">
              <w:rPr>
                <w:rFonts w:hint="eastAsia"/>
                <w:color w:val="000000"/>
                <w:sz w:val="21"/>
                <w:szCs w:val="21"/>
              </w:rPr>
              <w:t>4.47</w:t>
            </w:r>
          </w:p>
        </w:tc>
        <w:tc>
          <w:tcPr>
            <w:tcW w:w="50.20pt" w:type="dxa"/>
            <w:vAlign w:val="center"/>
            <w:hideMark/>
          </w:tcPr>
          <w:p w14:paraId="1C9782B1" w14:textId="77777777" w:rsidR="00A24BB2" w:rsidRPr="00760944" w:rsidRDefault="00A24BB2" w:rsidP="00A24BB2">
            <w:pPr>
              <w:rPr>
                <w:color w:val="000000"/>
                <w:sz w:val="21"/>
                <w:szCs w:val="21"/>
              </w:rPr>
            </w:pPr>
            <w:r w:rsidRPr="00760944">
              <w:rPr>
                <w:rFonts w:hint="eastAsia"/>
                <w:color w:val="000000"/>
                <w:sz w:val="21"/>
                <w:szCs w:val="21"/>
              </w:rPr>
              <w:t>4.55</w:t>
            </w:r>
          </w:p>
        </w:tc>
        <w:tc>
          <w:tcPr>
            <w:tcW w:w="54.20pt" w:type="dxa"/>
            <w:vAlign w:val="center"/>
            <w:hideMark/>
          </w:tcPr>
          <w:p w14:paraId="7B7D8F1F" w14:textId="77777777" w:rsidR="00A24BB2" w:rsidRPr="00760944" w:rsidRDefault="00A24BB2" w:rsidP="00A24BB2">
            <w:pPr>
              <w:rPr>
                <w:color w:val="000000"/>
                <w:sz w:val="21"/>
                <w:szCs w:val="21"/>
              </w:rPr>
            </w:pPr>
            <w:r w:rsidRPr="00760944">
              <w:rPr>
                <w:rFonts w:hint="eastAsia"/>
                <w:color w:val="000000"/>
                <w:sz w:val="21"/>
                <w:szCs w:val="21"/>
              </w:rPr>
              <w:t>4.41</w:t>
            </w:r>
          </w:p>
        </w:tc>
      </w:tr>
    </w:tbl>
    <w:p w14:paraId="68AC5949" w14:textId="116125FB" w:rsidR="00631647" w:rsidRPr="00602B93" w:rsidRDefault="00602B93" w:rsidP="00602B93">
      <w:pPr>
        <w:rPr>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464DBC70" w:rsidR="00631647" w:rsidRDefault="00A24BB2" w:rsidP="00A24BB2">
      <w:pPr>
        <w:ind w:firstLine="21pt"/>
      </w:pPr>
      <w:r>
        <w:rPr>
          <w:rFonts w:hint="eastAsia"/>
        </w:rPr>
        <w:t>表</w:t>
      </w:r>
      <w:r>
        <w:rPr>
          <w:rFonts w:hint="eastAsia"/>
        </w:rPr>
        <w:t>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31050C" w:rsidRPr="0031050C">
        <w:t>KC_long_hit</w:t>
      </w:r>
      <w:proofErr w:type="spellEnd"/>
      <w:r>
        <w:rPr>
          <w:rFonts w:hint="eastAsia"/>
        </w:rPr>
        <w:t>为</w:t>
      </w:r>
      <w:r>
        <w:rPr>
          <w:rFonts w:hint="eastAsia"/>
        </w:rPr>
        <w:t>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em0</w:t>
      </w:r>
      <w:r w:rsidR="00631647" w:rsidRPr="00DD50E1">
        <w:rPr>
          <w:rFonts w:hint="eastAsia"/>
        </w:rPr>
        <w:t>与</w:t>
      </w:r>
      <w:r w:rsidR="00631647" w:rsidRPr="00DD50E1">
        <w:rPr>
          <w:rFonts w:hint="eastAsia"/>
        </w:rPr>
        <w:t xml:space="preserve">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本方法中长期记忆的建模方式相对已有的先进方法能更有效召回目标记忆</w:t>
      </w:r>
      <w:ins w:id="519" w:author="nijian.15" w:date="2026-04-27T21:05:00Z">
        <w:r w:rsidR="004C205B">
          <w:rPr>
            <w:rFonts w:hint="eastAsia"/>
          </w:rPr>
          <w:t>，有效证明了假设</w:t>
        </w:r>
        <w:r w:rsidR="004C205B">
          <w:rPr>
            <w:rFonts w:hint="eastAsia"/>
          </w:rPr>
          <w:t>2</w:t>
        </w:r>
      </w:ins>
      <w:r w:rsidR="00631647">
        <w:rPr>
          <w:rFonts w:hint="eastAsia"/>
        </w:rPr>
        <w:t>。</w:t>
      </w:r>
      <w:r w:rsidR="00631647" w:rsidRPr="00DD50E1">
        <w:rPr>
          <w:rFonts w:hint="eastAsia"/>
        </w:rPr>
        <w:t>其次，在</w:t>
      </w:r>
      <w:r w:rsidR="00631647" w:rsidRPr="008C2B75">
        <w:rPr>
          <w:rFonts w:ascii="宋体" w:hAnsi="宋体" w:hint="eastAsia"/>
        </w:rPr>
        <w:t>“一致性”</w:t>
      </w:r>
      <w:r w:rsidR="00631647" w:rsidRPr="00DD50E1">
        <w:rPr>
          <w:rFonts w:hint="eastAsia"/>
        </w:rPr>
        <w:t>维度上，</w:t>
      </w:r>
      <w:proofErr w:type="spellStart"/>
      <w:r w:rsidR="00631647" w:rsidRPr="00DD50E1">
        <w:rPr>
          <w:rFonts w:hint="eastAsia"/>
        </w:rPr>
        <w:t>MemFinRobot</w:t>
      </w:r>
      <w:proofErr w:type="spellEnd"/>
      <w:r w:rsidR="00631647" w:rsidRPr="00DD50E1">
        <w:rPr>
          <w:rFonts w:hint="eastAsia"/>
        </w:rPr>
        <w: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w:t>
      </w:r>
      <w:r w:rsidR="00631647" w:rsidRPr="00DD50E1">
        <w:rPr>
          <w:rFonts w:hint="eastAsia"/>
        </w:rPr>
        <w:t>0.62</w:t>
      </w:r>
      <w:r w:rsidR="00631647" w:rsidRPr="00DD50E1">
        <w:rPr>
          <w:rFonts w:hint="eastAsia"/>
        </w:rPr>
        <w:t>）与</w:t>
      </w:r>
      <w:proofErr w:type="spellStart"/>
      <w:r w:rsidR="00631647" w:rsidRPr="00DD50E1">
        <w:rPr>
          <w:rFonts w:hint="eastAsia"/>
        </w:rPr>
        <w:t>LangMem</w:t>
      </w:r>
      <w:proofErr w:type="spellEnd"/>
      <w:r w:rsidR="00631647" w:rsidRPr="00DD50E1">
        <w:rPr>
          <w:rFonts w:hint="eastAsia"/>
        </w:rPr>
        <w:t>（</w:t>
      </w:r>
      <w:r w:rsidR="00631647" w:rsidRPr="00DD50E1">
        <w:rPr>
          <w:rFonts w:hint="eastAsia"/>
        </w:rPr>
        <w:t>0.75</w:t>
      </w:r>
      <w:r w:rsidR="00631647" w:rsidRPr="00DD50E1">
        <w:rPr>
          <w:rFonts w:hint="eastAsia"/>
        </w:rPr>
        <w:t>）。这说明，本方法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w:t>
      </w:r>
      <w:r w:rsidR="00631647" w:rsidRPr="008C2B75">
        <w:rPr>
          <w:rFonts w:ascii="宋体" w:hAnsi="宋体" w:hint="eastAsia"/>
        </w:rPr>
        <w:t>“约束不冲突”</w:t>
      </w:r>
      <w:r w:rsidR="00631647" w:rsidRPr="00DD50E1">
        <w:rPr>
          <w:rFonts w:hint="eastAsia"/>
        </w:rPr>
        <w:t>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539CBB8E" w:rsidR="00A24BB2" w:rsidRDefault="00A24BB2" w:rsidP="00A24BB2">
      <w:pPr>
        <w:ind w:firstLine="21pt"/>
      </w:pPr>
      <w:r w:rsidRPr="00A24BB2">
        <w:t>用户画像对齐度指标上，</w:t>
      </w:r>
      <w:proofErr w:type="spellStart"/>
      <w:r w:rsidRPr="00A24BB2">
        <w:t>MemFinRobot</w:t>
      </w:r>
      <w:proofErr w:type="spellEnd"/>
      <w:r w:rsidRPr="00A24BB2">
        <w:t>的为</w:t>
      </w:r>
      <w:r w:rsidRPr="00A24BB2">
        <w:t>0.23</w:t>
      </w:r>
      <w:r w:rsidRPr="00A24BB2">
        <w:t>，在所有方法中达到最优，显著高于</w:t>
      </w:r>
      <w:r w:rsidR="00602B93">
        <w:t>M</w:t>
      </w:r>
      <w:r w:rsidRPr="00A24BB2">
        <w:t>em0</w:t>
      </w:r>
      <w:r w:rsidRPr="00A24BB2">
        <w:t>（</w:t>
      </w:r>
      <w:r w:rsidRPr="00A24BB2">
        <w:t>0.17</w:t>
      </w:r>
      <w:r w:rsidRPr="00A24BB2">
        <w:t>）、</w:t>
      </w:r>
      <w:r w:rsidRPr="00A24BB2">
        <w:t>LLM</w:t>
      </w:r>
      <w:r w:rsidRPr="00A24BB2">
        <w:t>（</w:t>
      </w:r>
      <w:r w:rsidRPr="00A24BB2">
        <w:t>0.16</w:t>
      </w:r>
      <w:r w:rsidRPr="00A24BB2">
        <w:t>）、</w:t>
      </w:r>
      <w:proofErr w:type="spellStart"/>
      <w:r w:rsidRPr="00A24BB2">
        <w:t>FinRobot</w:t>
      </w:r>
      <w:proofErr w:type="spellEnd"/>
      <w:r w:rsidRPr="00A24BB2">
        <w:t>（</w:t>
      </w:r>
      <w:r w:rsidRPr="00A24BB2">
        <w:t>0.17</w:t>
      </w:r>
      <w:r w:rsidRPr="00A24BB2">
        <w:t>）与</w:t>
      </w:r>
      <w:proofErr w:type="spellStart"/>
      <w:r w:rsidRPr="00A24BB2">
        <w:t>LangMem</w:t>
      </w:r>
      <w:proofErr w:type="spellEnd"/>
      <w:r w:rsidRPr="00A24BB2">
        <w:t>（</w:t>
      </w:r>
      <w:r w:rsidRPr="00A24BB2">
        <w:t>0.19</w:t>
      </w:r>
      <w:r w:rsidRPr="00A24BB2">
        <w:t>）。该结果表明，具备显式记忆与画像管理能力的方法在用户意图对齐上明显优于无记忆或弱记忆建模方式，体现出记忆机制对提升画像一致性与对话连贯性的关键作用。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w:t>
      </w:r>
      <w:ins w:id="520" w:author="nijian.15" w:date="2026-04-27T21:06:00Z">
        <w:r w:rsidR="004C205B">
          <w:rPr>
            <w:rFonts w:hint="eastAsia"/>
          </w:rPr>
          <w:t>，进一步证明了假设</w:t>
        </w:r>
        <w:r w:rsidR="004C205B">
          <w:rPr>
            <w:rFonts w:hint="eastAsia"/>
          </w:rPr>
          <w:t>2</w:t>
        </w:r>
      </w:ins>
      <w:r w:rsidRPr="00A24BB2">
        <w:t>。相对而言，纯大语言模型仅依赖即时文本进行被动推断，缺少持久化状态支撑；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w:t>
      </w:r>
      <w:r w:rsidR="00602B93">
        <w:t>M</w:t>
      </w:r>
      <w:r w:rsidRPr="00A24BB2">
        <w:t>em0</w:t>
      </w:r>
      <w:r w:rsidRPr="00A24BB2">
        <w:t>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31EBA4AC" w:rsidR="00631647" w:rsidRDefault="00A24BB2" w:rsidP="00A24BB2">
      <w:pPr>
        <w:ind w:firstLine="21pt"/>
      </w:pPr>
      <w:r w:rsidRPr="00A24BB2">
        <w:lastRenderedPageBreak/>
        <w:t>风险提示覆盖率指标上，</w:t>
      </w:r>
      <w:proofErr w:type="spellStart"/>
      <w:r w:rsidRPr="00A24BB2">
        <w:t>MemFinRobot</w:t>
      </w:r>
      <w:proofErr w:type="spellEnd"/>
      <w:r w:rsidRPr="00A24BB2">
        <w:t xml:space="preserve"> </w:t>
      </w:r>
      <w:r w:rsidRPr="00A24BB2">
        <w:t>在两项子指标上均呈现显著优势：</w:t>
      </w:r>
      <w:r w:rsidR="00602B93">
        <w:t>RC</w:t>
      </w:r>
      <w:r w:rsidRPr="00A24BB2">
        <w:t>为</w:t>
      </w:r>
      <w:r w:rsidRPr="00A24BB2">
        <w:t>0.84</w:t>
      </w:r>
      <w:r w:rsidRPr="00A24BB2">
        <w:t>，</w:t>
      </w:r>
      <w:proofErr w:type="spellStart"/>
      <w:r w:rsidR="00602B93">
        <w:rPr>
          <w:rFonts w:hint="eastAsia"/>
        </w:rPr>
        <w:t>R</w:t>
      </w:r>
      <w:r w:rsidR="00602B93">
        <w:t>C_</w:t>
      </w:r>
      <w:r w:rsidRPr="00A24BB2">
        <w:t>stric</w:t>
      </w:r>
      <w:r w:rsidR="00602B93">
        <w:t>t</w:t>
      </w:r>
      <w:proofErr w:type="spellEnd"/>
      <w:r w:rsidRPr="00A24BB2">
        <w:t>为</w:t>
      </w:r>
      <w:r w:rsidRPr="00A24BB2">
        <w:t>0.67</w:t>
      </w:r>
      <w:r w:rsidRPr="00A24BB2">
        <w:t>，远高于</w:t>
      </w:r>
      <w:r w:rsidR="00602B93">
        <w:t>M</w:t>
      </w:r>
      <w:r w:rsidRPr="00A24BB2">
        <w:t>em0</w:t>
      </w:r>
      <w:r w:rsidRPr="00A24BB2">
        <w:t>（</w:t>
      </w:r>
      <w:r w:rsidRPr="00A24BB2">
        <w:t>0.54</w:t>
      </w:r>
      <w:r w:rsidRPr="00A24BB2">
        <w:t>、</w:t>
      </w:r>
      <w:r w:rsidRPr="00A24BB2">
        <w:t>0.15</w:t>
      </w:r>
      <w:r w:rsidRPr="00A24BB2">
        <w:t>）、</w:t>
      </w:r>
      <w:r w:rsidRPr="00A24BB2">
        <w:t>LLM</w:t>
      </w:r>
      <w:r w:rsidRPr="00A24BB2">
        <w:t>（</w:t>
      </w:r>
      <w:r w:rsidRPr="00A24BB2">
        <w:t>0.54</w:t>
      </w:r>
      <w:r w:rsidRPr="00A24BB2">
        <w:t>、</w:t>
      </w:r>
      <w:r w:rsidRPr="00A24BB2">
        <w:t>0.15</w:t>
      </w:r>
      <w:r w:rsidRPr="00A24BB2">
        <w:t>）、</w:t>
      </w:r>
      <w:proofErr w:type="spellStart"/>
      <w:r w:rsidRPr="00A24BB2">
        <w:t>FinRobot</w:t>
      </w:r>
      <w:proofErr w:type="spellEnd"/>
      <w:r w:rsidRPr="00A24BB2">
        <w:t>（</w:t>
      </w:r>
      <w:r w:rsidRPr="00A24BB2">
        <w:t>0.51</w:t>
      </w:r>
      <w:r w:rsidRPr="00A24BB2">
        <w:t>、</w:t>
      </w:r>
      <w:r w:rsidRPr="00A24BB2">
        <w:t>0.15</w:t>
      </w:r>
      <w:r w:rsidRPr="00A24BB2">
        <w:t>）与</w:t>
      </w:r>
      <w:proofErr w:type="spellStart"/>
      <w:r w:rsidRPr="00A24BB2">
        <w:t>LangMem</w:t>
      </w:r>
      <w:proofErr w:type="spellEnd"/>
      <w:r w:rsidRPr="00A24BB2">
        <w:t>（</w:t>
      </w:r>
      <w:r w:rsidRPr="00A24BB2">
        <w:t>0.45</w:t>
      </w:r>
      <w:r w:rsidRPr="00A24BB2">
        <w:t>、</w:t>
      </w:r>
      <w:r w:rsidRPr="00A24BB2">
        <w:t>0.14</w:t>
      </w:r>
      <w:r w:rsidRPr="00A24BB2">
        <w:t>）</w:t>
      </w:r>
      <w:ins w:id="521" w:author="nijian.15" w:date="2026-04-27T21:07:00Z">
        <w:r w:rsidR="00017F37">
          <w:rPr>
            <w:rFonts w:hint="eastAsia"/>
          </w:rPr>
          <w:t>，实验结果上</w:t>
        </w:r>
      </w:ins>
      <w:ins w:id="522" w:author="nijian.15" w:date="2026-04-27T21:08:00Z">
        <w:r w:rsidR="00017F37">
          <w:rPr>
            <w:rFonts w:hint="eastAsia"/>
          </w:rPr>
          <w:t>证实了</w:t>
        </w:r>
      </w:ins>
      <w:ins w:id="523" w:author="nijian.15" w:date="2026-04-27T21:07:00Z">
        <w:r w:rsidR="00017F37">
          <w:rPr>
            <w:rFonts w:hint="eastAsia"/>
          </w:rPr>
          <w:t>假设</w:t>
        </w:r>
        <w:r w:rsidR="00017F37">
          <w:rPr>
            <w:rFonts w:hint="eastAsia"/>
          </w:rPr>
          <w:t>3</w:t>
        </w:r>
      </w:ins>
      <w:r w:rsidRPr="00A24BB2">
        <w:rPr>
          <w:rFonts w:hint="eastAsia"/>
        </w:rPr>
        <w:t>。</w:t>
      </w:r>
      <w:r w:rsidRPr="00A24BB2">
        <w:t>这一结果说明，本方法能够更稳定地命中金融场景下要求披露的风险条目，减少关键风险要素遗漏。从系统设计来看，</w:t>
      </w:r>
      <w:proofErr w:type="spellStart"/>
      <w:r w:rsidRPr="00A24BB2">
        <w:t>MemFinRobot</w:t>
      </w:r>
      <w:proofErr w:type="spellEnd"/>
      <w:r w:rsidRPr="00A24BB2">
        <w:t xml:space="preserve"> </w:t>
      </w:r>
      <w:r w:rsidRPr="00A24BB2">
        <w:t>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5F811E5D" w:rsidR="00A24BB2" w:rsidRDefault="00A24BB2" w:rsidP="00A24BB2">
      <w:pPr>
        <w:ind w:firstLine="21pt"/>
      </w:pPr>
      <w:r w:rsidRPr="00A24BB2">
        <w:t>内容合规度指标上，</w:t>
      </w:r>
      <w:proofErr w:type="spellStart"/>
      <w:r w:rsidRPr="00A24BB2">
        <w:t>MemFinRobot</w:t>
      </w:r>
      <w:proofErr w:type="spellEnd"/>
      <w:r w:rsidRPr="00A24BB2">
        <w:t>同样取得最优表现：</w:t>
      </w:r>
      <w:proofErr w:type="spellStart"/>
      <w:r w:rsidR="00602B93">
        <w:t>CompA</w:t>
      </w:r>
      <w:r w:rsidR="0031050C">
        <w:t>cc</w:t>
      </w:r>
      <w:proofErr w:type="spellEnd"/>
      <w:r w:rsidRPr="00A24BB2">
        <w:t>为</w:t>
      </w:r>
      <w:r w:rsidRPr="00A24BB2">
        <w:t>0.55</w:t>
      </w:r>
      <w:r w:rsidRPr="00A24BB2">
        <w:t>，</w:t>
      </w:r>
      <w:proofErr w:type="spellStart"/>
      <w:r w:rsidR="0031050C">
        <w:rPr>
          <w:rFonts w:hint="eastAsia"/>
        </w:rPr>
        <w:t>S</w:t>
      </w:r>
      <w:r w:rsidR="0031050C">
        <w:t>ever</w:t>
      </w:r>
      <w:r w:rsidR="00602B93">
        <w:t>Rate</w:t>
      </w:r>
      <w:proofErr w:type="spellEnd"/>
      <w:r w:rsidRPr="00A24BB2">
        <w:t>为</w:t>
      </w:r>
      <w:r w:rsidRPr="00A24BB2">
        <w:t xml:space="preserve"> 0.40</w:t>
      </w:r>
      <w:r w:rsidRPr="00A24BB2">
        <w:t>，在合规准确度与严重违规率两项指标上均领先于其他对比方法</w:t>
      </w:r>
      <w:ins w:id="524" w:author="nijian.15" w:date="2026-04-27T21:08:00Z">
        <w:r w:rsidR="00017F37">
          <w:rPr>
            <w:rFonts w:hint="eastAsia"/>
          </w:rPr>
          <w:t>，有力说明了假设</w:t>
        </w:r>
        <w:r w:rsidR="00017F37">
          <w:rPr>
            <w:rFonts w:hint="eastAsia"/>
          </w:rPr>
          <w:t>4</w:t>
        </w:r>
      </w:ins>
      <w:r w:rsidRPr="00A24BB2">
        <w:t>。</w:t>
      </w:r>
      <w:proofErr w:type="spellStart"/>
      <w:r w:rsidRPr="00A24BB2">
        <w:t>FinRobot</w:t>
      </w:r>
      <w:proofErr w:type="spellEnd"/>
      <w:r w:rsidRPr="00A24BB2">
        <w:t>与</w:t>
      </w:r>
      <w:r w:rsidRPr="00A24BB2">
        <w:t>LLM</w:t>
      </w:r>
      <w:r w:rsidRPr="00A24BB2">
        <w:t>的合规准确度相近，分别为</w:t>
      </w:r>
      <w:r w:rsidRPr="00A24BB2">
        <w:t>0.54</w:t>
      </w:r>
      <w:r w:rsidRPr="00A24BB2">
        <w:t>与</w:t>
      </w:r>
      <w:r w:rsidRPr="00A24BB2">
        <w:t>0.54</w:t>
      </w:r>
      <w:r w:rsidRPr="00A24BB2">
        <w:t>，但严重违规率分别达到</w:t>
      </w:r>
      <w:r w:rsidRPr="00A24BB2">
        <w:t>0.45</w:t>
      </w:r>
      <w:r w:rsidRPr="00A24BB2">
        <w:t>与</w:t>
      </w:r>
      <w:r w:rsidRPr="00A24BB2">
        <w:t>0.42</w:t>
      </w:r>
      <w:r w:rsidRPr="00A24BB2">
        <w:t>；</w:t>
      </w:r>
      <w:proofErr w:type="spellStart"/>
      <w:r w:rsidRPr="00A24BB2">
        <w:t>LangMem</w:t>
      </w:r>
      <w:proofErr w:type="spellEnd"/>
      <w:r w:rsidRPr="00A24BB2">
        <w:t>的</w:t>
      </w:r>
      <w:proofErr w:type="spellStart"/>
      <w:r w:rsidR="0031050C">
        <w:t>CompAcc</w:t>
      </w:r>
      <w:proofErr w:type="spellEnd"/>
      <w:r w:rsidRPr="00A24BB2">
        <w:t>为</w:t>
      </w:r>
      <w:r w:rsidRPr="00A24BB2">
        <w:t>0.47</w:t>
      </w:r>
      <w:r w:rsidRPr="00A24BB2">
        <w:t>，</w:t>
      </w:r>
      <w:proofErr w:type="spellStart"/>
      <w:r w:rsidR="0031050C">
        <w:rPr>
          <w:rFonts w:hint="eastAsia"/>
        </w:rPr>
        <w:t>S</w:t>
      </w:r>
      <w:r w:rsidR="0031050C">
        <w:t>everRate</w:t>
      </w:r>
      <w:proofErr w:type="spellEnd"/>
      <w:r w:rsidRPr="00A24BB2">
        <w:t>为</w:t>
      </w:r>
      <w:r w:rsidRPr="00A24BB2">
        <w:t>0.53</w:t>
      </w:r>
      <w:r w:rsidRPr="00A24BB2">
        <w:t>；</w:t>
      </w:r>
      <w:r w:rsidR="0031050C">
        <w:t>M</w:t>
      </w:r>
      <w:r w:rsidRPr="00A24BB2">
        <w:t>em0</w:t>
      </w:r>
      <w:r w:rsidRPr="00A24BB2">
        <w:t>在合规性上表现最弱，</w:t>
      </w:r>
      <w:proofErr w:type="spellStart"/>
      <w:r w:rsidR="0031050C">
        <w:t>CompAcc</w:t>
      </w:r>
      <w:proofErr w:type="spellEnd"/>
      <w:r w:rsidRPr="00A24BB2">
        <w:t>仅为</w:t>
      </w:r>
      <w:r w:rsidRPr="00A24BB2">
        <w:t>0.32</w:t>
      </w:r>
      <w:r w:rsidRPr="00A24BB2">
        <w:t>，</w:t>
      </w:r>
      <w:proofErr w:type="spellStart"/>
      <w:r w:rsidR="0031050C">
        <w:rPr>
          <w:rFonts w:hint="eastAsia"/>
        </w:rPr>
        <w:t>S</w:t>
      </w:r>
      <w:r w:rsidR="0031050C">
        <w:t>everRate</w:t>
      </w:r>
      <w:proofErr w:type="spellEnd"/>
      <w:r w:rsidRPr="00A24BB2">
        <w:t>高达</w:t>
      </w:r>
      <w:r w:rsidRPr="00A24BB2">
        <w:t>0.66</w:t>
      </w:r>
      <w:r w:rsidRPr="00A24BB2">
        <w:t>。上述结果表明，金融对话的安全合规需要在系统层面进行显式约束与防护，仅依靠记忆或工具难以实现底线风险可控。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w:t>
      </w:r>
      <w:r w:rsidR="0031050C">
        <w:t>M</w:t>
      </w:r>
      <w:r w:rsidRPr="00A24BB2">
        <w:t>em0</w:t>
      </w:r>
      <w:r w:rsidRPr="00A24BB2">
        <w:t>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w:t>
      </w:r>
      <w:r w:rsidRPr="00A24BB2">
        <w:t>LLM</w:t>
      </w:r>
      <w:r w:rsidRPr="00A24BB2">
        <w:t>未设置专门的合规审校与红线抑制机制，因此在严重违规率上劣于本方法。</w:t>
      </w:r>
    </w:p>
    <w:p w14:paraId="4234E592" w14:textId="2CD49835" w:rsidR="00631647" w:rsidRPr="00631647" w:rsidRDefault="00A24BB2" w:rsidP="00A24BB2">
      <w:pPr>
        <w:ind w:firstLine="21pt"/>
      </w:pPr>
      <w:r w:rsidRPr="00A24BB2">
        <w:t>决策辅助解释度指标上，</w:t>
      </w:r>
      <w:proofErr w:type="spellStart"/>
      <w:r w:rsidRPr="00A24BB2">
        <w:t>MemFinRobot</w:t>
      </w:r>
      <w:proofErr w:type="spellEnd"/>
      <w:r w:rsidRPr="00A24BB2">
        <w:t>依旧保持第一：</w:t>
      </w:r>
      <w:r w:rsidR="0031050C">
        <w:t>ER</w:t>
      </w:r>
      <w:r w:rsidRPr="00A24BB2">
        <w:t>为</w:t>
      </w:r>
      <w:r w:rsidRPr="00A24BB2">
        <w:t>0.96</w:t>
      </w:r>
      <w:r w:rsidRPr="00A24BB2">
        <w:t>，</w:t>
      </w:r>
      <w:proofErr w:type="spellStart"/>
      <w:r w:rsidR="0031050C" w:rsidRPr="0031050C">
        <w:t>ER_score</w:t>
      </w:r>
      <w:proofErr w:type="spellEnd"/>
      <w:r w:rsidRPr="00A24BB2">
        <w:t>为</w:t>
      </w:r>
      <w:r w:rsidRPr="00A24BB2">
        <w:t>4.84</w:t>
      </w:r>
      <w:r w:rsidRPr="00A24BB2">
        <w:t>，明显优</w:t>
      </w:r>
      <w:r w:rsidR="0031050C">
        <w:t>M</w:t>
      </w:r>
      <w:r w:rsidRPr="00A24BB2">
        <w:t>em0</w:t>
      </w:r>
      <w:r w:rsidRPr="00A24BB2">
        <w:t>（</w:t>
      </w:r>
      <w:r w:rsidRPr="00A24BB2">
        <w:t>0.91</w:t>
      </w:r>
      <w:r w:rsidRPr="00A24BB2">
        <w:t>、</w:t>
      </w:r>
      <w:r w:rsidRPr="00A24BB2">
        <w:t>4.64</w:t>
      </w:r>
      <w:r w:rsidRPr="00A24BB2">
        <w:t>）、</w:t>
      </w:r>
      <w:proofErr w:type="spellStart"/>
      <w:r w:rsidRPr="00A24BB2">
        <w:t>FinRobot</w:t>
      </w:r>
      <w:proofErr w:type="spellEnd"/>
      <w:r w:rsidRPr="00A24BB2">
        <w:t>（</w:t>
      </w:r>
      <w:r w:rsidRPr="00A24BB2">
        <w:t>0.89</w:t>
      </w:r>
      <w:r w:rsidRPr="00A24BB2">
        <w:t>、</w:t>
      </w:r>
      <w:r w:rsidRPr="00A24BB2">
        <w:t>4.55</w:t>
      </w:r>
      <w:r w:rsidRPr="00A24BB2">
        <w:t>）、</w:t>
      </w:r>
      <w:r w:rsidRPr="00A24BB2">
        <w:t>LLM</w:t>
      </w:r>
      <w:r w:rsidRPr="00A24BB2">
        <w:t>（</w:t>
      </w:r>
      <w:r w:rsidRPr="00A24BB2">
        <w:t>0.87</w:t>
      </w:r>
      <w:r w:rsidRPr="00A24BB2">
        <w:t>、</w:t>
      </w:r>
      <w:r w:rsidRPr="00A24BB2">
        <w:t>4.47</w:t>
      </w:r>
      <w:r w:rsidRPr="00A24BB2">
        <w:t>）与</w:t>
      </w:r>
      <w:proofErr w:type="spellStart"/>
      <w:r w:rsidRPr="00A24BB2">
        <w:t>LangMem</w:t>
      </w:r>
      <w:proofErr w:type="spellEnd"/>
      <w:r w:rsidRPr="00A24BB2">
        <w:t>（</w:t>
      </w:r>
      <w:r w:rsidRPr="00A24BB2">
        <w:t>0.86</w:t>
      </w:r>
      <w:r w:rsidRPr="00A24BB2">
        <w:t>、</w:t>
      </w:r>
      <w:r w:rsidRPr="00A24BB2">
        <w:t>4.41</w:t>
      </w:r>
      <w:r w:rsidRPr="00A24BB2">
        <w:t>）。这一结果与系统设计高度契合：</w:t>
      </w:r>
      <w:proofErr w:type="spellStart"/>
      <w:r w:rsidRPr="00A24BB2">
        <w:t>MemFinRobot</w:t>
      </w:r>
      <w:proofErr w:type="spellEnd"/>
      <w:r w:rsidRPr="00A24BB2">
        <w:t xml:space="preserve"> </w:t>
      </w:r>
      <w:r w:rsidRPr="00A24BB2">
        <w:t>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w:t>
      </w:r>
      <w:r w:rsidRPr="00A24BB2">
        <w:t>与</w:t>
      </w:r>
      <w:proofErr w:type="spellStart"/>
      <w:r w:rsidRPr="00A24BB2">
        <w:t>LangMem</w:t>
      </w:r>
      <w:proofErr w:type="spellEnd"/>
      <w:r w:rsidRPr="00A24BB2">
        <w:t>的检索式注入无法直接形成规范解释结构，召回噪声还会降低解释稳定性；</w:t>
      </w:r>
      <w:proofErr w:type="spellStart"/>
      <w:r w:rsidRPr="00A24BB2">
        <w:t>FinRobot</w:t>
      </w:r>
      <w:proofErr w:type="spellEnd"/>
      <w:r w:rsidRPr="00A24BB2">
        <w:t xml:space="preserve"> </w:t>
      </w:r>
      <w:r w:rsidRPr="00A24BB2">
        <w:t>更关注流程执行，缺少对解释要素的显式驱动，因此整体可解释性弱于本方法。综合来看，</w:t>
      </w:r>
      <w:proofErr w:type="spellStart"/>
      <w:r w:rsidRPr="00A24BB2">
        <w:t>MemFinRobot</w:t>
      </w:r>
      <w:proofErr w:type="spellEnd"/>
      <w:r w:rsidRPr="00A24BB2">
        <w:t>在解释度上的领先，使其输出更贴近金融咨询场景下可审计、可交付的要求</w:t>
      </w:r>
      <w:ins w:id="525" w:author="nijian.15" w:date="2026-04-27T21:06:00Z">
        <w:r w:rsidR="004C205B">
          <w:rPr>
            <w:rFonts w:hint="eastAsia"/>
          </w:rPr>
          <w:t>，也为假设</w:t>
        </w:r>
        <w:r w:rsidR="004C205B">
          <w:rPr>
            <w:rFonts w:hint="eastAsia"/>
          </w:rPr>
          <w:t>5</w:t>
        </w:r>
        <w:r w:rsidR="004C205B">
          <w:rPr>
            <w:rFonts w:hint="eastAsia"/>
          </w:rPr>
          <w:t>提供有效证据</w:t>
        </w:r>
      </w:ins>
      <w:r w:rsidRPr="00A24BB2">
        <w:rPr>
          <w:rFonts w:hint="eastAsia"/>
        </w:rPr>
        <w:t>。</w:t>
      </w:r>
      <w:ins w:id="526" w:author="nijian.15" w:date="2026-04-26T21:58:00Z">
        <w:r w:rsidR="005E7366">
          <w:t>从整体结果看，</w:t>
        </w:r>
        <w:proofErr w:type="spellStart"/>
        <w:r w:rsidR="005E7366">
          <w:t>MemFinRobot</w:t>
        </w:r>
        <w:proofErr w:type="spellEnd"/>
        <w:r w:rsidR="005E7366">
          <w:t xml:space="preserve"> </w:t>
        </w:r>
        <w:r w:rsidR="005E7366">
          <w:t>的优势并非来自单一模块，而是来自记忆、工具与合规三类能力的协同作用。记忆机制提升了系统对用户历史条件和画像约束的保持能力，工具链增强了回答中的事实依据和计算支撑，合规控制则降低了高风险表达和风险披露遗漏的概率。因此，实验结果应理解为系统级能力的提升，而不仅是某一检索算法或提示词策略的改进。</w:t>
        </w:r>
      </w:ins>
    </w:p>
    <w:p w14:paraId="0257E0F1" w14:textId="38AAEA88" w:rsidR="00631647" w:rsidRDefault="00631647" w:rsidP="00A24BB2">
      <w:pPr>
        <w:ind w:firstLine="21pt"/>
      </w:pPr>
      <w:r w:rsidRPr="00DD50E1">
        <w:rPr>
          <w:rFonts w:hint="eastAsia"/>
        </w:rPr>
        <w:lastRenderedPageBreak/>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w:t>
      </w:r>
      <w:r w:rsidR="00A24BB2">
        <w:rPr>
          <w:rFonts w:hint="eastAsia"/>
        </w:rPr>
        <w:t>5</w:t>
      </w:r>
      <w:r w:rsidR="00A24BB2">
        <w:t>.</w:t>
      </w:r>
      <w:ins w:id="527" w:author="nijian.15" w:date="2026-04-26T21:58:00Z">
        <w:r w:rsidR="005E7366">
          <w:t>9</w:t>
        </w:r>
      </w:ins>
      <w:del w:id="528" w:author="nijian.15" w:date="2026-04-26T21:58:00Z">
        <w:r w:rsidR="00A24BB2" w:rsidDel="005E7366">
          <w:delText>8</w:delText>
        </w:r>
      </w:del>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w:t>
      </w:r>
      <w:r w:rsidRPr="00DD50E1">
        <w:t xml:space="preserve"> </w:t>
      </w:r>
      <w:r w:rsidR="0031050C">
        <w:t>M</w:t>
      </w:r>
      <w:r w:rsidRPr="00DD50E1">
        <w:t>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w:t>
      </w:r>
      <w:r w:rsidRPr="008C2B75">
        <w:rPr>
          <w:rFonts w:ascii="宋体" w:hAnsi="宋体"/>
        </w:rPr>
        <w:t>“可用性”</w:t>
      </w:r>
      <w:r w:rsidRPr="00DD50E1">
        <w:t>更高。另一方面，在产品比较与宏观分析场景下，</w:t>
      </w:r>
      <w:proofErr w:type="spellStart"/>
      <w:r w:rsidRPr="00DD50E1">
        <w:t>LangMem</w:t>
      </w:r>
      <w:proofErr w:type="spellEnd"/>
      <w:r w:rsidRPr="00DD50E1">
        <w:t>的</w:t>
      </w:r>
      <w:proofErr w:type="spellStart"/>
      <w:r w:rsidR="0031050C" w:rsidRPr="0031050C">
        <w:t>KC_long_hit</w:t>
      </w:r>
      <w:proofErr w:type="spellEnd"/>
      <w:r w:rsidRPr="00DD50E1">
        <w:t>更高，</w:t>
      </w:r>
      <w:r w:rsidR="00A24BB2">
        <w:rPr>
          <w:rFonts w:hint="eastAsia"/>
        </w:rPr>
        <w:t>表明其在</w:t>
      </w:r>
      <w:r w:rsidRPr="00DD50E1">
        <w:t>特定开放场景中仍具局部优势；投资教育场景则由</w:t>
      </w:r>
      <w:r w:rsidR="0031050C">
        <w:t>M</w:t>
      </w:r>
      <w:r w:rsidRPr="00DD50E1">
        <w:t>em0</w:t>
      </w:r>
      <w:r w:rsidRPr="00DD50E1">
        <w:t>领先，说明该场景对长期记忆触发模式与表达策略更敏感，尚存在进一步优化空间。</w:t>
      </w:r>
    </w:p>
    <w:p w14:paraId="005D3B4C" w14:textId="7CEB6785" w:rsidR="00A24BB2" w:rsidRDefault="00631647" w:rsidP="00A24BB2">
      <w:pPr>
        <w:ind w:firstLine="21pt"/>
      </w:pPr>
      <w:r w:rsidRPr="00DD50E1">
        <w:rPr>
          <w:rFonts w:hint="eastAsia"/>
        </w:rPr>
        <w:t>在难度维度上，</w:t>
      </w:r>
      <w:r w:rsidR="00A24BB2">
        <w:rPr>
          <w:rFonts w:hint="eastAsia"/>
        </w:rPr>
        <w:t>图</w:t>
      </w:r>
      <w:r w:rsidR="00A24BB2">
        <w:rPr>
          <w:rFonts w:hint="eastAsia"/>
        </w:rPr>
        <w:t>5</w:t>
      </w:r>
      <w:r w:rsidR="00A24BB2">
        <w:t>.</w:t>
      </w:r>
      <w:ins w:id="529" w:author="nijian.15" w:date="2026-04-26T21:58:00Z">
        <w:r w:rsidR="005E7366">
          <w:t>10</w:t>
        </w:r>
      </w:ins>
      <w:del w:id="530" w:author="nijian.15" w:date="2026-04-26T21:58:00Z">
        <w:r w:rsidR="00A24BB2" w:rsidDel="005E7366">
          <w:delText>9</w:delText>
        </w:r>
      </w:del>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w:t>
      </w:r>
      <w:proofErr w:type="spellStart"/>
      <w:r w:rsidRPr="00DD50E1">
        <w:rPr>
          <w:rFonts w:hint="eastAsia"/>
        </w:rPr>
        <w:t>LangMem</w:t>
      </w:r>
      <w:proofErr w:type="spellEnd"/>
      <w:r w:rsidR="00A24BB2">
        <w:rPr>
          <w:rFonts w:hint="eastAsia"/>
        </w:rPr>
        <w:t>、</w:t>
      </w:r>
      <w:r w:rsidR="0031050C">
        <w:t>M</w:t>
      </w:r>
      <w:r w:rsidRPr="00DD50E1">
        <w:rPr>
          <w:rFonts w:hint="eastAsia"/>
        </w:rPr>
        <w:t xml:space="preserve">em0 </w:t>
      </w:r>
      <w:r w:rsidRPr="00DD50E1">
        <w:rPr>
          <w:rFonts w:hint="eastAsia"/>
        </w:rPr>
        <w:t>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760944">
      <w:pPr>
        <w:pStyle w:val="af5"/>
      </w:pPr>
      <w:r w:rsidRPr="001102C2">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1740F5A9" w:rsidR="00A24BB2" w:rsidRPr="00DD50E1" w:rsidRDefault="00A24BB2" w:rsidP="00A24BB2">
      <w:pPr>
        <w:pStyle w:val="af7"/>
        <w:ind w:firstLine="20.40pt"/>
      </w:pPr>
      <w:bookmarkStart w:id="531" w:name="_Toc223528568"/>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9</w:t>
      </w:r>
      <w:r w:rsidR="00060E52">
        <w:fldChar w:fldCharType="end"/>
      </w:r>
      <w:r>
        <w:t xml:space="preserve"> </w:t>
      </w:r>
      <w:r>
        <w:rPr>
          <w:rFonts w:hint="eastAsia"/>
        </w:rPr>
        <w:t>不同场景不同方法</w:t>
      </w:r>
      <w:r w:rsidRPr="00A24BB2">
        <w:t>上下文关联度与连续性</w:t>
      </w:r>
      <w:r>
        <w:rPr>
          <w:rFonts w:hint="eastAsia"/>
        </w:rPr>
        <w:t>比较</w:t>
      </w:r>
      <w:bookmarkEnd w:id="531"/>
    </w:p>
    <w:p w14:paraId="2A5AD631" w14:textId="77777777" w:rsidR="00631647" w:rsidRDefault="00631647" w:rsidP="00A24BB2"/>
    <w:p w14:paraId="79D7E2AD" w14:textId="3969838D" w:rsidR="00A24BB2" w:rsidRDefault="00AA7608" w:rsidP="00760944">
      <w:pPr>
        <w:pStyle w:val="af5"/>
      </w:pPr>
      <w:r w:rsidRPr="00DB0070">
        <w:lastRenderedPageBreak/>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2EDABDD7" w:rsidR="00631647" w:rsidRDefault="00A24BB2" w:rsidP="00A24BB2">
      <w:pPr>
        <w:pStyle w:val="af7"/>
        <w:ind w:firstLine="20.40pt"/>
      </w:pPr>
      <w:bookmarkStart w:id="532" w:name="_Toc223528569"/>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10</w:t>
      </w:r>
      <w:r w:rsidR="00060E52">
        <w:fldChar w:fldCharType="end"/>
      </w:r>
      <w:r>
        <w:t xml:space="preserve"> </w:t>
      </w:r>
      <w:r>
        <w:rPr>
          <w:rFonts w:hint="eastAsia"/>
        </w:rPr>
        <w:t>不同样本难度不同方法上下文关联度与连续性比较</w:t>
      </w:r>
      <w:bookmarkEnd w:id="532"/>
    </w:p>
    <w:p w14:paraId="661239A1" w14:textId="73C7D130" w:rsidR="00631647" w:rsidRDefault="00A24BB2" w:rsidP="00631647">
      <w:pPr>
        <w:ind w:firstLine="24pt"/>
      </w:pPr>
      <w:r>
        <w:rPr>
          <w:rFonts w:hint="eastAsia"/>
        </w:rPr>
        <w:t>图</w:t>
      </w:r>
      <w:r>
        <w:rPr>
          <w:rFonts w:hint="eastAsia"/>
        </w:rPr>
        <w:t>5</w:t>
      </w:r>
      <w:r>
        <w:t>.1</w:t>
      </w:r>
      <w:ins w:id="533" w:author="nijian.15" w:date="2026-04-26T21:58:00Z">
        <w:r w:rsidR="005E7366">
          <w:t>1</w:t>
        </w:r>
      </w:ins>
      <w:del w:id="534" w:author="nijian.15" w:date="2026-04-26T21:58:00Z">
        <w:r w:rsidDel="005E7366">
          <w:delText>0</w:delText>
        </w:r>
      </w:del>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w:t>
      </w:r>
      <w:r w:rsidR="00631647" w:rsidRPr="00DD50E1">
        <w:rPr>
          <w:rFonts w:hint="eastAsia"/>
        </w:rPr>
        <w:t xml:space="preserve"> </w:t>
      </w:r>
      <w:r w:rsidR="00631647" w:rsidRPr="00DD50E1">
        <w:rPr>
          <w:rFonts w:hint="eastAsia"/>
        </w:rPr>
        <w:t>宏观分析、行业分析</w:t>
      </w:r>
      <w:r w:rsidR="00631647" w:rsidRPr="00DD50E1">
        <w:rPr>
          <w:rFonts w:hint="eastAsia"/>
        </w:rPr>
        <w:t xml:space="preserve"> </w:t>
      </w:r>
      <w:r w:rsidR="00631647" w:rsidRPr="00DD50E1">
        <w:rPr>
          <w:rFonts w:hint="eastAsia"/>
        </w:rPr>
        <w:t>与</w:t>
      </w:r>
      <w:r w:rsidR="00631647" w:rsidRPr="00DD50E1">
        <w:rPr>
          <w:rFonts w:hint="eastAsia"/>
        </w:rPr>
        <w:t xml:space="preserve"> </w:t>
      </w:r>
      <w:r w:rsidR="00631647" w:rsidRPr="00DD50E1">
        <w:rPr>
          <w:rFonts w:hint="eastAsia"/>
        </w:rPr>
        <w:t>风险识别，这与系统在</w:t>
      </w:r>
      <w:r w:rsidR="00631647" w:rsidRPr="008C2B75">
        <w:rPr>
          <w:rFonts w:ascii="宋体" w:hAnsi="宋体" w:hint="eastAsia"/>
        </w:rPr>
        <w:t>“证据组织</w:t>
      </w:r>
      <w:r w:rsidRPr="008C2B75">
        <w:rPr>
          <w:rFonts w:ascii="宋体" w:hAnsi="宋体" w:hint="eastAsia"/>
        </w:rPr>
        <w:t>”</w:t>
      </w:r>
      <w:r>
        <w:rPr>
          <w:rFonts w:hint="eastAsia"/>
        </w:rPr>
        <w:t>、</w:t>
      </w:r>
      <w:r w:rsidRPr="008C2B75">
        <w:rPr>
          <w:rFonts w:ascii="宋体" w:hAnsi="宋体" w:hint="eastAsia"/>
        </w:rPr>
        <w:t>“</w:t>
      </w:r>
      <w:r w:rsidR="00631647" w:rsidRPr="008C2B75">
        <w:rPr>
          <w:rFonts w:ascii="宋体" w:hAnsi="宋体" w:hint="eastAsia"/>
        </w:rPr>
        <w:t>风险边界表达”</w:t>
      </w:r>
      <w:r w:rsidR="00631647" w:rsidRPr="00DD50E1">
        <w:rPr>
          <w:rFonts w:hint="eastAsia"/>
        </w:rPr>
        <w:t>上的联合约束机制一致；相对地，</w:t>
      </w:r>
      <w:r w:rsidR="00631647" w:rsidRPr="00DD50E1">
        <w:rPr>
          <w:rFonts w:hint="eastAsia"/>
        </w:rPr>
        <w:t>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1AE02BC5"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ins w:id="535" w:author="nijian.15" w:date="2026-04-26T21:59:00Z">
        <w:r w:rsidR="005E7366">
          <w:rPr>
            <w:rFonts w:hint="eastAsia"/>
          </w:rPr>
          <w:t>图</w:t>
        </w:r>
        <w:r w:rsidR="005E7366">
          <w:t>5.12</w:t>
        </w:r>
        <w:r w:rsidR="005E7366">
          <w:rPr>
            <w:rFonts w:hint="eastAsia"/>
          </w:rPr>
          <w:t>显示</w:t>
        </w:r>
      </w:ins>
      <w:proofErr w:type="spellStart"/>
      <w:r w:rsidRPr="00DD50E1">
        <w:rPr>
          <w:rFonts w:hint="eastAsia"/>
        </w:rPr>
        <w:t>MemFinRobot</w:t>
      </w:r>
      <w:proofErr w:type="spellEnd"/>
      <w:r w:rsidRPr="00DD50E1">
        <w:rPr>
          <w:rFonts w:hint="eastAsia"/>
        </w:rPr>
        <w: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w:t>
      </w:r>
      <w:r w:rsidRPr="00DD50E1">
        <w:rPr>
          <w:rFonts w:hint="eastAsia"/>
        </w:rPr>
        <w:t>4.91</w:t>
      </w:r>
      <w:r w:rsidRPr="00DD50E1">
        <w:rPr>
          <w:rFonts w:hint="eastAsia"/>
        </w:rPr>
        <w:t>，且较次优方法保持稳定差距，表明在高难样本上仍能维持较高的解释完备性与一致性。</w:t>
      </w:r>
    </w:p>
    <w:p w14:paraId="151ECEA5" w14:textId="0767D546" w:rsidR="00A24BB2" w:rsidRDefault="00AA7608" w:rsidP="00760944">
      <w:pPr>
        <w:pStyle w:val="af5"/>
      </w:pPr>
      <w:r w:rsidRPr="009D375A">
        <w:lastRenderedPageBreak/>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E26D797" w:rsidR="00631647" w:rsidRDefault="00A24BB2" w:rsidP="00A24BB2">
      <w:pPr>
        <w:pStyle w:val="af7"/>
        <w:ind w:firstLine="20.40pt"/>
      </w:pPr>
      <w:bookmarkStart w:id="536" w:name="_Toc223528570"/>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11</w:t>
      </w:r>
      <w:r w:rsidR="00060E52">
        <w:fldChar w:fldCharType="end"/>
      </w:r>
      <w:r>
        <w:t xml:space="preserve"> </w:t>
      </w:r>
      <w:r>
        <w:rPr>
          <w:rFonts w:hint="eastAsia"/>
        </w:rPr>
        <w:t>不同场景不同方法决策辅助解释度</w:t>
      </w:r>
      <w:bookmarkEnd w:id="536"/>
    </w:p>
    <w:p w14:paraId="0E6DABEA" w14:textId="3E8742ED" w:rsidR="00A24BB2" w:rsidRDefault="00AA7608" w:rsidP="00760944">
      <w:pPr>
        <w:pStyle w:val="af5"/>
      </w:pPr>
      <w:r w:rsidRPr="00EB05F3">
        <w:drawing>
          <wp:inline distT="0" distB="0" distL="0" distR="0" wp14:anchorId="17C4B108" wp14:editId="221F0B05">
            <wp:extent cx="4419600" cy="2661138"/>
            <wp:effectExtent l="0" t="0" r="0" b="635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25578" cy="2664738"/>
                    </a:xfrm>
                    <a:prstGeom prst="rect">
                      <a:avLst/>
                    </a:prstGeom>
                    <a:noFill/>
                    <a:ln>
                      <a:noFill/>
                    </a:ln>
                  </pic:spPr>
                </pic:pic>
              </a:graphicData>
            </a:graphic>
          </wp:inline>
        </w:drawing>
      </w:r>
    </w:p>
    <w:p w14:paraId="2068D912" w14:textId="2D54B697" w:rsidR="00A24BB2" w:rsidRDefault="00A24BB2" w:rsidP="00A24BB2">
      <w:pPr>
        <w:pStyle w:val="af7"/>
        <w:ind w:firstLine="20.40pt"/>
      </w:pPr>
      <w:bookmarkStart w:id="537" w:name="_Toc223528571"/>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12</w:t>
      </w:r>
      <w:r w:rsidR="00060E52">
        <w:fldChar w:fldCharType="end"/>
      </w:r>
      <w:r>
        <w:t xml:space="preserve"> </w:t>
      </w:r>
      <w:r>
        <w:rPr>
          <w:rFonts w:hint="eastAsia"/>
        </w:rPr>
        <w:t>不同难度样本不同方法决策辅助解释度</w:t>
      </w:r>
      <w:bookmarkEnd w:id="537"/>
    </w:p>
    <w:p w14:paraId="715C4FB1" w14:textId="79B2A656" w:rsidR="00631647" w:rsidRDefault="00A24BB2" w:rsidP="006C7729">
      <w:pPr>
        <w:pStyle w:val="11"/>
        <w:spacing w:before="48.90pt" w:after="48.90pt"/>
      </w:pPr>
      <w:r>
        <w:br w:type="page"/>
      </w:r>
      <w:bookmarkStart w:id="538" w:name="_Toc223096646"/>
      <w:bookmarkStart w:id="539" w:name="_Toc224431625"/>
      <w:del w:id="540" w:author="nijian.15" w:date="2026-04-27T20:49:00Z">
        <w:r w:rsidR="00631647" w:rsidDel="001B2AED">
          <w:rPr>
            <w:rFonts w:hint="eastAsia"/>
          </w:rPr>
          <w:lastRenderedPageBreak/>
          <w:delText>产</w:delText>
        </w:r>
      </w:del>
      <w:ins w:id="541" w:author="nijian.15" w:date="2026-04-27T20:49:00Z">
        <w:r w:rsidR="001B2AED">
          <w:t>记忆增强智能投顾的价值实现机制分析</w:t>
        </w:r>
      </w:ins>
      <w:del w:id="542" w:author="nijian.15" w:date="2026-04-27T20:49:00Z">
        <w:r w:rsidR="00631647" w:rsidDel="001B2AED">
          <w:rPr>
            <w:rFonts w:hint="eastAsia"/>
          </w:rPr>
          <w:delText>品</w:delText>
        </w:r>
        <w:r w:rsidR="00E91598" w:rsidDel="001B2AED">
          <w:rPr>
            <w:rFonts w:hint="eastAsia"/>
          </w:rPr>
          <w:delText>可行性与市场分析</w:delText>
        </w:r>
      </w:del>
      <w:bookmarkEnd w:id="538"/>
      <w:bookmarkEnd w:id="539"/>
    </w:p>
    <w:p w14:paraId="7D6A366D" w14:textId="23531474" w:rsidR="00631647" w:rsidRDefault="00631647" w:rsidP="00E91598">
      <w:pPr>
        <w:pStyle w:val="v3"/>
        <w:spacing w:before="32.60pt" w:after="32.60pt"/>
      </w:pPr>
      <w:bookmarkStart w:id="543" w:name="_Toc223096647"/>
      <w:bookmarkStart w:id="544" w:name="_Toc224431626"/>
      <w:del w:id="545" w:author="nijian.15" w:date="2026-04-27T20:50:00Z">
        <w:r w:rsidDel="001B2AED">
          <w:delText>产</w:delText>
        </w:r>
      </w:del>
      <w:ins w:id="546" w:author="nijian.15" w:date="2026-04-27T20:50:00Z">
        <w:r w:rsidR="001B2AED">
          <w:t>价值实现逻辑</w:t>
        </w:r>
      </w:ins>
      <w:del w:id="547" w:author="nijian.15" w:date="2026-04-27T20:50:00Z">
        <w:r w:rsidDel="001B2AED">
          <w:delText>品可行性与产品形态展示</w:delText>
        </w:r>
      </w:del>
      <w:bookmarkEnd w:id="543"/>
      <w:bookmarkEnd w:id="544"/>
    </w:p>
    <w:p w14:paraId="2A8CEFC1" w14:textId="0E7ECD45" w:rsidR="001B2AED" w:rsidRDefault="006C7729" w:rsidP="006C7729">
      <w:pPr>
        <w:ind w:firstLine="21pt"/>
      </w:pPr>
      <w:del w:id="548" w:author="nijian.15" w:date="2026-04-27T20:49:00Z">
        <w:r w:rsidRPr="006C7729" w:rsidDel="001B2AED">
          <w:delText>在前文完成系统设计、数据集构建、评价指标定义以及实验验证的基础上，本文进一步从产品化视角对所提出的记忆增强型智能理财顾问智能体</w:delText>
        </w:r>
        <w:r w:rsidRPr="006C7729" w:rsidDel="001B2AED">
          <w:delText xml:space="preserve"> MemFinRobot </w:delText>
        </w:r>
        <w:r w:rsidRPr="006C7729" w:rsidDel="001B2AED">
          <w:delText>的落地可行性进行分析。本文从产品定位与交付形态、关键能力的可行性证据以及产品完成度与工程可扩展性三个方面展开分析。首先，明确</w:delText>
        </w:r>
        <w:r w:rsidRPr="006C7729" w:rsidDel="001B2AED">
          <w:delText xml:space="preserve"> MemFinRobot </w:delText>
        </w:r>
        <w:r w:rsidRPr="006C7729" w:rsidDel="001B2AED">
          <w:delText>在证券投资咨询中的产品边界与交付目标；其次，结合通用长对话与金融领域多轮对话实验结果，论证系统在长期记忆、风险提示与解释生成等关键能力上的可行性；最后，从工程实现角度讨论系统当前完成度及其面向真实业务场景的扩展潜力，从而对本文方法的实际应用价值形成较为完整的论证。</w:delText>
        </w:r>
      </w:del>
      <w:ins w:id="549" w:author="nijian.15" w:date="2026-04-27T20:49:00Z">
        <w:r w:rsidR="001B2AED">
          <w:t>在前文完成理论建模、系统设计与实验验证的基础上，本章进一步分析记忆增强型智能理财顾问智能体</w:t>
        </w:r>
        <w:r w:rsidR="001B2AED">
          <w:t xml:space="preserve"> </w:t>
        </w:r>
        <w:proofErr w:type="spellStart"/>
        <w:r w:rsidR="001B2AED">
          <w:t>MemFinRobot</w:t>
        </w:r>
        <w:proofErr w:type="spellEnd"/>
        <w:r w:rsidR="001B2AED">
          <w:t xml:space="preserve"> </w:t>
        </w:r>
        <w:r w:rsidR="001B2AED">
          <w:t>的价值实现机制。与单纯从产品形态或成本收益角度论证可行性不同，本章重点回答三个问题：第一，系统如何在证券投资咨询流程中降低重复沟通、人工接管和合规复核成本；第二，第</w:t>
        </w:r>
        <w:r w:rsidR="001B2AED">
          <w:t>5</w:t>
        </w:r>
        <w:r w:rsidR="001B2AED">
          <w:t>章中的实验结果如何转化为服务效率、风险治理和解释交付能力的提升；第三，记忆、工具与合规三类机制的协同如何形成相对于传统人工投顾、规则型系统和通用大语言模型客服的差异化竞争力。基于上述分析，本章将</w:t>
        </w:r>
        <w:r w:rsidR="001B2AED">
          <w:t xml:space="preserve"> </w:t>
        </w:r>
        <w:proofErr w:type="spellStart"/>
        <w:r w:rsidR="001B2AED">
          <w:t>MemFinRobot</w:t>
        </w:r>
        <w:proofErr w:type="spellEnd"/>
        <w:r w:rsidR="001B2AED">
          <w:t xml:space="preserve"> </w:t>
        </w:r>
        <w:r w:rsidR="001B2AED">
          <w:t>的应用价值概括为</w:t>
        </w:r>
        <w:r w:rsidR="001B2AED">
          <w:t>“</w:t>
        </w:r>
        <w:r w:rsidR="001B2AED">
          <w:t>记忆降低沟通成本、工具提高交付效率、合规增强风险控制、解释提升用户信任</w:t>
        </w:r>
        <w:r w:rsidR="001B2AED">
          <w:t>”</w:t>
        </w:r>
        <w:r w:rsidR="001B2AED">
          <w:t>的综合机制。</w:t>
        </w:r>
      </w:ins>
    </w:p>
    <w:p w14:paraId="6EB700FC" w14:textId="0D73AFA1" w:rsidR="00631647" w:rsidRDefault="001B2AED" w:rsidP="00864695">
      <w:pPr>
        <w:pStyle w:val="a"/>
        <w:spacing w:before="16.30pt" w:after="16.30pt"/>
      </w:pPr>
      <w:bookmarkStart w:id="550" w:name="_Toc223096648"/>
      <w:bookmarkStart w:id="551" w:name="_Toc224431627"/>
      <w:ins w:id="552" w:author="nijian.15" w:date="2026-04-27T20:50:00Z">
        <w:r>
          <w:t>辅助决策定位与服务边界</w:t>
        </w:r>
      </w:ins>
      <w:del w:id="553" w:author="nijian.15" w:date="2026-04-27T20:50:00Z">
        <w:r w:rsidR="00631647" w:rsidDel="001B2AED">
          <w:delText>产品定位与交付形态</w:delText>
        </w:r>
      </w:del>
      <w:bookmarkEnd w:id="550"/>
      <w:bookmarkEnd w:id="551"/>
    </w:p>
    <w:p w14:paraId="77A490B5" w14:textId="71645742" w:rsidR="001B2AED" w:rsidRPr="00007480" w:rsidRDefault="00631647" w:rsidP="00631647">
      <w:pPr>
        <w:ind w:firstLine="24pt"/>
      </w:pPr>
      <w:del w:id="554" w:author="nijian.15" w:date="2026-04-27T20:51:00Z">
        <w:r w:rsidRPr="00007480" w:rsidDel="001B2AED">
          <w:delText>本文提出的记忆增强型智能理财顾问智能体（</w:delText>
        </w:r>
        <w:r w:rsidRPr="00007480" w:rsidDel="001B2AED">
          <w:delText>MemFinRobot</w:delText>
        </w:r>
        <w:r w:rsidRPr="00007480" w:rsidDel="001B2AED">
          <w:delText>）在产品定位上明确坚持</w:delText>
        </w:r>
        <w:r w:rsidRPr="008C2B75" w:rsidDel="001B2AED">
          <w:rPr>
            <w:rFonts w:ascii="宋体" w:hAnsi="宋体"/>
          </w:rPr>
          <w:delText>“辅助决策而非替代决策”</w:delText>
        </w:r>
        <w:r w:rsidRPr="00007480" w:rsidDel="001B2AED">
          <w:delText>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delText>
        </w:r>
        <w:r w:rsidR="00A24BB2" w:rsidDel="001B2AED">
          <w:rPr>
            <w:rFonts w:hint="eastAsia"/>
          </w:rPr>
          <w:delText>记忆、工具、合规</w:delText>
        </w:r>
        <w:r w:rsidRPr="00007480" w:rsidDel="001B2AED">
          <w:rPr>
            <w:rFonts w:hint="eastAsia"/>
          </w:rPr>
          <w:delText>三</w:delText>
        </w:r>
        <w:r w:rsidRPr="00007480" w:rsidDel="001B2AED">
          <w:delText>位一体的产品形态，使系统在长期对话理解能力与风险表达控制能力之间取得平衡。</w:delText>
        </w:r>
      </w:del>
      <w:proofErr w:type="spellStart"/>
      <w:ins w:id="555" w:author="nijian.15" w:date="2026-04-27T20:51:00Z">
        <w:r w:rsidR="001B2AED">
          <w:t>MemFinRobot</w:t>
        </w:r>
        <w:proofErr w:type="spellEnd"/>
        <w:r w:rsidR="001B2AED">
          <w:t xml:space="preserve"> </w:t>
        </w:r>
        <w:r w:rsidR="001B2AED">
          <w:t>的价值实现首先建立在明确的服务边界之上。证券投资咨询具有高度风险敏感性，系统不能替代投资者作出买卖决策，也不能承诺收益或给出确定性市场判断。因此，本文将系统定位为辅助决策型智能体，其核心作用不是直接输出交易指令，而是在用户已有信息、历史偏好和合规约束基础上，提供结构化信息整合、风险揭示和解释性支持。该定位决定了系统价值并非来源于</w:t>
        </w:r>
        <w:r w:rsidR="001B2AED">
          <w:t>“</w:t>
        </w:r>
        <w:r w:rsidR="001B2AED">
          <w:t>替人决策</w:t>
        </w:r>
        <w:r w:rsidR="001B2AED">
          <w:t>”</w:t>
        </w:r>
        <w:r w:rsidR="001B2AED">
          <w:t>，而是来源于提升用户理解效率、降低机构服务成本和增强风险控制能力。</w:t>
        </w:r>
      </w:ins>
    </w:p>
    <w:p w14:paraId="0CD6FE89" w14:textId="49C479FC" w:rsidR="00631647" w:rsidRPr="00007480" w:rsidRDefault="00631647" w:rsidP="00A24BB2">
      <w:pPr>
        <w:ind w:firstLine="24pt"/>
      </w:pPr>
      <w:r w:rsidRPr="00007480">
        <w:t>在系统架构层面，</w:t>
      </w:r>
      <w:proofErr w:type="spellStart"/>
      <w:r w:rsidRPr="00007480">
        <w:t>MemFinRobot</w:t>
      </w:r>
      <w:proofErr w:type="spellEnd"/>
      <w:r w:rsidRPr="00007480">
        <w: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w:t>
      </w:r>
      <w:r w:rsidRPr="008C2B75">
        <w:rPr>
          <w:rFonts w:ascii="宋体" w:hAnsi="宋体"/>
        </w:rPr>
        <w:t>“用户输入</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记忆召回</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多步推理</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回答生成与风险提示</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记忆更新”</w:t>
      </w:r>
      <w:r w:rsidRPr="00007480">
        <w:t>构成闭环，使长期记忆调用与风险提示一致性</w:t>
      </w:r>
      <w:r w:rsidRPr="00007480">
        <w:lastRenderedPageBreak/>
        <w:t>成为可工程化实现的能力，而非依赖大语言模型的自由发挥。这种闭环结构为系统稳定运行与后续扩展提供了结构性保障，也为</w:t>
      </w:r>
      <w:del w:id="556" w:author="nijian.15" w:date="2026-04-27T20:51:00Z">
        <w:r w:rsidRPr="00007480" w:rsidDel="001B2AED">
          <w:delText>产品</w:delText>
        </w:r>
      </w:del>
      <w:r w:rsidRPr="00007480">
        <w:t>可落地性奠定了基础。</w:t>
      </w:r>
    </w:p>
    <w:p w14:paraId="2EEF9421" w14:textId="77777777" w:rsidR="00631647" w:rsidRDefault="00631647" w:rsidP="00864695">
      <w:pPr>
        <w:pStyle w:val="a"/>
        <w:spacing w:before="16.30pt" w:after="16.30pt"/>
      </w:pPr>
      <w:bookmarkStart w:id="557" w:name="_Toc223096649"/>
      <w:bookmarkStart w:id="558" w:name="_Toc224431628"/>
      <w:r>
        <w:t>关键能力的可行性证据</w:t>
      </w:r>
      <w:bookmarkEnd w:id="557"/>
      <w:bookmarkEnd w:id="558"/>
    </w:p>
    <w:p w14:paraId="38127EF8" w14:textId="111EDA9F" w:rsidR="00631647" w:rsidRPr="00007480" w:rsidRDefault="00631647" w:rsidP="00631647">
      <w:pPr>
        <w:ind w:firstLine="24pt"/>
      </w:pPr>
      <w:r w:rsidRPr="00007480">
        <w:t>为了验证上述产品形态的技术可行性，本文分别在通用长期对话数据集</w:t>
      </w:r>
      <w:r w:rsidRPr="00007480">
        <w:t xml:space="preserve">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FinConv</w:t>
      </w:r>
      <w:proofErr w:type="spellEnd"/>
      <w:r w:rsidRPr="00007480">
        <w:t>上进行了系统实验。实验结果从长期记忆可用性、风险提示交付能力与可解释交付质量三个维度，为产品可行性提供了量化证据。</w:t>
      </w:r>
    </w:p>
    <w:p w14:paraId="389DC6C9" w14:textId="57F960F7" w:rsidR="00631647" w:rsidRPr="00007480" w:rsidRDefault="00631647" w:rsidP="00631647">
      <w:pPr>
        <w:ind w:firstLine="24pt"/>
      </w:pPr>
      <w:r w:rsidRPr="00007480">
        <w:t>首先，在长期记忆能力方面，本文在</w:t>
      </w:r>
      <w:proofErr w:type="spellStart"/>
      <w:r w:rsidRPr="00007480">
        <w:t>LoCoMo</w:t>
      </w:r>
      <w:proofErr w:type="spellEnd"/>
      <w:r w:rsidRPr="00007480">
        <w:t>数据集上以</w:t>
      </w:r>
      <w:r w:rsidRPr="00007480">
        <w:t>Recall@5</w:t>
      </w:r>
      <w:r w:rsidRPr="00007480">
        <w:t>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w:t>
      </w:r>
      <w:r w:rsidRPr="00007480">
        <w:t>10</w:t>
      </w:r>
      <w:r w:rsidR="00A24BB2">
        <w:rPr>
          <w:rFonts w:hint="eastAsia"/>
        </w:rPr>
        <w:t>%</w:t>
      </w:r>
      <w:r w:rsidRPr="00007480">
        <w:t>，相较固定窗口最优方案提升</w:t>
      </w:r>
      <w:r w:rsidRPr="00007480">
        <w:t>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w:t>
      </w:r>
      <w:r w:rsidRPr="00007480">
        <w:t>Recall@5</w:t>
      </w:r>
      <w:r w:rsidRPr="00007480">
        <w:t>标准差为</w:t>
      </w:r>
      <w:r w:rsidRPr="00007480">
        <w:t>0.049</w:t>
      </w:r>
      <w:r w:rsidRPr="00007480">
        <w:t>，而固定窗口方法为</w:t>
      </w:r>
      <w:r w:rsidRPr="00007480">
        <w:t>0.073</w:t>
      </w:r>
      <w:r w:rsidRPr="00007480">
        <w:t>，波动幅度下降约</w:t>
      </w:r>
      <w:r w:rsidRPr="00007480">
        <w:t>32%</w:t>
      </w:r>
      <w:r w:rsidRPr="00007480">
        <w:t>，说明该方法在多样化场景下具有更强的稳定性与泛化能力。从</w:t>
      </w:r>
      <w:ins w:id="559" w:author="nijian.15" w:date="2026-04-27T20:52:00Z">
        <w:r w:rsidR="001B2AED">
          <w:rPr>
            <w:rFonts w:hint="eastAsia"/>
          </w:rPr>
          <w:t>机制</w:t>
        </w:r>
      </w:ins>
      <w:del w:id="560" w:author="nijian.15" w:date="2026-04-27T20:52:00Z">
        <w:r w:rsidRPr="00007480" w:rsidDel="001B2AED">
          <w:rPr>
            <w:rFonts w:hint="eastAsia"/>
          </w:rPr>
          <w:delText>产</w:delText>
        </w:r>
        <w:r w:rsidRPr="00007480" w:rsidDel="001B2AED">
          <w:delText>品</w:delText>
        </w:r>
      </w:del>
      <w:r w:rsidRPr="00007480">
        <w:t>角度看，长期记忆召回能力的提升意味着系统在长周期咨询中更不易遗忘关键约束条件，能够减少重复沟通成本并维持语义连续性，这为实际应用提供了核心技术支撑</w:t>
      </w:r>
      <w:ins w:id="561" w:author="nijian.15" w:date="2026-04-27T20:53:00Z">
        <w:r w:rsidR="001B2AED">
          <w:rPr>
            <w:rFonts w:hint="eastAsia"/>
          </w:rPr>
          <w:t>，在通用数据的</w:t>
        </w:r>
      </w:ins>
      <w:del w:id="562" w:author="nijian.15" w:date="2026-04-27T20:53:00Z">
        <w:r w:rsidRPr="00007480" w:rsidDel="001B2AED">
          <w:rPr>
            <w:rFonts w:hint="eastAsia"/>
          </w:rPr>
          <w:delText>。</w:delText>
        </w:r>
      </w:del>
      <w:ins w:id="563" w:author="nijian.15" w:date="2026-04-27T20:52:00Z">
        <w:r w:rsidR="001B2AED">
          <w:rPr>
            <w:rFonts w:hint="eastAsia"/>
          </w:rPr>
          <w:t>实验证据证明了假设</w:t>
        </w:r>
        <w:r w:rsidR="001B2AED">
          <w:t>1</w:t>
        </w:r>
        <w:r w:rsidR="001B2AED">
          <w:rPr>
            <w:rFonts w:hint="eastAsia"/>
          </w:rPr>
          <w:t>。</w:t>
        </w:r>
      </w:ins>
    </w:p>
    <w:p w14:paraId="17DFECEE" w14:textId="655082F8"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r w:rsidR="00B04A2E">
        <w:t>RC</w:t>
      </w:r>
      <w:r w:rsidRPr="00007480">
        <w:t>）与严格覆盖率（</w:t>
      </w:r>
      <w:proofErr w:type="spellStart"/>
      <w:r w:rsidR="00B04A2E">
        <w:rPr>
          <w:rFonts w:hint="eastAsia"/>
        </w:rPr>
        <w:t>R</w:t>
      </w:r>
      <w:r w:rsidR="00B04A2E">
        <w:t>C_</w:t>
      </w:r>
      <w:r w:rsidR="00A24BB2" w:rsidRPr="00A24BB2">
        <w:t>strict</w:t>
      </w:r>
      <w:proofErr w:type="spellEnd"/>
      <w:r w:rsidRPr="00007480">
        <w:t>）两个指标上均显著领先。</w:t>
      </w:r>
      <w:r w:rsidR="00A24BB2">
        <w:rPr>
          <w:rFonts w:hint="eastAsia"/>
        </w:rPr>
        <w:t>说明</w:t>
      </w:r>
      <w:r w:rsidRPr="00007480">
        <w:t>本文系统不仅能够提及部分风险因素，而且更接近</w:t>
      </w:r>
      <w:r w:rsidRPr="008C2B75">
        <w:rPr>
          <w:rFonts w:ascii="宋体" w:hAnsi="宋体"/>
        </w:rPr>
        <w:t>“应披露风险清单”</w:t>
      </w:r>
      <w:r w:rsidRPr="00007480">
        <w:t>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ins w:id="564" w:author="nijian.15" w:date="2026-04-27T20:53:00Z">
        <w:r w:rsidR="001B2AED">
          <w:rPr>
            <w:rFonts w:hint="eastAsia"/>
          </w:rPr>
          <w:t>，页说明了假设</w:t>
        </w:r>
        <w:r w:rsidR="001B2AED">
          <w:rPr>
            <w:rFonts w:hint="eastAsia"/>
          </w:rPr>
          <w:t>2</w:t>
        </w:r>
        <w:r w:rsidR="001B2AED">
          <w:rPr>
            <w:rFonts w:hint="eastAsia"/>
          </w:rPr>
          <w:t>、</w:t>
        </w:r>
        <w:r w:rsidR="001B2AED">
          <w:rPr>
            <w:rFonts w:hint="eastAsia"/>
          </w:rPr>
          <w:t>3</w:t>
        </w:r>
      </w:ins>
      <w:r w:rsidRPr="00007480">
        <w:rPr>
          <w:rFonts w:hint="eastAsia"/>
        </w:rPr>
        <w:t>。</w:t>
      </w:r>
    </w:p>
    <w:p w14:paraId="04912D1F" w14:textId="7E425A8B"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w:t>
      </w:r>
      <w:r w:rsidRPr="008C2B75">
        <w:rPr>
          <w:rFonts w:ascii="宋体" w:hAnsi="宋体"/>
        </w:rPr>
        <w:t>“决策依据、风险收益权衡、执行步骤与边界说明”</w:t>
      </w:r>
      <w:r w:rsidRPr="00007480">
        <w:t>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w:t>
      </w:r>
      <w:r w:rsidRPr="00007480">
        <w:lastRenderedPageBreak/>
        <w:t>与要素完备性。由此可见，本文所提出的</w:t>
      </w:r>
      <w:r w:rsidRPr="008C2B75">
        <w:rPr>
          <w:rFonts w:ascii="宋体" w:hAnsi="宋体"/>
        </w:rPr>
        <w:t>“记忆</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工具</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合规”</w:t>
      </w:r>
      <w:r w:rsidRPr="00007480">
        <w:t>协同架构在多轮金融对话中具有系统性优势</w:t>
      </w:r>
      <w:ins w:id="565" w:author="nijian.15" w:date="2026-04-27T20:54:00Z">
        <w:r w:rsidR="001B2AED">
          <w:rPr>
            <w:rFonts w:hint="eastAsia"/>
          </w:rPr>
          <w:t>，并为假设</w:t>
        </w:r>
        <w:r w:rsidR="001B2AED">
          <w:rPr>
            <w:rFonts w:hint="eastAsia"/>
          </w:rPr>
          <w:t>1</w:t>
        </w:r>
        <w:r w:rsidR="001B2AED">
          <w:rPr>
            <w:rFonts w:hint="eastAsia"/>
          </w:rPr>
          <w:t>、</w:t>
        </w:r>
        <w:r w:rsidR="001B2AED">
          <w:rPr>
            <w:rFonts w:hint="eastAsia"/>
          </w:rPr>
          <w:t>5</w:t>
        </w:r>
        <w:r w:rsidR="001B2AED">
          <w:rPr>
            <w:rFonts w:hint="eastAsia"/>
          </w:rPr>
          <w:t>提供了有利</w:t>
        </w:r>
      </w:ins>
      <w:ins w:id="566" w:author="nijian.15" w:date="2026-04-27T20:55:00Z">
        <w:r w:rsidR="001B2AED">
          <w:rPr>
            <w:rFonts w:hint="eastAsia"/>
          </w:rPr>
          <w:t>证据</w:t>
        </w:r>
      </w:ins>
      <w:r w:rsidRPr="00007480">
        <w:rPr>
          <w:rFonts w:hint="eastAsia"/>
        </w:rPr>
        <w:t>。</w:t>
      </w:r>
    </w:p>
    <w:p w14:paraId="507CBCC0" w14:textId="7BF2A935" w:rsidR="00631647" w:rsidRPr="004C205B" w:rsidDel="001B2AED" w:rsidRDefault="001C377D">
      <w:pPr>
        <w:pStyle w:val="v3"/>
        <w:spacing w:before="32.60pt" w:after="32.60pt"/>
        <w:rPr>
          <w:del w:id="567" w:author="nijian.15" w:date="2026-04-27T20:55:00Z"/>
        </w:rPr>
        <w:pPrChange w:id="568" w:author="nijian.15" w:date="2026-04-27T20:59:00Z">
          <w:pPr>
            <w:pStyle w:val="a"/>
            <w:spacing w:before="16.30pt" w:after="16.30pt"/>
          </w:pPr>
        </w:pPrChange>
      </w:pPr>
      <w:bookmarkStart w:id="569" w:name="_Toc223096650"/>
      <w:bookmarkStart w:id="570" w:name="_Toc224431629"/>
      <w:ins w:id="571" w:author="nijian.15" w:date="2026-04-28T22:40:00Z">
        <w:r>
          <w:rPr>
            <w:rFonts w:hint="eastAsia"/>
          </w:rPr>
          <w:t>降本增效机制</w:t>
        </w:r>
      </w:ins>
      <w:del w:id="572" w:author="nijian.15" w:date="2026-04-27T20:55:00Z">
        <w:r w:rsidRPr="004C205B" w:rsidDel="001B2AED">
          <w:rPr>
            <w:rFonts w:hint="eastAsia"/>
          </w:rPr>
          <w:delText>产</w:delText>
        </w:r>
        <w:r w:rsidRPr="004C205B" w:rsidDel="001B2AED">
          <w:delText>品完成度与工程可扩展性</w:delText>
        </w:r>
        <w:bookmarkEnd w:id="569"/>
        <w:bookmarkEnd w:id="570"/>
      </w:del>
    </w:p>
    <w:p w14:paraId="5C61FE52" w14:textId="6F3465B6" w:rsidR="00631647" w:rsidRPr="00007480" w:rsidDel="001B2AED" w:rsidRDefault="00631647">
      <w:pPr>
        <w:pStyle w:val="v3"/>
        <w:spacing w:before="32.60pt" w:after="32.60pt"/>
        <w:rPr>
          <w:del w:id="573" w:author="nijian.15" w:date="2026-04-27T20:55:00Z"/>
        </w:rPr>
        <w:pPrChange w:id="574" w:author="nijian.15" w:date="2026-04-27T20:59:00Z">
          <w:pPr>
            <w:ind w:firstLine="24pt"/>
          </w:pPr>
        </w:pPrChange>
      </w:pPr>
      <w:del w:id="575" w:author="nijian.15" w:date="2026-04-27T20:55:00Z">
        <w:r w:rsidRPr="00007480" w:rsidDel="001B2AED">
          <w:delText>从工程实现角度看，</w:delText>
        </w:r>
        <w:r w:rsidRPr="00007480" w:rsidDel="001B2AED">
          <w:delText xml:space="preserve">MemFinRobot </w:delText>
        </w:r>
        <w:r w:rsidRPr="00007480" w:rsidDel="001B2AED">
          <w:delText>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delText>
        </w:r>
        <w:r w:rsidRPr="00007480" w:rsidDel="001B2AED">
          <w:delText>LoCoMo</w:delText>
        </w:r>
        <w:r w:rsidRPr="00007480" w:rsidDel="001B2AED">
          <w:delText>与</w:delText>
        </w:r>
        <w:r w:rsidRPr="00007480" w:rsidDel="001B2AED">
          <w:delText xml:space="preserve"> MemFinConv</w:delText>
        </w:r>
        <w:r w:rsidRPr="00007480" w:rsidDel="001B2AED">
          <w:delText>的评测流程与指标计算框架，使多维度体验指标能够自动化生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delText>
        </w:r>
      </w:del>
    </w:p>
    <w:p w14:paraId="36667132" w14:textId="332A35BE" w:rsidR="00631647" w:rsidDel="001B2AED" w:rsidRDefault="00631647">
      <w:pPr>
        <w:pStyle w:val="v3"/>
        <w:spacing w:before="32.60pt" w:after="32.60pt"/>
        <w:rPr>
          <w:del w:id="576" w:author="nijian.15" w:date="2026-04-27T20:55:00Z"/>
        </w:rPr>
        <w:pPrChange w:id="577" w:author="nijian.15" w:date="2026-04-27T20:59:00Z">
          <w:pPr>
            <w:ind w:firstLine="24pt"/>
          </w:pPr>
        </w:pPrChange>
      </w:pPr>
      <w:del w:id="578" w:author="nijian.15" w:date="2026-04-27T20:55:00Z">
        <w:r w:rsidRPr="00007480" w:rsidDel="001B2AED">
          <w:delText>综合技术验证结果与系统实现情况可以看出，</w:delText>
        </w:r>
        <w:r w:rsidRPr="00007480" w:rsidDel="001B2AED">
          <w:delText>MemFinRobot</w:delText>
        </w:r>
        <w:r w:rsidRPr="00007480" w:rsidDel="001B2AED">
          <w:delTex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delText>
        </w:r>
      </w:del>
    </w:p>
    <w:p w14:paraId="13116A1A" w14:textId="77777777" w:rsidR="00631647" w:rsidRDefault="00631647" w:rsidP="004C205B">
      <w:pPr>
        <w:pStyle w:val="v3"/>
        <w:spacing w:before="32.60pt" w:after="32.60pt"/>
      </w:pPr>
      <w:bookmarkStart w:id="579" w:name="_Toc223096651"/>
      <w:bookmarkStart w:id="580" w:name="_Toc224431630"/>
      <w:del w:id="581" w:author="nijian.15" w:date="2026-04-27T20:55:00Z">
        <w:r w:rsidDel="001B2AED">
          <w:delText>产品的成本与收益分析</w:delText>
        </w:r>
      </w:del>
      <w:bookmarkEnd w:id="579"/>
      <w:bookmarkEnd w:id="580"/>
    </w:p>
    <w:p w14:paraId="3C38FCA2" w14:textId="1728C483" w:rsidR="001B2AED" w:rsidRPr="00631647" w:rsidRDefault="006C7729" w:rsidP="006C7729">
      <w:pPr>
        <w:ind w:firstLine="21pt"/>
      </w:pPr>
      <w:del w:id="582" w:author="nijian.15" w:date="2026-04-27T20:56:00Z">
        <w:r w:rsidRPr="006C7729" w:rsidDel="001B2AED">
          <w:delText>一项技术方案能否真正转化为可持续运行的产品，不仅取决于其在记忆召回、风险提示与解释质量等指标上的优势，还取决于其成本投入是否能够被业务规模有效摊薄，并在运营层面形成可量化的收益回报。基于这一考虑，本文采用情景测算与敏感性分析相结合的方式，对</w:delText>
        </w:r>
        <w:r w:rsidRPr="006C7729" w:rsidDel="001B2AED">
          <w:delText xml:space="preserve"> MemFinRobot </w:delText>
        </w:r>
        <w:r w:rsidRPr="006C7729" w:rsidDel="001B2AED">
          <w:delText>的成本结构、收益来源与规模经济特征进行分析。</w:delText>
        </w:r>
      </w:del>
      <w:proofErr w:type="spellStart"/>
      <w:ins w:id="583" w:author="nijian.15" w:date="2026-04-27T20:56:00Z">
        <w:r w:rsidR="001B2AED">
          <w:t>MemFinRobot</w:t>
        </w:r>
        <w:proofErr w:type="spellEnd"/>
        <w:r w:rsidR="001B2AED">
          <w:t xml:space="preserve"> </w:t>
        </w:r>
        <w:r w:rsidR="001B2AED">
          <w:t>的降本增效并非简单来自</w:t>
        </w:r>
        <w:r w:rsidR="001B2AED">
          <w:t>“</w:t>
        </w:r>
        <w:r w:rsidR="001B2AED">
          <w:t>大模型替代人工</w:t>
        </w:r>
        <w:r w:rsidR="001B2AED">
          <w:t>”</w:t>
        </w:r>
        <w:r w:rsidR="001B2AED">
          <w:t>，而是来自长期记忆、工具调用和合规控制对证券投资咨询流程的重构。传统人工投顾或普通智能客服在多轮咨询中往往需要重复确认用户背景、人工补充风险提示、反复解释产品差异，并在高风险表达后进入人工复核或返工流程。</w:t>
        </w:r>
        <w:proofErr w:type="spellStart"/>
        <w:r w:rsidR="001B2AED">
          <w:t>MemFinRobot</w:t>
        </w:r>
        <w:proofErr w:type="spellEnd"/>
        <w:r w:rsidR="001B2AED">
          <w:t xml:space="preserve"> </w:t>
        </w:r>
        <w:r w:rsidR="001B2AED">
          <w:t>通过长期记忆降低信息重采集成本，通过工具调用提高事实核验与解释生成效率，通过合规控制减少风险披露遗漏与表达越界，从而在咨询服务链条中形成多环节效率提升。</w:t>
        </w:r>
      </w:ins>
    </w:p>
    <w:p w14:paraId="1E20203E" w14:textId="77777777" w:rsidR="00631647" w:rsidRDefault="00631647" w:rsidP="00864695">
      <w:pPr>
        <w:pStyle w:val="a"/>
        <w:spacing w:before="16.30pt" w:after="16.30pt"/>
      </w:pPr>
      <w:bookmarkStart w:id="584" w:name="_Toc223096652"/>
      <w:bookmarkStart w:id="585" w:name="_Toc224431631"/>
      <w:r>
        <w:t>成本结构与测算口径</w:t>
      </w:r>
      <w:bookmarkEnd w:id="584"/>
      <w:bookmarkEnd w:id="585"/>
    </w:p>
    <w:p w14:paraId="5181B839" w14:textId="13CF553D" w:rsidR="00631647" w:rsidRPr="00007480" w:rsidRDefault="00631647" w:rsidP="00631647">
      <w:pPr>
        <w:ind w:firstLine="24pt"/>
      </w:pPr>
      <w:del w:id="586" w:author="nijian.15" w:date="2026-04-27T20:58:00Z">
        <w:r w:rsidRPr="00007480" w:rsidDel="004C205B">
          <w:delText>在技术可行性得到验证之后，产品能否在真实金融咨询场景中实现可持续运行，还取决于其成本结构与边际收益是否具备经济合理性。</w:delText>
        </w:r>
      </w:del>
      <w:r w:rsidRPr="00007480">
        <w:t>考虑到不同金融机构在业务规模、组织流程与技术采购模式上的差异，本文不对具体机构给出确定性财务预测，而采用情景测算口径：在公开行业区间与保守参数假设下，构建可复现的成本</w:t>
      </w:r>
      <w:r w:rsidRPr="00007480">
        <w:t>—</w:t>
      </w:r>
      <w:r w:rsidRPr="00007480">
        <w:t>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w:t>
      </w:r>
      <w:r w:rsidRPr="00007480">
        <w:t>AI</w:t>
      </w:r>
      <w:r w:rsidRPr="00007480">
        <w:t>客服渗透亦较为可观的行业现状（作为自动化比例假设的外部参照），本文将</w:t>
      </w:r>
      <w:r w:rsidRPr="008C2B75">
        <w:rPr>
          <w:rFonts w:ascii="宋体" w:hAnsi="宋体"/>
        </w:rPr>
        <w:t>“可自动化替代比例”</w:t>
      </w:r>
      <w:r w:rsidRPr="00007480">
        <w:t>设定在</w:t>
      </w:r>
      <w:r w:rsidRPr="00007480">
        <w:t>60%</w:t>
      </w:r>
      <w:r w:rsidR="00A24BB2">
        <w:t>-</w:t>
      </w:r>
      <w:r w:rsidRPr="00007480">
        <w:t>80%</w:t>
      </w:r>
      <w:r w:rsidRPr="00007480">
        <w:t>的常见区间内，并在基准情境取中位值</w:t>
      </w:r>
      <w:r w:rsidRPr="00007480">
        <w:t xml:space="preserve"> 70%</w:t>
      </w:r>
      <w:r w:rsidRPr="00007480">
        <w:t>。该设定与行业综述中对金融行业智能客服应用普及度的描述一致</w:t>
      </w:r>
      <w:r w:rsidRPr="00007480">
        <w:t xml:space="preserve"> (</w:t>
      </w:r>
      <w:proofErr w:type="spellStart"/>
      <w:r>
        <w:fldChar w:fldCharType="begin"/>
      </w:r>
      <w:r>
        <w:instrText>HYPERLINK "https://www.udesk.cn/ucm/faq/66209?utm_source=chatgpt.com" \o "2025</w:instrText>
      </w:r>
      <w:r>
        <w:instrText>金融行业客服系统应用全景报告和选型指南</w:instrText>
      </w:r>
      <w:r>
        <w:instrText>"</w:instrText>
      </w:r>
      <w:r>
        <w:fldChar w:fldCharType="separate"/>
      </w:r>
      <w:r w:rsidRPr="00007480">
        <w:t>Udesk</w:t>
      </w:r>
      <w:proofErr w:type="spellEnd"/>
      <w:r>
        <w:fldChar w:fldCharType="end"/>
      </w:r>
      <w:r w:rsidRPr="00007480">
        <w:t>)</w:t>
      </w:r>
      <w:r w:rsidR="00A24BB2">
        <w:rPr>
          <w:rStyle w:val="afc"/>
        </w:rPr>
        <w:footnoteReference w:id="10"/>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w:t>
      </w:r>
      <w:r w:rsidRPr="00007480">
        <w:t xml:space="preserve"> 50</w:t>
      </w:r>
      <w:r w:rsidRPr="00007480">
        <w:t>元</w:t>
      </w:r>
      <w:r w:rsidRPr="00007480">
        <w:t>/</w:t>
      </w:r>
      <w:r w:rsidRPr="00007480">
        <w:t>小时、单次咨询平均</w:t>
      </w:r>
      <w:r w:rsidRPr="00007480">
        <w:t>5</w:t>
      </w:r>
      <w:r w:rsidRPr="00007480">
        <w:t>分钟（对应人工单位成本约</w:t>
      </w:r>
      <w:r w:rsidRPr="00007480">
        <w:lastRenderedPageBreak/>
        <w:t>4.17</w:t>
      </w:r>
      <w:r w:rsidRPr="00007480">
        <w:t>元</w:t>
      </w:r>
      <w:r w:rsidRPr="00007480">
        <w:t>/</w:t>
      </w:r>
      <w:r w:rsidRPr="00007480">
        <w:t>次），模型单位推理成本</w:t>
      </w:r>
      <w:r w:rsidRPr="00007480">
        <w:t>0.5</w:t>
      </w:r>
      <w:r w:rsidRPr="00007480">
        <w:t>元</w:t>
      </w:r>
      <w:r w:rsidRPr="00007480">
        <w:t>/</w:t>
      </w:r>
      <w:r w:rsidRPr="00007480">
        <w:t>次，固定运维与合规成本</w:t>
      </w:r>
      <w:r w:rsidRPr="00007480">
        <w:t xml:space="preserve"> 200 </w:t>
      </w:r>
      <w:r w:rsidRPr="00007480">
        <w:t>万元</w:t>
      </w:r>
      <w:r w:rsidRPr="00007480">
        <w:t>/</w:t>
      </w:r>
      <w:r w:rsidRPr="00007480">
        <w:t>年，自动化替代率</w:t>
      </w:r>
      <w:r w:rsidRPr="00007480">
        <w:t xml:space="preserve"> 70%</w:t>
      </w:r>
      <w:r w:rsidRPr="00007480">
        <w:t>。</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3BB66019" w:rsidR="00631647" w:rsidRPr="00760944" w:rsidRDefault="00760944" w:rsidP="003553BE">
      <w:pPr>
        <w:pStyle w:val="fix"/>
      </w:pPr>
      <w:r>
        <w:rPr>
          <w:rFonts w:ascii="Times New Roman" w:hAnsi="Times New Roman"/>
        </w:rPr>
        <w:tab/>
      </w:r>
      <m:oMath>
        <m:r>
          <m:t>Cos</m:t>
        </m:r>
        <m:sSub>
          <m:sSubPr>
            <m:ctrlPr/>
          </m:sSubPr>
          <m:e>
            <m:r>
              <m:t>t</m:t>
            </m:r>
          </m:e>
          <m:sub>
            <m:r>
              <m:t>sys</m:t>
            </m:r>
          </m:sub>
        </m:sSub>
        <m:r>
          <m:rPr>
            <m:sty m:val="p"/>
          </m:rPr>
          <m:t xml:space="preserve">= </m:t>
        </m:r>
        <m:sSub>
          <m:sSubPr>
            <m:ctrlPr/>
          </m:sSubPr>
          <m:e>
            <m:r>
              <m:t>C</m:t>
            </m:r>
          </m:e>
          <m:sub>
            <m:r>
              <m:t>f</m:t>
            </m:r>
          </m:sub>
        </m:sSub>
        <m:r>
          <m:rPr>
            <m:sty m:val="p"/>
          </m:rPr>
          <m:t xml:space="preserve">+ </m:t>
        </m:r>
        <m:r>
          <m:t>N</m:t>
        </m:r>
        <m:r>
          <m:rPr>
            <m:sty m:val="p"/>
          </m:rPr>
          <m:t xml:space="preserve"> ⋅</m:t>
        </m:r>
        <m:d>
          <m:dPr>
            <m:ctrlPr/>
          </m:dPr>
          <m:e>
            <m:r>
              <m:rPr>
                <m:sty m:val="p"/>
              </m:rPr>
              <m:t xml:space="preserve"> </m:t>
            </m:r>
            <m:r>
              <m:t>r</m:t>
            </m:r>
            <m:r>
              <m:rPr>
                <m:sty m:val="p"/>
              </m:rPr>
              <m:t xml:space="preserve"> ⋅</m:t>
            </m:r>
            <m:sSub>
              <m:sSubPr>
                <m:ctrlPr/>
              </m:sSubPr>
              <m:e>
                <m:r>
                  <m:t>C</m:t>
                </m:r>
              </m:e>
              <m:sub>
                <m:r>
                  <m:t>model</m:t>
                </m:r>
              </m:sub>
            </m:sSub>
            <m:r>
              <m:rPr>
                <m:sty m:val="p"/>
              </m:rPr>
              <m:t xml:space="preserve">+ </m:t>
            </m:r>
            <m:d>
              <m:dPr>
                <m:ctrlPr/>
              </m:dPr>
              <m:e>
                <m:r>
                  <m:rPr>
                    <m:sty m:val="p"/>
                  </m:rPr>
                  <m:t xml:space="preserve">1 - </m:t>
                </m:r>
                <m:r>
                  <m:t>r</m:t>
                </m:r>
              </m:e>
            </m:d>
            <m:r>
              <m:rPr>
                <m:sty m:val="p"/>
              </m:rPr>
              <m:t>⋅</m:t>
            </m:r>
            <m:sSub>
              <m:sSubPr>
                <m:ctrlPr/>
              </m:sSubPr>
              <m:e>
                <m:r>
                  <m:t>C</m:t>
                </m:r>
              </m:e>
              <m:sub>
                <m:r>
                  <m:t>human</m:t>
                </m:r>
              </m:sub>
            </m:sSub>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(6.1)</w:t>
      </w:r>
    </w:p>
    <w:p w14:paraId="21A19FB8" w14:textId="5D8758DE" w:rsidR="00631647" w:rsidRPr="008F1FF6" w:rsidRDefault="00631647" w:rsidP="00631647">
      <w:pPr>
        <w:ind w:firstLine="24pt"/>
      </w:pPr>
      <w:r w:rsidRPr="00007480">
        <w:t>其中</w:t>
      </w:r>
      <w:r w:rsidRPr="00007480">
        <w:t>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w:t>
      </w:r>
      <w:r w:rsidRPr="008C2B75">
        <w:rPr>
          <w:rFonts w:ascii="宋体" w:hAnsi="宋体"/>
        </w:rPr>
        <w:t>“平台型能力”</w:t>
      </w:r>
      <w:r w:rsidRPr="00007480">
        <w:t>的典型经济属性：固定成本占比越高，越需要规模化业务量摊薄单位成本，从而表现出更明显的规模经济。</w:t>
      </w:r>
    </w:p>
    <w:p w14:paraId="50791E4C" w14:textId="37BD2D18" w:rsidR="00631647" w:rsidRDefault="004C205B" w:rsidP="00864695">
      <w:pPr>
        <w:pStyle w:val="a"/>
        <w:spacing w:before="16.30pt" w:after="16.30pt"/>
      </w:pPr>
      <w:bookmarkStart w:id="588" w:name="_Toc223096653"/>
      <w:bookmarkStart w:id="589" w:name="_Toc224431632"/>
      <w:ins w:id="590" w:author="nijian.15" w:date="2026-04-27T20:58:00Z">
        <w:r>
          <w:rPr>
            <w:rFonts w:hint="eastAsia"/>
          </w:rPr>
          <w:t>基准情境下</w:t>
        </w:r>
      </w:ins>
      <w:ins w:id="591" w:author="nijian.15" w:date="2026-04-27T20:59:00Z">
        <w:r>
          <w:rPr>
            <w:rFonts w:hint="eastAsia"/>
          </w:rPr>
          <w:t>的</w:t>
        </w:r>
        <w:r>
          <w:t>成本降低机制</w:t>
        </w:r>
      </w:ins>
      <w:del w:id="592" w:author="nijian.15" w:date="2026-04-27T20:58:00Z">
        <w:r w:rsidDel="004C205B">
          <w:delText>基准情境下的成本</w:delText>
        </w:r>
        <w:r w:rsidDel="004C205B">
          <w:rPr>
            <w:rFonts w:hint="eastAsia"/>
          </w:rPr>
          <w:delText>、</w:delText>
        </w:r>
        <w:r w:rsidDel="004C205B">
          <w:delText>收益测算与指标映射</w:delText>
        </w:r>
      </w:del>
      <w:bookmarkEnd w:id="588"/>
      <w:bookmarkEnd w:id="589"/>
    </w:p>
    <w:p w14:paraId="518C3C40" w14:textId="3FEBCB8F" w:rsidR="00631647" w:rsidRPr="008F1FF6" w:rsidRDefault="00631647" w:rsidP="00A02766">
      <w:pPr>
        <w:ind w:firstLine="21pt"/>
      </w:pPr>
      <w:r w:rsidRPr="008F1FF6">
        <w:t>在基准情境下，假设机构年咨询量为</w:t>
      </w:r>
      <w:r w:rsidRPr="008F1FF6">
        <w:t>100</w:t>
      </w:r>
      <w:r w:rsidRPr="008F1FF6">
        <w:t>万次。若完全采用人工处理，则年度人工成本约为</w:t>
      </w:r>
      <w:r w:rsidRPr="008F1FF6">
        <w:t xml:space="preserve">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w:t>
      </w:r>
      <w:r w:rsidRPr="008F1FF6">
        <w:t>万元。引入</w:t>
      </w:r>
      <w:proofErr w:type="spellStart"/>
      <w:r w:rsidRPr="008F1FF6">
        <w:t>MemFinRobot</w:t>
      </w:r>
      <w:proofErr w:type="spellEnd"/>
      <w:r w:rsidRPr="008F1FF6">
        <w:t>后，假设</w:t>
      </w:r>
      <w:r w:rsidRPr="008F1FF6">
        <w:t>70%</w:t>
      </w:r>
      <w:r w:rsidRPr="008F1FF6">
        <w:t>咨询由系统自动完成、</w:t>
      </w:r>
      <w:r w:rsidRPr="008F1FF6">
        <w:t>30%</w:t>
      </w:r>
      <w:r w:rsidRPr="008F1FF6">
        <w:t>由人工接管，则年度系统成本由三部分构成：人工接管成本约</w:t>
      </w:r>
      <w:r w:rsidRPr="008F1FF6">
        <w:t>12</w:t>
      </w:r>
      <w:r w:rsidR="00A02766">
        <w:t>5</w:t>
      </w:r>
      <w:r w:rsidRPr="008F1FF6">
        <w:t>万元、模型推理成本约</w:t>
      </w:r>
      <w:r w:rsidRPr="008F1FF6">
        <w:t>50</w:t>
      </w:r>
      <w:r w:rsidRPr="008F1FF6">
        <w:t>万元、固定运维与合规成本约</w:t>
      </w:r>
      <w:r w:rsidRPr="008F1FF6">
        <w:t>200</w:t>
      </w:r>
      <w:r w:rsidRPr="008F1FF6">
        <w:t>万元，合计约</w:t>
      </w:r>
      <w:r w:rsidRPr="008F1FF6">
        <w:t>375</w:t>
      </w:r>
      <w:r w:rsidRPr="008F1FF6">
        <w:t>万元。由此可见，在百万级咨询量下，仅从</w:t>
      </w:r>
      <w:r w:rsidRPr="008C2B75">
        <w:rPr>
          <w:rFonts w:ascii="宋体" w:hAnsi="宋体"/>
        </w:rPr>
        <w:t>“替代人工”</w:t>
      </w:r>
      <w:r w:rsidRPr="008F1FF6">
        <w:t>角度即可将单位咨询成本从约</w:t>
      </w:r>
      <w:r w:rsidRPr="008F1FF6">
        <w:t>4.17</w:t>
      </w:r>
      <w:r w:rsidRPr="008F1FF6">
        <w:t>元降至约</w:t>
      </w:r>
      <w:r w:rsidRPr="008F1FF6">
        <w:t>3.75</w:t>
      </w:r>
      <w:r w:rsidRPr="008F1FF6">
        <w:t>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w:t>
      </w:r>
      <w:r w:rsidRPr="008C2B75">
        <w:rPr>
          <w:rFonts w:ascii="宋体" w:hAnsi="宋体"/>
        </w:rPr>
        <w:t>“代理变量”</w:t>
      </w:r>
      <w:r w:rsidRPr="008F1FF6">
        <w:t>，以建立从技术提升到运营收益的可解释映射链条。第一类收益来自</w:t>
      </w:r>
      <w:r w:rsidRPr="008C2B75">
        <w:rPr>
          <w:rFonts w:ascii="宋体" w:hAnsi="宋体"/>
        </w:rPr>
        <w:t>“重复沟通与解释成本下降”</w:t>
      </w:r>
      <w:r w:rsidRPr="008F1FF6">
        <w:t>。在</w:t>
      </w:r>
      <w:proofErr w:type="spellStart"/>
      <w:r w:rsidRPr="008F1FF6">
        <w:t>LoCoMo</w:t>
      </w:r>
      <w:proofErr w:type="spellEnd"/>
      <w:r w:rsidRPr="008F1FF6">
        <w:t>长期对话评测中，本文方法</w:t>
      </w:r>
      <w:r w:rsidRPr="008F1FF6">
        <w:t xml:space="preserve"> Recall@5</w:t>
      </w:r>
      <w:r w:rsidRPr="008F1FF6">
        <w:t>达到</w:t>
      </w:r>
      <w:r w:rsidRPr="008F1FF6">
        <w:t>68%</w:t>
      </w:r>
      <w:r w:rsidRPr="008F1FF6">
        <w:t>，相比单话语嵌入（</w:t>
      </w:r>
      <w:r w:rsidRPr="008F1FF6">
        <w:t>58%</w:t>
      </w:r>
      <w:r w:rsidRPr="008F1FF6">
        <w:t>）与固定窗口最优设置（</w:t>
      </w:r>
      <w:r w:rsidRPr="008F1FF6">
        <w:t>61%</w:t>
      </w:r>
      <w:r w:rsidRPr="008F1FF6">
        <w:t>）分别提升</w:t>
      </w:r>
      <w:r w:rsidRPr="008F1FF6">
        <w:t>10</w:t>
      </w:r>
      <w:r w:rsidR="00A02766">
        <w:t>%</w:t>
      </w:r>
      <w:r w:rsidRPr="008F1FF6">
        <w:t>与</w:t>
      </w:r>
      <w:r w:rsidR="00A02766">
        <w:t>7%</w:t>
      </w:r>
      <w:r w:rsidRPr="008F1FF6">
        <w:t>，并且跨对话标准差下降约</w:t>
      </w:r>
      <w:r w:rsidRPr="008F1FF6">
        <w:t>32%</w:t>
      </w:r>
      <w:r w:rsidRPr="008F1FF6">
        <w:t>，表明长期记忆调用能力不仅提升均值，也提升稳定性。在运营层面，可将其保守映射为</w:t>
      </w:r>
      <w:r w:rsidRPr="008C2B75">
        <w:rPr>
          <w:rFonts w:ascii="宋体" w:hAnsi="宋体"/>
        </w:rPr>
        <w:t>“人工接管的咨询中，重复解释</w:t>
      </w:r>
      <w:r w:rsidR="00A02766" w:rsidRPr="008C2B75">
        <w:rPr>
          <w:rFonts w:ascii="宋体" w:hAnsi="宋体" w:hint="eastAsia"/>
        </w:rPr>
        <w:t>、</w:t>
      </w:r>
      <w:r w:rsidRPr="008C2B75">
        <w:rPr>
          <w:rFonts w:ascii="宋体" w:hAnsi="宋体"/>
        </w:rPr>
        <w:t>补充信息的工时下降15%”</w:t>
      </w:r>
      <w:r w:rsidRPr="008F1FF6">
        <w:t>，从而形成可量化的效率节省。</w:t>
      </w:r>
    </w:p>
    <w:p w14:paraId="19E032FB" w14:textId="77777777" w:rsidR="00631647" w:rsidRPr="008F1FF6" w:rsidRDefault="00631647" w:rsidP="00A02766">
      <w:pPr>
        <w:ind w:firstLine="21pt"/>
      </w:pPr>
      <w:r w:rsidRPr="008F1FF6">
        <w:t>第二类收益来自</w:t>
      </w:r>
      <w:r w:rsidRPr="008C2B75">
        <w:rPr>
          <w:rFonts w:ascii="宋体" w:hAnsi="宋体"/>
        </w:rPr>
        <w:t>“合规复核压力下</w:t>
      </w:r>
      <w:proofErr w:type="spellStart"/>
      <w:r w:rsidR="00A02766" w:rsidRPr="008C2B75">
        <w:rPr>
          <w:rFonts w:ascii="宋体" w:hAnsi="宋体" w:hint="eastAsia"/>
        </w:rPr>
        <w:t>M</w:t>
      </w:r>
      <w:r w:rsidR="00A02766" w:rsidRPr="008C2B75">
        <w:rPr>
          <w:rFonts w:ascii="宋体" w:hAnsi="宋体"/>
        </w:rPr>
        <w:t>em</w:t>
      </w:r>
      <w:r w:rsidRPr="008C2B75">
        <w:rPr>
          <w:rFonts w:ascii="宋体" w:hAnsi="宋体"/>
        </w:rPr>
        <w:t>FinRobot</w:t>
      </w:r>
      <w:proofErr w:type="spellEnd"/>
      <w:r w:rsidRPr="008C2B75">
        <w:rPr>
          <w:rFonts w:ascii="宋体" w:hAnsi="宋体"/>
        </w:rPr>
        <w:t xml:space="preserve"> 的风险提示覆盖与严格覆盖显著高于对比方法</w:t>
      </w:r>
      <w:r w:rsidR="00A02766" w:rsidRPr="008C2B75">
        <w:rPr>
          <w:rFonts w:ascii="宋体" w:hAnsi="宋体" w:hint="eastAsia"/>
        </w:rPr>
        <w:t>，</w:t>
      </w:r>
      <w:r w:rsidRPr="008C2B75">
        <w:rPr>
          <w:rFonts w:ascii="宋体" w:hAnsi="宋体"/>
        </w:rPr>
        <w:t>并在解释质量等交付指标上保持领先。在真实机构中，“风险披露缺项”</w:t>
      </w:r>
      <w:r w:rsidRPr="008F1FF6">
        <w:t>往往触发人工复核与工单返修，因此本文采用保守假设：每</w:t>
      </w:r>
      <w:r w:rsidRPr="008F1FF6">
        <w:t>1</w:t>
      </w:r>
      <w:r w:rsidRPr="008F1FF6">
        <w:t>万次咨询中约</w:t>
      </w:r>
      <w:r w:rsidRPr="008F1FF6">
        <w:t>50</w:t>
      </w:r>
      <w:r w:rsidRPr="008F1FF6">
        <w:t>次需要合规复核，严格风险覆盖能力提升可节省幅度。</w:t>
      </w:r>
    </w:p>
    <w:p w14:paraId="491077F6" w14:textId="77777777" w:rsidR="00631647" w:rsidRDefault="00631647" w:rsidP="00A02766">
      <w:pPr>
        <w:ind w:firstLine="21pt"/>
      </w:pPr>
      <w:r w:rsidRPr="008F1FF6">
        <w:t>第三类收益来自</w:t>
      </w:r>
      <w:r w:rsidRPr="008C2B75">
        <w:rPr>
          <w:rFonts w:ascii="宋体" w:hAnsi="宋体"/>
        </w:rPr>
        <w:t>“满意度与留存改善”</w:t>
      </w:r>
      <w:r w:rsidRPr="008F1FF6">
        <w:t>。本文在不夸大前提下采用</w:t>
      </w:r>
      <w:r w:rsidRPr="008C2B75">
        <w:rPr>
          <w:rFonts w:ascii="宋体" w:hAnsi="宋体"/>
        </w:rPr>
        <w:t>“解释质量提升带来1%留存改善”</w:t>
      </w:r>
      <w:r w:rsidRPr="008F1FF6">
        <w:t>的保守情境，并将客户生命周期价值取</w:t>
      </w:r>
      <w:r w:rsidRPr="008F1FF6">
        <w:t>500</w:t>
      </w:r>
      <w:r w:rsidRPr="008F1FF6">
        <w:t>元、实际转化系数取</w:t>
      </w:r>
      <w:r w:rsidRPr="008F1FF6">
        <w:t>20%</w:t>
      </w:r>
      <w:r w:rsidRPr="008F1FF6">
        <w:t>，作为留存收益的近似估算。</w:t>
      </w:r>
    </w:p>
    <w:p w14:paraId="17D6FBBA" w14:textId="50C21064" w:rsidR="00A02766" w:rsidRDefault="00A02766" w:rsidP="00A02766">
      <w:pPr>
        <w:pStyle w:val="af7"/>
        <w:keepNext/>
        <w:ind w:firstLine="20.40pt"/>
      </w:pPr>
      <w:bookmarkStart w:id="593" w:name="_Toc223528580"/>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1</w:t>
      </w:r>
      <w:r w:rsidR="00760944">
        <w:fldChar w:fldCharType="end"/>
      </w:r>
      <w:r>
        <w:t xml:space="preserve"> </w:t>
      </w:r>
      <w:r>
        <w:rPr>
          <w:rFonts w:hint="eastAsia"/>
        </w:rPr>
        <w:t>收入成本假设</w:t>
      </w:r>
      <w:bookmarkEnd w:id="593"/>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760944" w14:paraId="352E36D5" w14:textId="77777777" w:rsidTr="004F6F4A">
        <w:trPr>
          <w:jc w:val="center"/>
        </w:trPr>
        <w:tc>
          <w:tcPr>
            <w:tcW w:w="27.0%" w:type="pct"/>
            <w:tcBorders>
              <w:bottom w:val="single" w:sz="8" w:space="0" w:color="auto"/>
            </w:tcBorders>
            <w:vAlign w:val="center"/>
            <w:hideMark/>
          </w:tcPr>
          <w:p w14:paraId="2D83BC81"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模块</w:t>
            </w:r>
          </w:p>
        </w:tc>
        <w:tc>
          <w:tcPr>
            <w:tcW w:w="33.0%" w:type="pct"/>
            <w:tcBorders>
              <w:bottom w:val="single" w:sz="8" w:space="0" w:color="auto"/>
            </w:tcBorders>
            <w:vAlign w:val="center"/>
            <w:hideMark/>
          </w:tcPr>
          <w:p w14:paraId="31E3619A"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核心依据</w:t>
            </w:r>
          </w:p>
        </w:tc>
        <w:tc>
          <w:tcPr>
            <w:tcW w:w="39.0%" w:type="pct"/>
            <w:tcBorders>
              <w:bottom w:val="single" w:sz="8" w:space="0" w:color="auto"/>
            </w:tcBorders>
            <w:vAlign w:val="center"/>
            <w:hideMark/>
          </w:tcPr>
          <w:p w14:paraId="7B242862" w14:textId="77777777" w:rsidR="00631647" w:rsidRPr="00760944" w:rsidRDefault="00631647" w:rsidP="00B04A2E">
            <w:pPr>
              <w:ind w:firstLineChars="500" w:firstLine="52.50pt"/>
              <w:rPr>
                <w:rFonts w:eastAsia="DengXian"/>
                <w:b/>
                <w:bCs/>
                <w:color w:val="000000"/>
                <w:sz w:val="21"/>
                <w:szCs w:val="21"/>
              </w:rPr>
            </w:pPr>
            <w:r w:rsidRPr="00760944">
              <w:rPr>
                <w:rFonts w:eastAsia="DengXian"/>
                <w:b/>
                <w:bCs/>
                <w:color w:val="000000"/>
                <w:sz w:val="21"/>
                <w:szCs w:val="21"/>
              </w:rPr>
              <w:t>年度金额（万元）</w:t>
            </w:r>
          </w:p>
        </w:tc>
      </w:tr>
      <w:tr w:rsidR="00631647" w:rsidRPr="00760944" w14:paraId="04B1707D" w14:textId="77777777" w:rsidTr="004F6F4A">
        <w:trPr>
          <w:jc w:val="center"/>
        </w:trPr>
        <w:tc>
          <w:tcPr>
            <w:tcW w:w="27.0%" w:type="pct"/>
            <w:vAlign w:val="center"/>
            <w:hideMark/>
          </w:tcPr>
          <w:p w14:paraId="48FA4D57"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lastRenderedPageBreak/>
              <w:t>传统人工成本（基线）</w:t>
            </w:r>
          </w:p>
        </w:tc>
        <w:tc>
          <w:tcPr>
            <w:tcW w:w="33.0%" w:type="pct"/>
            <w:vAlign w:val="center"/>
            <w:hideMark/>
          </w:tcPr>
          <w:p w14:paraId="4575D2C7"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4.17</w:t>
            </w:r>
            <w:r w:rsidRPr="00760944">
              <w:rPr>
                <w:rFonts w:eastAsia="DengXian"/>
                <w:color w:val="000000"/>
                <w:sz w:val="21"/>
                <w:szCs w:val="21"/>
              </w:rPr>
              <w:t>元</w:t>
            </w:r>
            <w:r w:rsidRPr="00760944">
              <w:rPr>
                <w:rFonts w:eastAsia="DengXian"/>
                <w:color w:val="000000"/>
                <w:sz w:val="21"/>
                <w:szCs w:val="21"/>
              </w:rPr>
              <w:t>/</w:t>
            </w:r>
            <w:r w:rsidRPr="00760944">
              <w:rPr>
                <w:rFonts w:eastAsia="DengXian"/>
                <w:color w:val="000000"/>
                <w:sz w:val="21"/>
                <w:szCs w:val="21"/>
              </w:rPr>
              <w:t>次</w:t>
            </w:r>
            <w:r w:rsidR="00A02766" w:rsidRPr="00760944">
              <w:rPr>
                <w:rFonts w:eastAsia="DengXian" w:hint="eastAsia"/>
                <w:color w:val="000000"/>
                <w:sz w:val="21"/>
                <w:szCs w:val="21"/>
              </w:rPr>
              <w:t xml:space="preserve"> </w:t>
            </w:r>
            <w:r w:rsidRPr="00760944">
              <w:rPr>
                <w:rFonts w:eastAsia="DengXian"/>
                <w:color w:val="000000"/>
                <w:sz w:val="21"/>
                <w:szCs w:val="21"/>
              </w:rPr>
              <w:t>× 100</w:t>
            </w:r>
            <w:r w:rsidRPr="00760944">
              <w:rPr>
                <w:rFonts w:eastAsia="DengXian"/>
                <w:color w:val="000000"/>
                <w:sz w:val="21"/>
                <w:szCs w:val="21"/>
              </w:rPr>
              <w:t>次</w:t>
            </w:r>
          </w:p>
        </w:tc>
        <w:tc>
          <w:tcPr>
            <w:tcW w:w="39.0%" w:type="pct"/>
            <w:vAlign w:val="center"/>
            <w:hideMark/>
          </w:tcPr>
          <w:p w14:paraId="542403C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417</w:t>
            </w:r>
          </w:p>
        </w:tc>
      </w:tr>
      <w:tr w:rsidR="00631647" w:rsidRPr="00760944" w14:paraId="11375B75" w14:textId="77777777" w:rsidTr="004F6F4A">
        <w:trPr>
          <w:jc w:val="center"/>
        </w:trPr>
        <w:tc>
          <w:tcPr>
            <w:tcW w:w="27.0%" w:type="pct"/>
            <w:vAlign w:val="center"/>
            <w:hideMark/>
          </w:tcPr>
          <w:p w14:paraId="26352FAC"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引入系统后总成本</w:t>
            </w:r>
          </w:p>
        </w:tc>
        <w:tc>
          <w:tcPr>
            <w:tcW w:w="33.0%" w:type="pct"/>
            <w:vAlign w:val="center"/>
            <w:hideMark/>
          </w:tcPr>
          <w:p w14:paraId="61729F2A" w14:textId="77777777" w:rsidR="00631647" w:rsidRPr="00760944" w:rsidRDefault="00631647" w:rsidP="00B04513">
            <w:pPr>
              <w:jc w:val="center"/>
              <w:rPr>
                <w:rFonts w:eastAsia="DengXian"/>
                <w:color w:val="000000"/>
                <w:sz w:val="21"/>
                <w:szCs w:val="21"/>
              </w:rPr>
            </w:pPr>
            <w:r w:rsidRPr="00760944">
              <w:rPr>
                <w:rFonts w:eastAsia="DengXian"/>
                <w:color w:val="000000"/>
                <w:sz w:val="21"/>
                <w:szCs w:val="21"/>
              </w:rPr>
              <w:t>人工接管</w:t>
            </w:r>
            <w:r w:rsidR="00A02766" w:rsidRPr="00760944">
              <w:rPr>
                <w:rFonts w:eastAsia="DengXian" w:hint="eastAsia"/>
                <w:color w:val="000000"/>
                <w:sz w:val="21"/>
                <w:szCs w:val="21"/>
              </w:rPr>
              <w:t>、</w:t>
            </w:r>
            <w:r w:rsidRPr="00760944">
              <w:rPr>
                <w:rFonts w:eastAsia="DengXian"/>
                <w:color w:val="000000"/>
                <w:sz w:val="21"/>
                <w:szCs w:val="21"/>
              </w:rPr>
              <w:t>模型推理</w:t>
            </w:r>
            <w:r w:rsidR="00A02766" w:rsidRPr="00760944">
              <w:rPr>
                <w:rFonts w:eastAsia="DengXian" w:hint="eastAsia"/>
                <w:color w:val="000000"/>
                <w:sz w:val="21"/>
                <w:szCs w:val="21"/>
              </w:rPr>
              <w:t>、</w:t>
            </w:r>
            <w:r w:rsidRPr="00760944">
              <w:rPr>
                <w:rFonts w:eastAsia="DengXian"/>
                <w:color w:val="000000"/>
                <w:sz w:val="21"/>
                <w:szCs w:val="21"/>
              </w:rPr>
              <w:t>固定运维</w:t>
            </w:r>
          </w:p>
        </w:tc>
        <w:tc>
          <w:tcPr>
            <w:tcW w:w="39.0%" w:type="pct"/>
            <w:vAlign w:val="center"/>
            <w:hideMark/>
          </w:tcPr>
          <w:p w14:paraId="05510B9E"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375</w:t>
            </w:r>
          </w:p>
        </w:tc>
      </w:tr>
      <w:tr w:rsidR="00631647" w:rsidRPr="00760944" w14:paraId="5B0B11CD" w14:textId="77777777" w:rsidTr="004F6F4A">
        <w:trPr>
          <w:jc w:val="center"/>
        </w:trPr>
        <w:tc>
          <w:tcPr>
            <w:tcW w:w="27.0%" w:type="pct"/>
            <w:vAlign w:val="center"/>
            <w:hideMark/>
          </w:tcPr>
          <w:p w14:paraId="13BC4DAE"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直接成本节省</w:t>
            </w:r>
          </w:p>
        </w:tc>
        <w:tc>
          <w:tcPr>
            <w:tcW w:w="33.0%" w:type="pct"/>
            <w:vAlign w:val="center"/>
            <w:hideMark/>
          </w:tcPr>
          <w:p w14:paraId="39FCCC33"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替代人工形成的差额</w:t>
            </w:r>
          </w:p>
        </w:tc>
        <w:tc>
          <w:tcPr>
            <w:tcW w:w="39.0%" w:type="pct"/>
            <w:vAlign w:val="center"/>
            <w:hideMark/>
          </w:tcPr>
          <w:p w14:paraId="32329F03"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42</w:t>
            </w:r>
          </w:p>
        </w:tc>
      </w:tr>
      <w:tr w:rsidR="00631647" w:rsidRPr="00760944" w14:paraId="523A1A3A" w14:textId="77777777" w:rsidTr="004F6F4A">
        <w:trPr>
          <w:jc w:val="center"/>
        </w:trPr>
        <w:tc>
          <w:tcPr>
            <w:tcW w:w="27.0%" w:type="pct"/>
            <w:vAlign w:val="center"/>
            <w:hideMark/>
          </w:tcPr>
          <w:p w14:paraId="52B6CBE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效率节省收益</w:t>
            </w:r>
          </w:p>
        </w:tc>
        <w:tc>
          <w:tcPr>
            <w:tcW w:w="33.0%" w:type="pct"/>
            <w:vAlign w:val="center"/>
            <w:hideMark/>
          </w:tcPr>
          <w:p w14:paraId="49B91C02"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15%</w:t>
            </w:r>
            <w:r w:rsidRPr="00760944">
              <w:rPr>
                <w:rFonts w:eastAsia="DengXian"/>
                <w:color w:val="000000"/>
                <w:sz w:val="21"/>
                <w:szCs w:val="21"/>
              </w:rPr>
              <w:t>工时下降</w:t>
            </w:r>
          </w:p>
        </w:tc>
        <w:tc>
          <w:tcPr>
            <w:tcW w:w="39.0%" w:type="pct"/>
            <w:vAlign w:val="center"/>
            <w:hideMark/>
          </w:tcPr>
          <w:p w14:paraId="5D745051"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18.75</w:t>
            </w:r>
          </w:p>
        </w:tc>
      </w:tr>
      <w:tr w:rsidR="00631647" w:rsidRPr="00760944" w14:paraId="42410A0D" w14:textId="77777777" w:rsidTr="004F6F4A">
        <w:trPr>
          <w:jc w:val="center"/>
        </w:trPr>
        <w:tc>
          <w:tcPr>
            <w:tcW w:w="27.0%" w:type="pct"/>
            <w:vAlign w:val="center"/>
            <w:hideMark/>
          </w:tcPr>
          <w:p w14:paraId="1A0D0501"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合规复核节省收益</w:t>
            </w:r>
          </w:p>
        </w:tc>
        <w:tc>
          <w:tcPr>
            <w:tcW w:w="33.0%" w:type="pct"/>
            <w:vAlign w:val="center"/>
            <w:hideMark/>
          </w:tcPr>
          <w:p w14:paraId="0085BA5A"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复核量下降假设</w:t>
            </w:r>
            <w:r w:rsidRPr="00760944">
              <w:rPr>
                <w:rFonts w:eastAsia="DengXian"/>
                <w:color w:val="000000"/>
                <w:sz w:val="21"/>
                <w:szCs w:val="21"/>
              </w:rPr>
              <w:t>30%</w:t>
            </w:r>
          </w:p>
        </w:tc>
        <w:tc>
          <w:tcPr>
            <w:tcW w:w="39.0%" w:type="pct"/>
            <w:vAlign w:val="center"/>
            <w:hideMark/>
          </w:tcPr>
          <w:p w14:paraId="254AD102"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15</w:t>
            </w:r>
          </w:p>
        </w:tc>
      </w:tr>
      <w:tr w:rsidR="00631647" w:rsidRPr="00760944" w14:paraId="608F1348" w14:textId="77777777" w:rsidTr="004F6F4A">
        <w:trPr>
          <w:jc w:val="center"/>
        </w:trPr>
        <w:tc>
          <w:tcPr>
            <w:tcW w:w="27.0%" w:type="pct"/>
            <w:vAlign w:val="center"/>
            <w:hideMark/>
          </w:tcPr>
          <w:p w14:paraId="542B6F4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留存改善收益</w:t>
            </w:r>
          </w:p>
        </w:tc>
        <w:tc>
          <w:tcPr>
            <w:tcW w:w="33.0%" w:type="pct"/>
            <w:vAlign w:val="center"/>
            <w:hideMark/>
          </w:tcPr>
          <w:p w14:paraId="2158AACC" w14:textId="77777777" w:rsidR="00631647" w:rsidRPr="00760944" w:rsidRDefault="00A02766" w:rsidP="00B04513">
            <w:pPr>
              <w:ind w:firstLine="24pt"/>
              <w:jc w:val="center"/>
              <w:rPr>
                <w:rFonts w:eastAsia="DengXian"/>
                <w:color w:val="000000"/>
                <w:sz w:val="21"/>
                <w:szCs w:val="21"/>
              </w:rPr>
            </w:pPr>
            <w:r w:rsidRPr="00760944">
              <w:rPr>
                <w:rFonts w:eastAsia="DengXian" w:hint="eastAsia"/>
                <w:color w:val="000000"/>
                <w:sz w:val="21"/>
                <w:szCs w:val="21"/>
              </w:rPr>
              <w:t>1</w:t>
            </w:r>
            <w:r w:rsidR="00631647" w:rsidRPr="00760944">
              <w:rPr>
                <w:rFonts w:eastAsia="DengXian"/>
                <w:color w:val="000000"/>
                <w:sz w:val="21"/>
                <w:szCs w:val="21"/>
              </w:rPr>
              <w:t>%</w:t>
            </w:r>
            <w:r w:rsidR="00631647" w:rsidRPr="00760944">
              <w:rPr>
                <w:rFonts w:eastAsia="DengXian"/>
                <w:color w:val="000000"/>
                <w:sz w:val="21"/>
                <w:szCs w:val="21"/>
              </w:rPr>
              <w:t>留存提升假设</w:t>
            </w:r>
          </w:p>
        </w:tc>
        <w:tc>
          <w:tcPr>
            <w:tcW w:w="39.0%" w:type="pct"/>
            <w:vAlign w:val="center"/>
            <w:hideMark/>
          </w:tcPr>
          <w:p w14:paraId="619D09D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100</w:t>
            </w:r>
          </w:p>
        </w:tc>
      </w:tr>
      <w:tr w:rsidR="00631647" w:rsidRPr="00760944" w14:paraId="4743B9CE" w14:textId="77777777" w:rsidTr="004F6F4A">
        <w:trPr>
          <w:jc w:val="center"/>
        </w:trPr>
        <w:tc>
          <w:tcPr>
            <w:tcW w:w="27.0%" w:type="pct"/>
            <w:vAlign w:val="center"/>
            <w:hideMark/>
          </w:tcPr>
          <w:p w14:paraId="6BE3A85D"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年度综合净增益</w:t>
            </w:r>
          </w:p>
        </w:tc>
        <w:tc>
          <w:tcPr>
            <w:tcW w:w="33.0%" w:type="pct"/>
            <w:vAlign w:val="center"/>
            <w:hideMark/>
          </w:tcPr>
          <w:p w14:paraId="17BEF79E"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成本差额</w:t>
            </w:r>
            <w:r w:rsidR="00A02766" w:rsidRPr="00760944">
              <w:rPr>
                <w:rFonts w:eastAsia="DengXian" w:hint="eastAsia"/>
                <w:color w:val="000000"/>
                <w:sz w:val="21"/>
                <w:szCs w:val="21"/>
              </w:rPr>
              <w:t>、</w:t>
            </w:r>
            <w:r w:rsidRPr="00760944">
              <w:rPr>
                <w:rFonts w:eastAsia="DengXian"/>
                <w:color w:val="000000"/>
                <w:sz w:val="21"/>
                <w:szCs w:val="21"/>
              </w:rPr>
              <w:t>三类收益</w:t>
            </w:r>
          </w:p>
        </w:tc>
        <w:tc>
          <w:tcPr>
            <w:tcW w:w="39.0%" w:type="pct"/>
            <w:vAlign w:val="center"/>
            <w:hideMark/>
          </w:tcPr>
          <w:p w14:paraId="142E1762" w14:textId="77777777" w:rsidR="00631647" w:rsidRPr="00760944" w:rsidRDefault="00631647" w:rsidP="00B04513">
            <w:pPr>
              <w:keepNext/>
              <w:ind w:firstLine="24pt"/>
              <w:jc w:val="center"/>
              <w:rPr>
                <w:rFonts w:eastAsia="DengXian"/>
                <w:color w:val="000000"/>
                <w:sz w:val="21"/>
                <w:szCs w:val="21"/>
              </w:rPr>
            </w:pPr>
            <w:r w:rsidRPr="00760944">
              <w:rPr>
                <w:rFonts w:eastAsia="DengXian"/>
                <w:b/>
                <w:bCs/>
                <w:color w:val="000000"/>
                <w:sz w:val="21"/>
                <w:szCs w:val="21"/>
              </w:rPr>
              <w:t>175.75</w:t>
            </w:r>
          </w:p>
        </w:tc>
      </w:tr>
    </w:tbl>
    <w:p w14:paraId="0C3BFE50" w14:textId="77777777" w:rsidR="00631647" w:rsidRDefault="00631647" w:rsidP="00864695">
      <w:pPr>
        <w:pStyle w:val="a"/>
        <w:spacing w:before="16.30pt" w:after="16.30pt"/>
      </w:pPr>
      <w:bookmarkStart w:id="594" w:name="_Toc223096654"/>
      <w:bookmarkStart w:id="595" w:name="_Toc224431633"/>
      <w:r>
        <w:t>规模敏感性分析与规模经济结论</w:t>
      </w:r>
      <w:bookmarkEnd w:id="594"/>
      <w:bookmarkEnd w:id="595"/>
    </w:p>
    <w:p w14:paraId="7497FACE" w14:textId="20610E83" w:rsidR="00631647" w:rsidRPr="008F1FF6" w:rsidRDefault="00631647" w:rsidP="003553BE">
      <w:pPr>
        <w:ind w:firstLine="21pt"/>
      </w:pPr>
      <w:r w:rsidRPr="008F1FF6">
        <w:t>由于</w:t>
      </w:r>
      <w:proofErr w:type="spellStart"/>
      <w:r w:rsidRPr="008F1FF6">
        <w:t>MemFinRobot</w:t>
      </w:r>
      <w:proofErr w:type="spellEnd"/>
      <w:r w:rsidRPr="008F1FF6">
        <w:t>的成本函数包含显著固定成本项</w:t>
      </w:r>
      <w:r w:rsidRPr="008F1FF6">
        <w:t>(</w:t>
      </w:r>
      <m:oMath>
        <m:sSub>
          <m:sSubPr>
            <m:ctrlPr>
              <w:rPr>
                <w:rFonts w:ascii="Cambria Math" w:hAnsi="Cambria Math"/>
              </w:rPr>
            </m:ctrlPr>
          </m:sSubPr>
          <m:e>
            <m:r>
              <m:rPr>
                <m:sty m:val="p"/>
              </m:rPr>
              <w:rPr>
                <w:rFonts w:ascii="Cambria Math" w:hAnsi="Cambria Math" w:hint="eastAsia"/>
              </w:rPr>
              <m:t>C</m:t>
            </m:r>
            <m:ctrlPr>
              <w:rPr>
                <w:rFonts w:ascii="Cambria Math" w:hAnsi="Cambria Math" w:hint="eastAsia"/>
              </w:rPr>
            </m:ctrlPr>
          </m:e>
          <m:sub>
            <m:r>
              <m:rPr>
                <m:sty m:val="p"/>
              </m:rPr>
              <w:rPr>
                <w:rFonts w:ascii="Cambria Math" w:hAnsi="Cambria Math" w:hint="eastAsia"/>
              </w:rPr>
              <m:t>f</m:t>
            </m:r>
          </m:sub>
        </m:sSub>
      </m:oMath>
      <w:r w:rsidRPr="008F1FF6">
        <w:t>)</w:t>
      </w:r>
      <w:r w:rsidRPr="008F1FF6">
        <w:t>，其经济性高度依赖业务规模。为检验这一点，本文在保持参数不变（人工单位成本</w:t>
      </w:r>
      <w:r w:rsidRPr="008F1FF6">
        <w:t>4.17</w:t>
      </w:r>
      <w:r w:rsidRPr="008F1FF6">
        <w:t>元</w:t>
      </w:r>
      <w:r w:rsidRPr="008F1FF6">
        <w:t>/</w:t>
      </w:r>
      <w:r w:rsidRPr="008F1FF6">
        <w:t>次、模型单位成本</w:t>
      </w:r>
      <w:r w:rsidRPr="008F1FF6">
        <w:t>0.5</w:t>
      </w:r>
      <w:r w:rsidRPr="008F1FF6">
        <w:t>元</w:t>
      </w:r>
      <w:r w:rsidRPr="008F1FF6">
        <w:t>/</w:t>
      </w:r>
      <w:r w:rsidRPr="008F1FF6">
        <w:t>次、固定成本</w:t>
      </w:r>
      <w:r w:rsidRPr="008F1FF6">
        <w:t>200</w:t>
      </w:r>
      <w:r w:rsidRPr="008F1FF6">
        <w:t>万元</w:t>
      </w:r>
      <w:r w:rsidRPr="008F1FF6">
        <w:t>/</w:t>
      </w:r>
      <w:r w:rsidRPr="008F1FF6">
        <w:t>年、自动化比例</w:t>
      </w:r>
      <w:r w:rsidRPr="008F1FF6">
        <w:t>70%</w:t>
      </w:r>
      <w:r w:rsidRPr="008F1FF6">
        <w:t>）的前提下，对不同年咨询量进行敏感性分析。净收益统一定义为</w:t>
      </w:r>
      <w:r w:rsidRPr="008C2B75">
        <w:rPr>
          <w:rFonts w:ascii="宋体" w:hAnsi="宋体"/>
        </w:rPr>
        <w:t>“相对传统全人工模式的年度净增益”</w:t>
      </w:r>
      <w:r w:rsidRPr="008F1FF6">
        <w:t>，即：</w:t>
      </w:r>
    </w:p>
    <w:p w14:paraId="057DB670" w14:textId="64C910C3" w:rsidR="00631647" w:rsidRPr="00760944" w:rsidRDefault="004F6F4A" w:rsidP="003553BE">
      <w:pPr>
        <w:pStyle w:val="fix"/>
        <w:rPr>
          <w:rFonts w:ascii="Times New Roman" w:hAnsi="Times New Roman" w:cs="Times New Roman"/>
          <w:i/>
          <w:kern w:val="2"/>
        </w:rPr>
      </w:pPr>
      <m:oMath>
        <m:r>
          <m:rPr>
            <m:nor/>
          </m:rPr>
          <m:t>Net</m:t>
        </m:r>
        <m:r>
          <m:t>=</m:t>
        </m:r>
        <m:d>
          <m:dPr>
            <m:ctrlPr/>
          </m:dPr>
          <m:e>
            <m:r>
              <m:rPr>
                <m:nor/>
              </m:rPr>
              <m:t>Cos</m:t>
            </m:r>
            <m:sSub>
              <m:sSubPr>
                <m:ctrlPr/>
              </m:sSubPr>
              <m:e>
                <m:r>
                  <m:rPr>
                    <m:nor/>
                  </m:rPr>
                  <m:t>t</m:t>
                </m:r>
              </m:e>
              <m:sub>
                <m:r>
                  <m:rPr>
                    <m:nor/>
                  </m:rPr>
                  <m:t>base</m:t>
                </m:r>
              </m:sub>
            </m:sSub>
            <m:r>
              <m:t>-</m:t>
            </m:r>
            <m:r>
              <m:rPr>
                <m:nor/>
              </m:rPr>
              <m:t>Cos</m:t>
            </m:r>
            <m:sSub>
              <m:sSubPr>
                <m:ctrlPr/>
              </m:sSubPr>
              <m:e>
                <m:r>
                  <m:rPr>
                    <m:nor/>
                  </m:rPr>
                  <m:t>t</m:t>
                </m:r>
              </m:e>
              <m:sub>
                <m:r>
                  <m:rPr>
                    <m:nor/>
                  </m:rPr>
                  <m:t>sys</m:t>
                </m:r>
              </m:sub>
            </m:sSub>
          </m:e>
        </m:d>
        <m:r>
          <m:t>+</m:t>
        </m:r>
        <m:r>
          <m:rPr>
            <m:nor/>
          </m:rPr>
          <m:t>Savin</m:t>
        </m:r>
        <m:sSub>
          <m:sSubPr>
            <m:ctrlPr/>
          </m:sSubPr>
          <m:e>
            <m:r>
              <m:rPr>
                <m:nor/>
              </m:rPr>
              <m:t>g</m:t>
            </m:r>
          </m:e>
          <m:sub>
            <m:r>
              <m:rPr>
                <m:nor/>
              </m:rPr>
              <m:t>eff</m:t>
            </m:r>
          </m:sub>
        </m:sSub>
        <m:r>
          <m:t>+</m:t>
        </m:r>
        <m:r>
          <m:rPr>
            <m:nor/>
          </m:rPr>
          <m:t>Savin</m:t>
        </m:r>
        <m:sSub>
          <m:sSubPr>
            <m:ctrlPr/>
          </m:sSubPr>
          <m:e>
            <m:r>
              <m:rPr>
                <m:nor/>
              </m:rPr>
              <m:t>g</m:t>
            </m:r>
          </m:e>
          <m:sub>
            <m:r>
              <m:rPr>
                <m:nor/>
              </m:rPr>
              <m:t>comp</m:t>
            </m:r>
          </m:sub>
        </m:sSub>
        <m:r>
          <m:t>+</m:t>
        </m:r>
        <m:sSub>
          <m:sSubPr>
            <m:ctrlPr/>
          </m:sSubPr>
          <m:e>
            <m:r>
              <m:rPr>
                <m:nor/>
              </m:rPr>
              <m:t>Benefit</m:t>
            </m:r>
          </m:e>
          <m:sub>
            <m:r>
              <m:t>ret</m:t>
            </m:r>
          </m:sub>
        </m:sSub>
      </m:oMath>
      <w:r w:rsidR="003553BE">
        <w:rPr>
          <w:rFonts w:ascii="Times New Roman" w:hAnsi="Times New Roman" w:cs="Times New Roman"/>
        </w:rPr>
        <w:t xml:space="preserve">  </w:t>
      </w:r>
      <w:r w:rsidR="00760944">
        <w:rPr>
          <w:rFonts w:ascii="Times New Roman" w:hAnsi="Times New Roman" w:cs="Times New Roman"/>
        </w:rPr>
        <w:t>(6.2)</w:t>
      </w:r>
    </w:p>
    <w:p w14:paraId="42CC9511" w14:textId="0BF8F3C9" w:rsidR="00631647" w:rsidRPr="008F1FF6" w:rsidRDefault="00631647" w:rsidP="00A02766">
      <w:pPr>
        <w:pStyle w:val="a8"/>
        <w:ind w:firstLineChars="200" w:firstLine="21pt"/>
        <w:rPr>
          <w:rFonts w:cs="Times New Roman"/>
          <w:kern w:val="2"/>
          <w:sz w:val="21"/>
        </w:rPr>
      </w:pPr>
      <w:r w:rsidRPr="008F1FF6">
        <w:rPr>
          <w:rFonts w:cs="Times New Roman"/>
          <w:kern w:val="2"/>
          <w:sz w:val="21"/>
        </w:rPr>
        <w:t>其中</w:t>
      </w:r>
      <w:r w:rsidRPr="008F1FF6">
        <w:rPr>
          <w:rFonts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proofErr w:type="gramStart"/>
      <w:r w:rsidRPr="008F1FF6">
        <w:rPr>
          <w:rFonts w:cs="Times New Roman"/>
          <w:kern w:val="2"/>
          <w:sz w:val="21"/>
        </w:rPr>
        <w:t>)</w:t>
      </w:r>
      <w:r w:rsidRPr="008F1FF6">
        <w:rPr>
          <w:rFonts w:cs="Times New Roman"/>
          <w:kern w:val="2"/>
          <w:sz w:val="21"/>
        </w:rPr>
        <w:t>，</w:t>
      </w:r>
      <w:proofErr w:type="gramEnd"/>
      <w:r w:rsidRPr="008F1FF6">
        <w:rPr>
          <w:rFonts w:cs="Times New Roman"/>
          <w:kern w:val="2"/>
          <w:sz w:val="21"/>
        </w:rPr>
        <w:t>ROI</w:t>
      </w:r>
      <w:r w:rsidRPr="008F1FF6">
        <w:rPr>
          <w:rFonts w:cs="Times New Roman"/>
          <w:kern w:val="2"/>
          <w:sz w:val="21"/>
        </w:rPr>
        <w:t>定义为</w:t>
      </w:r>
      <w:r w:rsidRPr="008F1FF6">
        <w:rPr>
          <w:rFonts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cs="Times New Roman"/>
          <w:kern w:val="2"/>
          <w:sz w:val="21"/>
        </w:rPr>
        <w:t>)</w:t>
      </w:r>
      <w:r w:rsidRPr="008F1FF6">
        <w:rPr>
          <w:rFonts w:cs="Times New Roman"/>
          <w:kern w:val="2"/>
          <w:sz w:val="21"/>
        </w:rPr>
        <w:t>。计算结果如表</w:t>
      </w:r>
      <w:r w:rsidR="00A02766">
        <w:rPr>
          <w:rFonts w:cs="Times New Roman"/>
          <w:kern w:val="2"/>
          <w:sz w:val="21"/>
        </w:rPr>
        <w:t>6.2</w:t>
      </w:r>
      <w:r w:rsidRPr="008F1FF6">
        <w:rPr>
          <w:rFonts w:cs="Times New Roman"/>
          <w:kern w:val="2"/>
          <w:sz w:val="21"/>
        </w:rPr>
        <w:t>所示。</w:t>
      </w:r>
    </w:p>
    <w:p w14:paraId="3D7F97B9" w14:textId="3ADC344A" w:rsidR="00A02766" w:rsidRPr="00A02766" w:rsidRDefault="00A02766" w:rsidP="00A02766">
      <w:pPr>
        <w:pStyle w:val="af7"/>
        <w:keepNext/>
        <w:ind w:firstLine="20.40pt"/>
      </w:pPr>
      <w:bookmarkStart w:id="596" w:name="_Toc223528581"/>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2</w:t>
      </w:r>
      <w:r w:rsidR="00760944">
        <w:fldChar w:fldCharType="end"/>
      </w:r>
      <w:r>
        <w:t xml:space="preserve"> </w:t>
      </w:r>
      <w:r w:rsidRPr="00A02766">
        <w:rPr>
          <w:rFonts w:ascii="Times New Roman" w:hAnsi="Times New Roman"/>
          <w:kern w:val="2"/>
          <w:sz w:val="21"/>
        </w:rPr>
        <w:t>不同咨询规模下的年度经济性敏感性分析（人民币）</w:t>
      </w:r>
      <w:bookmarkEnd w:id="596"/>
    </w:p>
    <w:tbl>
      <w:tblPr>
        <w:tblW w:w="375.65pt" w:type="dxa"/>
        <w:tblBorders>
          <w:top w:val="single" w:sz="4" w:space="0" w:color="auto"/>
          <w:bottom w:val="single" w:sz="4" w:space="0" w:color="auto"/>
        </w:tblBorders>
        <w:tblLook w:firstRow="1" w:lastRow="0" w:firstColumn="1" w:lastColumn="0" w:noHBand="0" w:noVBand="1"/>
      </w:tblPr>
      <w:tblGrid>
        <w:gridCol w:w="1039"/>
        <w:gridCol w:w="1547"/>
        <w:gridCol w:w="1675"/>
        <w:gridCol w:w="1409"/>
        <w:gridCol w:w="1843"/>
      </w:tblGrid>
      <w:tr w:rsidR="00A02766" w:rsidRPr="00760944" w14:paraId="5721F115" w14:textId="77777777" w:rsidTr="00760944">
        <w:tc>
          <w:tcPr>
            <w:tcW w:w="51.95pt" w:type="dxa"/>
            <w:tcBorders>
              <w:bottom w:val="single" w:sz="8" w:space="0" w:color="auto"/>
            </w:tcBorders>
            <w:vAlign w:val="center"/>
            <w:hideMark/>
          </w:tcPr>
          <w:p w14:paraId="62EC7949" w14:textId="77777777" w:rsidR="00631647" w:rsidRPr="00760944" w:rsidRDefault="00631647" w:rsidP="00760944">
            <w:pPr>
              <w:rPr>
                <w:rFonts w:ascii="宋体" w:hAnsi="宋体" w:cs="Arial"/>
                <w:b/>
                <w:bCs/>
                <w:sz w:val="18"/>
                <w:szCs w:val="18"/>
              </w:rPr>
            </w:pPr>
            <w:r w:rsidRPr="00760944">
              <w:rPr>
                <w:rFonts w:ascii="宋体" w:hAnsi="宋体" w:cs="Arial"/>
                <w:b/>
                <w:bCs/>
                <w:sz w:val="18"/>
                <w:szCs w:val="18"/>
              </w:rPr>
              <w:t>年咨询量（万次）</w:t>
            </w:r>
          </w:p>
        </w:tc>
        <w:tc>
          <w:tcPr>
            <w:tcW w:w="77.35pt" w:type="dxa"/>
            <w:tcBorders>
              <w:bottom w:val="single" w:sz="8" w:space="0" w:color="auto"/>
            </w:tcBorders>
            <w:vAlign w:val="center"/>
            <w:hideMark/>
          </w:tcPr>
          <w:p w14:paraId="24F5C0A2"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传统人工成本（万元）</w:t>
            </w:r>
          </w:p>
        </w:tc>
        <w:tc>
          <w:tcPr>
            <w:tcW w:w="83.75pt" w:type="dxa"/>
            <w:tcBorders>
              <w:bottom w:val="single" w:sz="8" w:space="0" w:color="auto"/>
            </w:tcBorders>
            <w:vAlign w:val="center"/>
            <w:hideMark/>
          </w:tcPr>
          <w:p w14:paraId="02EBDBE6"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引入系统总成本（万元）</w:t>
            </w:r>
          </w:p>
        </w:tc>
        <w:tc>
          <w:tcPr>
            <w:tcW w:w="70.45pt" w:type="dxa"/>
            <w:tcBorders>
              <w:bottom w:val="single" w:sz="8" w:space="0" w:color="auto"/>
            </w:tcBorders>
            <w:vAlign w:val="center"/>
            <w:hideMark/>
          </w:tcPr>
          <w:p w14:paraId="2D5FC040" w14:textId="77777777" w:rsidR="00631647" w:rsidRPr="00760944" w:rsidRDefault="00631647" w:rsidP="00A02766">
            <w:pPr>
              <w:rPr>
                <w:rFonts w:ascii="宋体" w:hAnsi="宋体" w:cs="Arial"/>
                <w:b/>
                <w:bCs/>
                <w:sz w:val="18"/>
                <w:szCs w:val="18"/>
              </w:rPr>
            </w:pPr>
            <w:r w:rsidRPr="00760944">
              <w:rPr>
                <w:rFonts w:ascii="宋体" w:hAnsi="宋体" w:cs="Arial"/>
                <w:b/>
                <w:bCs/>
                <w:sz w:val="18"/>
                <w:szCs w:val="18"/>
              </w:rPr>
              <w:t>净收益（万元）</w:t>
            </w:r>
          </w:p>
        </w:tc>
        <w:tc>
          <w:tcPr>
            <w:tcW w:w="92.15pt" w:type="dxa"/>
            <w:tcBorders>
              <w:bottom w:val="single" w:sz="8" w:space="0" w:color="auto"/>
            </w:tcBorders>
            <w:vAlign w:val="center"/>
            <w:hideMark/>
          </w:tcPr>
          <w:p w14:paraId="4D5F2BD9"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ROI（净收益/系统成本）</w:t>
            </w:r>
          </w:p>
        </w:tc>
      </w:tr>
      <w:tr w:rsidR="00A02766" w:rsidRPr="00760944" w14:paraId="60FE7418" w14:textId="77777777" w:rsidTr="00760944">
        <w:tc>
          <w:tcPr>
            <w:tcW w:w="51.95pt" w:type="dxa"/>
            <w:vAlign w:val="center"/>
            <w:hideMark/>
          </w:tcPr>
          <w:p w14:paraId="4C2A96E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w:t>
            </w:r>
          </w:p>
        </w:tc>
        <w:tc>
          <w:tcPr>
            <w:tcW w:w="77.35pt" w:type="dxa"/>
            <w:vAlign w:val="center"/>
            <w:hideMark/>
          </w:tcPr>
          <w:p w14:paraId="18EB374B"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w:t>
            </w:r>
          </w:p>
        </w:tc>
        <w:tc>
          <w:tcPr>
            <w:tcW w:w="83.75pt" w:type="dxa"/>
            <w:vAlign w:val="center"/>
            <w:hideMark/>
          </w:tcPr>
          <w:p w14:paraId="12B4EDE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280.00</w:t>
            </w:r>
          </w:p>
        </w:tc>
        <w:tc>
          <w:tcPr>
            <w:tcW w:w="70.45pt" w:type="dxa"/>
            <w:vAlign w:val="center"/>
            <w:hideMark/>
          </w:tcPr>
          <w:p w14:paraId="42174621" w14:textId="77777777" w:rsidR="00631647" w:rsidRPr="00760944" w:rsidRDefault="00631647" w:rsidP="00B04513">
            <w:pPr>
              <w:ind w:firstLineChars="50" w:firstLine="5.25pt"/>
              <w:rPr>
                <w:rFonts w:ascii="宋体" w:hAnsi="宋体" w:cs="Arial"/>
                <w:sz w:val="21"/>
                <w:szCs w:val="21"/>
              </w:rPr>
            </w:pPr>
            <w:r w:rsidRPr="00760944">
              <w:rPr>
                <w:rFonts w:ascii="宋体" w:hAnsi="宋体" w:cs="Arial"/>
                <w:sz w:val="21"/>
                <w:szCs w:val="21"/>
              </w:rPr>
              <w:t>-4.79</w:t>
            </w:r>
          </w:p>
        </w:tc>
        <w:tc>
          <w:tcPr>
            <w:tcW w:w="92.15pt" w:type="dxa"/>
            <w:vAlign w:val="center"/>
            <w:hideMark/>
          </w:tcPr>
          <w:p w14:paraId="11EA34F6" w14:textId="77777777" w:rsidR="00631647" w:rsidRPr="00760944" w:rsidRDefault="00631647" w:rsidP="00753888">
            <w:pPr>
              <w:ind w:firstLine="24pt"/>
              <w:rPr>
                <w:rFonts w:ascii="宋体" w:hAnsi="宋体" w:cs="Arial"/>
                <w:sz w:val="21"/>
                <w:szCs w:val="21"/>
              </w:rPr>
            </w:pPr>
            <w:r w:rsidRPr="00760944">
              <w:rPr>
                <w:rFonts w:ascii="宋体" w:hAnsi="宋体" w:cs="Arial"/>
                <w:sz w:val="21"/>
                <w:szCs w:val="21"/>
              </w:rPr>
              <w:t>-1.71%</w:t>
            </w:r>
          </w:p>
        </w:tc>
      </w:tr>
      <w:tr w:rsidR="00A02766" w:rsidRPr="00760944" w14:paraId="45914393" w14:textId="77777777" w:rsidTr="00760944">
        <w:tc>
          <w:tcPr>
            <w:tcW w:w="51.95pt" w:type="dxa"/>
            <w:vAlign w:val="center"/>
            <w:hideMark/>
          </w:tcPr>
          <w:p w14:paraId="1CB89570"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w:t>
            </w:r>
          </w:p>
        </w:tc>
        <w:tc>
          <w:tcPr>
            <w:tcW w:w="77.35pt" w:type="dxa"/>
            <w:vAlign w:val="center"/>
            <w:hideMark/>
          </w:tcPr>
          <w:p w14:paraId="70499F8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416.67</w:t>
            </w:r>
          </w:p>
        </w:tc>
        <w:tc>
          <w:tcPr>
            <w:tcW w:w="83.75pt" w:type="dxa"/>
            <w:vAlign w:val="center"/>
            <w:hideMark/>
          </w:tcPr>
          <w:p w14:paraId="537B21CA"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360.00</w:t>
            </w:r>
          </w:p>
        </w:tc>
        <w:tc>
          <w:tcPr>
            <w:tcW w:w="70.45pt" w:type="dxa"/>
            <w:vAlign w:val="center"/>
            <w:hideMark/>
          </w:tcPr>
          <w:p w14:paraId="35CC3181" w14:textId="77777777" w:rsidR="00631647" w:rsidRPr="00760944" w:rsidRDefault="00631647" w:rsidP="00B04513">
            <w:pPr>
              <w:ind w:end="13.50pt"/>
              <w:rPr>
                <w:rFonts w:ascii="宋体" w:hAnsi="宋体" w:cs="Arial"/>
                <w:sz w:val="21"/>
                <w:szCs w:val="21"/>
              </w:rPr>
            </w:pPr>
            <w:r w:rsidRPr="00760944">
              <w:rPr>
                <w:rFonts w:ascii="宋体" w:hAnsi="宋体" w:cs="Arial"/>
                <w:sz w:val="21"/>
                <w:szCs w:val="21"/>
              </w:rPr>
              <w:t>190.42</w:t>
            </w:r>
          </w:p>
        </w:tc>
        <w:tc>
          <w:tcPr>
            <w:tcW w:w="92.15pt" w:type="dxa"/>
            <w:vAlign w:val="center"/>
            <w:hideMark/>
          </w:tcPr>
          <w:p w14:paraId="7593E3A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52.89%</w:t>
            </w:r>
          </w:p>
        </w:tc>
      </w:tr>
      <w:tr w:rsidR="00A02766" w:rsidRPr="00760944" w14:paraId="033979D9" w14:textId="77777777" w:rsidTr="00760944">
        <w:tc>
          <w:tcPr>
            <w:tcW w:w="51.95pt" w:type="dxa"/>
            <w:vAlign w:val="center"/>
            <w:hideMark/>
          </w:tcPr>
          <w:p w14:paraId="70DA4A5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300</w:t>
            </w:r>
          </w:p>
        </w:tc>
        <w:tc>
          <w:tcPr>
            <w:tcW w:w="77.35pt" w:type="dxa"/>
            <w:vAlign w:val="center"/>
            <w:hideMark/>
          </w:tcPr>
          <w:p w14:paraId="016414E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1250.00</w:t>
            </w:r>
          </w:p>
        </w:tc>
        <w:tc>
          <w:tcPr>
            <w:tcW w:w="83.75pt" w:type="dxa"/>
            <w:vAlign w:val="center"/>
            <w:hideMark/>
          </w:tcPr>
          <w:p w14:paraId="7782951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680.00</w:t>
            </w:r>
          </w:p>
        </w:tc>
        <w:tc>
          <w:tcPr>
            <w:tcW w:w="70.45pt" w:type="dxa"/>
            <w:vAlign w:val="center"/>
            <w:hideMark/>
          </w:tcPr>
          <w:p w14:paraId="679E95E1" w14:textId="77777777" w:rsidR="00631647" w:rsidRPr="00760944" w:rsidRDefault="00631647" w:rsidP="00A02766">
            <w:pPr>
              <w:rPr>
                <w:rFonts w:ascii="宋体" w:hAnsi="宋体" w:cs="Arial"/>
                <w:sz w:val="21"/>
                <w:szCs w:val="21"/>
              </w:rPr>
            </w:pPr>
            <w:r w:rsidRPr="00760944">
              <w:rPr>
                <w:rFonts w:ascii="宋体" w:hAnsi="宋体" w:cs="Arial"/>
                <w:sz w:val="21"/>
                <w:szCs w:val="21"/>
              </w:rPr>
              <w:t>971.25</w:t>
            </w:r>
          </w:p>
        </w:tc>
        <w:tc>
          <w:tcPr>
            <w:tcW w:w="92.15pt" w:type="dxa"/>
            <w:vAlign w:val="center"/>
            <w:hideMark/>
          </w:tcPr>
          <w:p w14:paraId="49E8CE2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142.83%</w:t>
            </w:r>
          </w:p>
        </w:tc>
      </w:tr>
      <w:tr w:rsidR="00A02766" w:rsidRPr="00760944" w14:paraId="6EBC1547" w14:textId="77777777" w:rsidTr="00760944">
        <w:tc>
          <w:tcPr>
            <w:tcW w:w="51.95pt" w:type="dxa"/>
            <w:vAlign w:val="center"/>
            <w:hideMark/>
          </w:tcPr>
          <w:p w14:paraId="4F043ED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500</w:t>
            </w:r>
          </w:p>
        </w:tc>
        <w:tc>
          <w:tcPr>
            <w:tcW w:w="77.35pt" w:type="dxa"/>
            <w:vAlign w:val="center"/>
            <w:hideMark/>
          </w:tcPr>
          <w:p w14:paraId="70EBA31C"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2083.33</w:t>
            </w:r>
          </w:p>
        </w:tc>
        <w:tc>
          <w:tcPr>
            <w:tcW w:w="83.75pt" w:type="dxa"/>
            <w:vAlign w:val="center"/>
            <w:hideMark/>
          </w:tcPr>
          <w:p w14:paraId="1ADD545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1000.00</w:t>
            </w:r>
          </w:p>
        </w:tc>
        <w:tc>
          <w:tcPr>
            <w:tcW w:w="70.45pt" w:type="dxa"/>
            <w:vAlign w:val="center"/>
            <w:hideMark/>
          </w:tcPr>
          <w:p w14:paraId="37F89E0A" w14:textId="77777777" w:rsidR="00631647" w:rsidRPr="00760944" w:rsidRDefault="00631647" w:rsidP="00A02766">
            <w:pPr>
              <w:rPr>
                <w:rFonts w:ascii="宋体" w:hAnsi="宋体" w:cs="Arial"/>
                <w:sz w:val="21"/>
                <w:szCs w:val="21"/>
              </w:rPr>
            </w:pPr>
            <w:r w:rsidRPr="00760944">
              <w:rPr>
                <w:rFonts w:ascii="宋体" w:hAnsi="宋体" w:cs="Arial"/>
                <w:sz w:val="21"/>
                <w:szCs w:val="21"/>
              </w:rPr>
              <w:t>1752.08</w:t>
            </w:r>
          </w:p>
        </w:tc>
        <w:tc>
          <w:tcPr>
            <w:tcW w:w="92.15pt" w:type="dxa"/>
            <w:vAlign w:val="center"/>
            <w:hideMark/>
          </w:tcPr>
          <w:p w14:paraId="57D3ADB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175.21%</w:t>
            </w:r>
          </w:p>
        </w:tc>
      </w:tr>
    </w:tbl>
    <w:p w14:paraId="40892FCA" w14:textId="657D2112" w:rsidR="00631647" w:rsidRPr="008F1FF6" w:rsidRDefault="00631647" w:rsidP="00A02766">
      <w:pPr>
        <w:ind w:firstLine="21pt"/>
      </w:pPr>
      <w:r w:rsidRPr="008F1FF6">
        <w:t>从表</w:t>
      </w:r>
      <w:r w:rsidR="00A02766">
        <w:t>6.2</w:t>
      </w:r>
      <w:r w:rsidRPr="008F1FF6">
        <w:t>可以观察到清晰的规模经济特征：在年咨询量</w:t>
      </w:r>
      <w:r w:rsidRPr="008F1FF6">
        <w:t>50</w:t>
      </w:r>
      <w:r w:rsidRPr="008F1FF6">
        <w:t>万次的低规模情境下，固定成本摊薄不足，系统接近盈亏平衡且略为负收益；当规模达到</w:t>
      </w:r>
      <w:r w:rsidRPr="008F1FF6">
        <w:t>100</w:t>
      </w:r>
      <w:r w:rsidRPr="008F1FF6">
        <w:t>万次时，系统进入显著正收益区间；进一步扩展到</w:t>
      </w:r>
      <w:r w:rsidRPr="008F1FF6">
        <w:t>300–500</w:t>
      </w:r>
      <w:r w:rsidRPr="008F1FF6">
        <w:t>万次时，固定成本被充分摊薄，</w:t>
      </w:r>
      <w:r w:rsidRPr="008F1FF6">
        <w:t>ROI</w:t>
      </w:r>
      <w:r w:rsidRPr="008F1FF6">
        <w:t>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w:t>
      </w:r>
      <w:r w:rsidRPr="008C2B75">
        <w:rPr>
          <w:rFonts w:ascii="宋体" w:hAnsi="宋体"/>
        </w:rPr>
        <w:t>“高固定投入、低边际复制成本”</w:t>
      </w:r>
      <w:r w:rsidRPr="008F1FF6">
        <w:t>的平台化能力，因而更适合在中大型机构或平台型应用中</w:t>
      </w:r>
      <w:r w:rsidRPr="008F1FF6">
        <w:lastRenderedPageBreak/>
        <w:t>部署。与此同时，第</w:t>
      </w:r>
      <w:r w:rsidR="00A02766">
        <w:rPr>
          <w:rFonts w:hint="eastAsia"/>
        </w:rPr>
        <w:t>5</w:t>
      </w:r>
      <w:r w:rsidRPr="008F1FF6">
        <w:t>章所验证的记忆召回提升与合规严格覆盖优势并非仅体现为</w:t>
      </w:r>
      <w:r w:rsidR="008C2B75">
        <w:t>”</w:t>
      </w:r>
      <w:r w:rsidR="008C2B75" w:rsidRPr="008F1FF6">
        <w:t>回答质量更好</w:t>
      </w:r>
      <w:r w:rsidR="008C2B75">
        <w:t>”</w:t>
      </w:r>
      <w:r w:rsidRPr="008F1FF6">
        <w:t>，更重要的是它们能够通过降低重复沟通成本与复核概率，推动自动化比例提升，从而在规模化运营中形成可累积的经济收益</w:t>
      </w:r>
      <w:r w:rsidRPr="008F1FF6">
        <w:t xml:space="preserve"> </w:t>
      </w:r>
      <w:r w:rsidRPr="008F1FF6">
        <w:t>。</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2EC4E683" w:rsidR="00864695" w:rsidRDefault="004C205B" w:rsidP="00864695">
      <w:pPr>
        <w:pStyle w:val="v3"/>
        <w:spacing w:before="32.60pt" w:after="32.60pt"/>
      </w:pPr>
      <w:bookmarkStart w:id="597" w:name="_Toc223096655"/>
      <w:bookmarkStart w:id="598" w:name="_Toc224431634"/>
      <w:ins w:id="599" w:author="nijian.15" w:date="2026-04-27T21:02:00Z">
        <w:r>
          <w:t>竞争力形成机制与市场适配分析</w:t>
        </w:r>
      </w:ins>
      <w:del w:id="600" w:author="nijian.15" w:date="2026-04-27T21:02:00Z">
        <w:r w:rsidR="00631647" w:rsidDel="004C205B">
          <w:delText>市场规模与竞争分析</w:delText>
        </w:r>
      </w:del>
      <w:bookmarkEnd w:id="597"/>
      <w:bookmarkEnd w:id="598"/>
    </w:p>
    <w:p w14:paraId="4A2EFCD7" w14:textId="0028D145" w:rsidR="004C205B" w:rsidRPr="004C205B" w:rsidRDefault="006C7729">
      <w:pPr>
        <w:spacing w:beforeAutospacing="1" w:afterAutospacing="1"/>
        <w:ind w:firstLine="21pt"/>
        <w:jc w:val="start"/>
        <w:rPr>
          <w:rFonts w:ascii="宋体" w:hAnsi="宋体"/>
          <w:rPrChange w:id="601" w:author="nijian.15" w:date="2026-04-27T21:02:00Z">
            <w:rPr/>
          </w:rPrChange>
        </w:rPr>
        <w:pPrChange w:id="602" w:author="nijian.15" w:date="2026-04-27T21:02:00Z">
          <w:pPr>
            <w:ind w:firstLine="21pt"/>
          </w:pPr>
        </w:pPrChange>
      </w:pPr>
      <w:del w:id="603" w:author="nijian.15" w:date="2026-04-27T21:02:00Z">
        <w:r w:rsidRPr="006C7729" w:rsidDel="004C205B">
          <w:delText>对于记忆增强型智能理财顾问智能体而言，其商业价值不仅取决于技术效果与成本收益，还取决于目标市场是否具备足够的需求空间，以及产品在现有竞争格局中是否能够形成清晰、可持续的差异化优势。因此，有必要结合中国智能投顾市场的发展趋势与行业供给结构，对本文方案的潜在市场空间与竞争定位进行分析。</w:delText>
        </w:r>
      </w:del>
      <w:ins w:id="604" w:author="nijian.15" w:date="2026-04-27T21:02:00Z">
        <w:r w:rsidR="004C205B" w:rsidRPr="004C205B">
          <w:rPr>
            <w:rFonts w:ascii="宋体" w:hAnsi="宋体"/>
          </w:rPr>
          <w:t xml:space="preserve">对于证券投资咨询场景而言，竞争力并不单纯来自模型参数规模或生成文本流畅度，而来自系统能否在长期交互中稳定保持用户状态、能否在强监管环境下持续满足合规要求、能否提供可解释和可审计的辅助决策内容。因此，本文从市场需求、方案对比和可持续竞争力三个角度分析 </w:t>
        </w:r>
        <w:proofErr w:type="spellStart"/>
        <w:r w:rsidR="004C205B" w:rsidRPr="004C205B">
          <w:rPr>
            <w:rFonts w:ascii="宋体" w:hAnsi="宋体"/>
          </w:rPr>
          <w:t>MemFinRobot</w:t>
        </w:r>
        <w:proofErr w:type="spellEnd"/>
        <w:r w:rsidR="004C205B" w:rsidRPr="004C205B">
          <w:rPr>
            <w:rFonts w:ascii="宋体" w:hAnsi="宋体"/>
          </w:rPr>
          <w:t xml:space="preserve"> 的竞争优势。</w:t>
        </w:r>
      </w:ins>
    </w:p>
    <w:p w14:paraId="03932334" w14:textId="77777777" w:rsidR="00631647" w:rsidRDefault="00631647" w:rsidP="00864695">
      <w:pPr>
        <w:pStyle w:val="a"/>
        <w:spacing w:before="16.30pt" w:after="16.30pt"/>
      </w:pPr>
      <w:bookmarkStart w:id="605" w:name="_Toc223096656"/>
      <w:bookmarkStart w:id="606" w:name="_Toc224431635"/>
      <w:r>
        <w:t>中国智能投顾市场规模区间</w:t>
      </w:r>
      <w:bookmarkEnd w:id="605"/>
      <w:bookmarkEnd w:id="606"/>
    </w:p>
    <w:p w14:paraId="3EBA2675" w14:textId="3FB502E7" w:rsidR="00631647" w:rsidRPr="00EB3844" w:rsidRDefault="00631647" w:rsidP="00A02766">
      <w:pPr>
        <w:ind w:firstLine="21pt"/>
      </w:pPr>
      <w:r w:rsidRPr="00EB3844">
        <w:t>由于</w:t>
      </w:r>
      <w:r w:rsidRPr="008C2B75">
        <w:rPr>
          <w:rFonts w:ascii="宋体" w:hAnsi="宋体"/>
        </w:rPr>
        <w:t>“智能投顾”</w:t>
      </w:r>
      <w:r w:rsidRPr="00EB3844">
        <w:t>在行业统计中存在不同口径（按</w:t>
      </w:r>
      <w:r w:rsidRPr="00A02766">
        <w:t>收入</w:t>
      </w:r>
      <w:r w:rsidRPr="00EB3844">
        <w:t>或按</w:t>
      </w:r>
      <w:r w:rsidRPr="00A02766">
        <w:t>管理资产规模</w:t>
      </w:r>
      <w:r w:rsidRPr="00A02766">
        <w:t>AUM</w:t>
      </w:r>
      <w:r w:rsidRPr="00A02766">
        <w:t>）</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w:t>
      </w:r>
      <w:r w:rsidRPr="00EB3844">
        <w:t>2030</w:t>
      </w:r>
      <w:r w:rsidRPr="00EB3844">
        <w:t>年预计达到</w:t>
      </w:r>
      <w:r w:rsidRPr="00A02766">
        <w:t>41.315</w:t>
      </w:r>
      <w:r w:rsidRPr="00A02766">
        <w:t>亿美元</w:t>
      </w:r>
      <w:r w:rsidRPr="00EB3844">
        <w:t>，</w:t>
      </w:r>
      <w:r w:rsidRPr="00EB3844">
        <w:t xml:space="preserve">2024–2030 </w:t>
      </w:r>
      <w:r w:rsidRPr="00EB3844">
        <w:t>年复合增长率（</w:t>
      </w:r>
      <w:r w:rsidRPr="00EB3844">
        <w:t>CAGR</w:t>
      </w:r>
      <w:r w:rsidRPr="00EB3844">
        <w:t>）约</w:t>
      </w:r>
      <w:r w:rsidRPr="00A02766">
        <w:t>30.8%</w:t>
      </w:r>
      <w:r w:rsidRPr="00EB3844">
        <w:t>，反映出该赛道处于显著增长阶段</w:t>
      </w:r>
      <w:r w:rsidR="00237C90">
        <w:rPr>
          <w:rStyle w:val="afc"/>
        </w:rPr>
        <w:footnoteReference w:id="11"/>
      </w:r>
      <w:r w:rsidRPr="00EB3844">
        <w:t>。</w:t>
      </w:r>
      <w:r w:rsidRPr="00EB3844">
        <w:t>(</w:t>
      </w:r>
      <w:hyperlink r:id="rId46" w:tooltip="China Robo Advisory Market Size &amp; Outlook, 2030" w:history="1">
        <w:r w:rsidRPr="00EB3844">
          <w:t>宏观视角研究</w:t>
        </w:r>
      </w:hyperlink>
      <w:r w:rsidRPr="00EB3844">
        <w:t>)</w:t>
      </w:r>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w:t>
      </w:r>
      <w:r w:rsidRPr="00EB3844">
        <w:t>AUM</w:t>
      </w:r>
      <w:r w:rsidRPr="00EB3844">
        <w:t>口径衡量，市场数据库对中国</w:t>
      </w:r>
      <w:r w:rsidR="00A02766">
        <w:rPr>
          <w:rFonts w:hint="eastAsia"/>
        </w:rPr>
        <w:t>智能投顾</w:t>
      </w:r>
      <w:r w:rsidRPr="00EB3844">
        <w:t>的管理资产规模预测显示到</w:t>
      </w:r>
      <w:r w:rsidRPr="00EB3844">
        <w:t xml:space="preserve"> 2029 </w:t>
      </w:r>
      <w:r w:rsidRPr="00EB3844">
        <w:t>年预计达到</w:t>
      </w:r>
      <w:r w:rsidRPr="00A02766">
        <w:t>38.1</w:t>
      </w:r>
      <w:r w:rsidRPr="00A02766">
        <w:t>亿美元</w:t>
      </w:r>
      <w:r w:rsidRPr="00EB3844">
        <w:t>，对应</w:t>
      </w:r>
      <w:r w:rsidRPr="00EB3844">
        <w:t>2025–2029</w:t>
      </w:r>
      <w:r w:rsidRPr="00EB3844">
        <w:t>年</w:t>
      </w:r>
      <w:r w:rsidRPr="00EB3844">
        <w:t>CAGR</w:t>
      </w:r>
      <w:r w:rsidRPr="00EB3844">
        <w:t>约</w:t>
      </w:r>
      <w:r w:rsidRPr="00A02766">
        <w:t>4.92%</w:t>
      </w:r>
      <w:r w:rsidR="00237C90">
        <w:rPr>
          <w:rStyle w:val="afc"/>
        </w:rPr>
        <w:footnoteReference w:id="12"/>
      </w:r>
      <w:r w:rsidRPr="00EB3844">
        <w:t>。</w:t>
      </w:r>
    </w:p>
    <w:p w14:paraId="0662228F" w14:textId="78A0641A"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008C2B75">
        <w:t>”</w:t>
      </w:r>
      <w:r w:rsidR="008C2B75" w:rsidRPr="00A02766">
        <w:t>十亿美元级</w:t>
      </w:r>
      <w:r w:rsidR="008C2B75">
        <w:t>”</w:t>
      </w:r>
      <w:r w:rsidRPr="00EB3844">
        <w:t>收入扩张的外部环境；从</w:t>
      </w:r>
      <w:r w:rsidRPr="00EB3844">
        <w:t>AUM</w:t>
      </w:r>
      <w:r w:rsidRPr="00EB3844">
        <w:t>预测看，市场总体仍呈增长态势，但更受金融机构产品体系、合规边界与投资者采纳速度约束。对本文提出的</w:t>
      </w:r>
      <w:proofErr w:type="spellStart"/>
      <w:r w:rsidRPr="00EB3844">
        <w:t>MemFinRobot</w:t>
      </w:r>
      <w:proofErr w:type="spellEnd"/>
      <w:r w:rsidRPr="00EB3844">
        <w:t>而言，这意味着</w:t>
      </w:r>
      <w:r w:rsidRPr="008C2B75">
        <w:rPr>
          <w:rFonts w:ascii="宋体" w:hAnsi="宋体"/>
        </w:rPr>
        <w:t>“面向机构侧、以合规与可解释为核心诉求的智能体组件”</w:t>
      </w:r>
      <w:r w:rsidRPr="00EB3844">
        <w:t>具备现实市场空间：在行业增长窗口期，机构不仅需要降低咨询与服务成本，更需要在强监管环境中获得可审计、可持续迭代的智能化能力模块。</w:t>
      </w:r>
    </w:p>
    <w:p w14:paraId="7DD4896F" w14:textId="2E223EAE" w:rsidR="00A02766" w:rsidRDefault="00A02766" w:rsidP="00A02766">
      <w:pPr>
        <w:pStyle w:val="af7"/>
        <w:keepNext/>
        <w:ind w:firstLine="20.40pt"/>
      </w:pPr>
      <w:bookmarkStart w:id="607" w:name="_Toc223528582"/>
      <w:r>
        <w:lastRenderedPageBreak/>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3</w:t>
      </w:r>
      <w:r w:rsidR="00760944">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607"/>
    </w:p>
    <w:tbl>
      <w:tblPr>
        <w:tblW w:w="347.30pt" w:type="dxa"/>
        <w:jc w:val="center"/>
        <w:tblBorders>
          <w:top w:val="single" w:sz="4" w:space="0" w:color="auto"/>
          <w:bottom w:val="single" w:sz="4" w:space="0" w:color="auto"/>
        </w:tblBorders>
        <w:tblLook w:firstRow="1" w:lastRow="0" w:firstColumn="1" w:lastColumn="0" w:noHBand="0" w:noVBand="1"/>
      </w:tblPr>
      <w:tblGrid>
        <w:gridCol w:w="1608"/>
        <w:gridCol w:w="1266"/>
        <w:gridCol w:w="1529"/>
        <w:gridCol w:w="1693"/>
        <w:gridCol w:w="850"/>
      </w:tblGrid>
      <w:tr w:rsidR="00631647" w:rsidRPr="00CD1471" w14:paraId="0445DA4C" w14:textId="77777777" w:rsidTr="00CD1471">
        <w:trPr>
          <w:jc w:val="center"/>
        </w:trPr>
        <w:tc>
          <w:tcPr>
            <w:tcW w:w="80.40pt" w:type="dxa"/>
            <w:tcBorders>
              <w:bottom w:val="single" w:sz="8" w:space="0" w:color="auto"/>
            </w:tcBorders>
            <w:vAlign w:val="center"/>
            <w:hideMark/>
          </w:tcPr>
          <w:p w14:paraId="5DA95E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统计口径</w:t>
            </w:r>
          </w:p>
        </w:tc>
        <w:tc>
          <w:tcPr>
            <w:tcW w:w="63.30pt" w:type="dxa"/>
            <w:tcBorders>
              <w:bottom w:val="single" w:sz="8" w:space="0" w:color="auto"/>
            </w:tcBorders>
            <w:vAlign w:val="center"/>
            <w:hideMark/>
          </w:tcPr>
          <w:p w14:paraId="458B48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时间点</w:t>
            </w:r>
          </w:p>
        </w:tc>
        <w:tc>
          <w:tcPr>
            <w:tcW w:w="76.45pt" w:type="dxa"/>
            <w:tcBorders>
              <w:bottom w:val="single" w:sz="8" w:space="0" w:color="auto"/>
            </w:tcBorders>
            <w:vAlign w:val="center"/>
            <w:hideMark/>
          </w:tcPr>
          <w:p w14:paraId="0B594285" w14:textId="77777777" w:rsidR="00631647" w:rsidRPr="00CD1471" w:rsidRDefault="00631647" w:rsidP="00760944">
            <w:pPr>
              <w:jc w:val="center"/>
              <w:rPr>
                <w:rFonts w:ascii="宋体" w:hAnsi="宋体" w:cs="Arial"/>
                <w:b/>
                <w:bCs/>
                <w:color w:val="000000"/>
                <w:sz w:val="21"/>
                <w:szCs w:val="21"/>
              </w:rPr>
            </w:pPr>
            <w:r w:rsidRPr="00CD1471">
              <w:rPr>
                <w:rFonts w:ascii="宋体" w:hAnsi="宋体" w:cs="Arial"/>
                <w:b/>
                <w:bCs/>
                <w:color w:val="000000"/>
                <w:sz w:val="21"/>
                <w:szCs w:val="21"/>
              </w:rPr>
              <w:t>规模</w:t>
            </w:r>
          </w:p>
        </w:tc>
        <w:tc>
          <w:tcPr>
            <w:tcW w:w="84.65pt" w:type="dxa"/>
            <w:tcBorders>
              <w:bottom w:val="single" w:sz="8" w:space="0" w:color="auto"/>
            </w:tcBorders>
            <w:vAlign w:val="center"/>
            <w:hideMark/>
          </w:tcPr>
          <w:p w14:paraId="7A59A993"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复合增速</w:t>
            </w:r>
          </w:p>
        </w:tc>
        <w:tc>
          <w:tcPr>
            <w:tcW w:w="42.50pt" w:type="dxa"/>
            <w:tcBorders>
              <w:bottom w:val="single" w:sz="8" w:space="0" w:color="auto"/>
            </w:tcBorders>
            <w:vAlign w:val="center"/>
            <w:hideMark/>
          </w:tcPr>
          <w:p w14:paraId="5CCB749F"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说明</w:t>
            </w:r>
          </w:p>
        </w:tc>
      </w:tr>
      <w:tr w:rsidR="00631647" w:rsidRPr="00CD1471" w14:paraId="335D9213" w14:textId="77777777" w:rsidTr="00CD1471">
        <w:trPr>
          <w:jc w:val="center"/>
        </w:trPr>
        <w:tc>
          <w:tcPr>
            <w:tcW w:w="80.40pt" w:type="dxa"/>
            <w:vAlign w:val="center"/>
            <w:hideMark/>
          </w:tcPr>
          <w:p w14:paraId="06D4439F"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收入（Revenue）</w:t>
            </w:r>
          </w:p>
        </w:tc>
        <w:tc>
          <w:tcPr>
            <w:tcW w:w="63.30pt" w:type="dxa"/>
            <w:vAlign w:val="center"/>
            <w:hideMark/>
          </w:tcPr>
          <w:p w14:paraId="1832CC1C" w14:textId="05DF83A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2023→2030</w:t>
            </w:r>
          </w:p>
        </w:tc>
        <w:tc>
          <w:tcPr>
            <w:tcW w:w="76.45pt" w:type="dxa"/>
            <w:vAlign w:val="center"/>
            <w:hideMark/>
          </w:tcPr>
          <w:p w14:paraId="6FCCFB20" w14:textId="3CD766F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6.41亿美元 →41.315亿美元</w:t>
            </w:r>
          </w:p>
        </w:tc>
        <w:tc>
          <w:tcPr>
            <w:tcW w:w="84.65pt" w:type="dxa"/>
            <w:vAlign w:val="center"/>
            <w:hideMark/>
          </w:tcPr>
          <w:p w14:paraId="25CAFA3B" w14:textId="1E7DA25F"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CAGR≈30.8%（2024–2030）</w:t>
            </w:r>
          </w:p>
        </w:tc>
        <w:tc>
          <w:tcPr>
            <w:tcW w:w="42.50pt" w:type="dxa"/>
            <w:vAlign w:val="center"/>
            <w:hideMark/>
          </w:tcPr>
          <w:p w14:paraId="76EE69CB" w14:textId="4D9FB491"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体现付费/商业化空间</w:t>
            </w:r>
          </w:p>
        </w:tc>
      </w:tr>
      <w:tr w:rsidR="00631647" w:rsidRPr="00CD1471" w14:paraId="6EFE682E" w14:textId="77777777" w:rsidTr="00CD1471">
        <w:trPr>
          <w:jc w:val="center"/>
        </w:trPr>
        <w:tc>
          <w:tcPr>
            <w:tcW w:w="80.40pt" w:type="dxa"/>
            <w:vAlign w:val="center"/>
            <w:hideMark/>
          </w:tcPr>
          <w:p w14:paraId="27B9AA29"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管理资产</w:t>
            </w:r>
            <w:r w:rsidR="00A02766" w:rsidRPr="00CD1471">
              <w:rPr>
                <w:rFonts w:ascii="宋体" w:hAnsi="宋体" w:cs="Arial" w:hint="eastAsia"/>
                <w:color w:val="000000"/>
                <w:sz w:val="21"/>
                <w:szCs w:val="21"/>
              </w:rPr>
              <w:t>（AMU）</w:t>
            </w:r>
          </w:p>
        </w:tc>
        <w:tc>
          <w:tcPr>
            <w:tcW w:w="63.30pt" w:type="dxa"/>
            <w:vAlign w:val="center"/>
            <w:hideMark/>
          </w:tcPr>
          <w:p w14:paraId="18C1B6C5" w14:textId="2A1F0909"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2025→2029</w:t>
            </w:r>
          </w:p>
        </w:tc>
        <w:tc>
          <w:tcPr>
            <w:tcW w:w="76.45pt" w:type="dxa"/>
            <w:vAlign w:val="center"/>
            <w:hideMark/>
          </w:tcPr>
          <w:p w14:paraId="5A8D6F2B" w14:textId="03AA71AB"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31.4亿美元 →38.1亿美元</w:t>
            </w:r>
          </w:p>
        </w:tc>
        <w:tc>
          <w:tcPr>
            <w:tcW w:w="84.65pt" w:type="dxa"/>
            <w:vAlign w:val="center"/>
            <w:hideMark/>
          </w:tcPr>
          <w:p w14:paraId="7EEEA906" w14:textId="06B3128C"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CAGR≈4.92%（2025–2029）</w:t>
            </w:r>
          </w:p>
        </w:tc>
        <w:tc>
          <w:tcPr>
            <w:tcW w:w="42.50pt" w:type="dxa"/>
            <w:vAlign w:val="center"/>
            <w:hideMark/>
          </w:tcPr>
          <w:p w14:paraId="24D7344E" w14:textId="727BE24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体现被配置资产上限</w:t>
            </w:r>
          </w:p>
        </w:tc>
      </w:tr>
    </w:tbl>
    <w:p w14:paraId="30EF905E" w14:textId="77777777" w:rsidR="00631647" w:rsidRDefault="00631647" w:rsidP="00864695">
      <w:pPr>
        <w:pStyle w:val="a"/>
        <w:spacing w:before="16.30pt" w:after="16.30pt"/>
      </w:pPr>
      <w:bookmarkStart w:id="608" w:name="_Toc223096657"/>
      <w:bookmarkStart w:id="609" w:name="_Toc224431636"/>
      <w:r>
        <w:t>竞争格局与差异化优势</w:t>
      </w:r>
      <w:bookmarkEnd w:id="608"/>
      <w:bookmarkEnd w:id="609"/>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13"/>
      </w:r>
      <w:r w:rsidR="00241763">
        <w:rPr>
          <w:rFonts w:hint="eastAsia"/>
        </w:rPr>
        <w:t>。</w:t>
      </w:r>
    </w:p>
    <w:p w14:paraId="5C12702F" w14:textId="679FA08C" w:rsidR="008C2B75" w:rsidRPr="004A7E02" w:rsidRDefault="00631647" w:rsidP="004A7E02">
      <w:pPr>
        <w:ind w:firstLine="21pt"/>
      </w:pPr>
      <w:r w:rsidRPr="00EB3844">
        <w:t>在这一竞争框架下，通用大模型问答或</w:t>
      </w:r>
      <w:r w:rsidR="008C2B75">
        <w:t>”</w:t>
      </w:r>
      <w:r w:rsidR="008C2B75" w:rsidRPr="00EB3844">
        <w:t>弱约束的</w:t>
      </w:r>
      <w:r w:rsidR="008C2B75" w:rsidRPr="00EB3844">
        <w:t>LLM</w:t>
      </w:r>
      <w:r w:rsidR="008C2B75" w:rsidRPr="00EB3844">
        <w:t>客服</w:t>
      </w:r>
      <w:r w:rsidR="008C2B75">
        <w:t>”</w:t>
      </w:r>
      <w:r w:rsidRPr="00EB3844">
        <w:t>虽然能够在短期内降低人工坐席压力，但在证券投资咨询场景中存在天然短板：其一，多轮对话中对用户约束条件的持续保持不稳定，容易出现跨轮不一致；其二，适当性与风险披露口径难以做到</w:t>
      </w:r>
      <w:r w:rsidRPr="008C2B75">
        <w:rPr>
          <w:rFonts w:ascii="宋体" w:hAnsi="宋体"/>
        </w:rPr>
        <w:t>“应披露项不漏、表述边界不越</w:t>
      </w:r>
      <w:r w:rsidR="008C2B75" w:rsidRPr="008C2B75">
        <w:rPr>
          <w:rFonts w:ascii="宋体" w:hAnsi="宋体"/>
        </w:rPr>
        <w:t>”</w:t>
      </w:r>
      <w:r w:rsidR="008C2B75" w:rsidRPr="00EB3844">
        <w:t>；其三，解释链条缺乏证据固化机制，难以满足审计追溯要求。相比之下，</w:t>
      </w:r>
      <w:proofErr w:type="spellStart"/>
      <w:r w:rsidR="008C2B75" w:rsidRPr="00EB3844">
        <w:t>MemFinRobot</w:t>
      </w:r>
      <w:proofErr w:type="spellEnd"/>
      <w:r w:rsidR="008C2B75" w:rsidRPr="00EB3844">
        <w:t>的差异化不在于</w:t>
      </w:r>
      <w:r w:rsidR="008C2B75" w:rsidRPr="008C2B75">
        <w:rPr>
          <w:rFonts w:ascii="宋体" w:hAnsi="宋体"/>
        </w:rPr>
        <w:t>“生成更像人”</w:t>
      </w:r>
      <w:r w:rsidRPr="00EB3844">
        <w:t>，而在于将长期一致性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w:t>
      </w:r>
      <w:r w:rsidRPr="008C2B75">
        <w:rPr>
          <w:rFonts w:ascii="宋体" w:hAnsi="宋体"/>
        </w:rPr>
        <w:t>“可信组件</w:t>
      </w:r>
      <w:r w:rsidR="008C2B75" w:rsidRPr="008C2B75">
        <w:rPr>
          <w:rFonts w:ascii="宋体" w:hAnsi="宋体"/>
        </w:rPr>
        <w:t>”</w:t>
      </w:r>
      <w:r w:rsidR="008C2B75" w:rsidRPr="00EB3844">
        <w:t>，在不改变机构既有牌照与合规流程前提下，提升咨询交付的稳定性与可控性。</w:t>
      </w:r>
    </w:p>
    <w:p w14:paraId="4A66954A" w14:textId="6D1B4CEE" w:rsidR="008C2B75" w:rsidRDefault="008C2B75" w:rsidP="004A7E02">
      <w:pPr>
        <w:pStyle w:val="af7"/>
        <w:keepNext/>
      </w:pPr>
      <w:bookmarkStart w:id="610" w:name="_Toc223528583"/>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4</w:t>
      </w:r>
      <w:r w:rsidR="00760944">
        <w:fldChar w:fldCharType="end"/>
      </w:r>
      <w:r>
        <w:t xml:space="preserve"> </w:t>
      </w:r>
      <w:r w:rsidRPr="004A7E02">
        <w:rPr>
          <w:rStyle w:val="a9"/>
          <w:b/>
          <w:bCs w:val="0"/>
          <w:color w:val="000000"/>
        </w:rPr>
        <w:t>竞争格局对比</w:t>
      </w:r>
      <w:bookmarkEnd w:id="610"/>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8C2B75" w:rsidRPr="00760944" w14:paraId="05CF73E0" w14:textId="77777777" w:rsidTr="00760944">
        <w:tc>
          <w:tcPr>
            <w:tcW w:w="26.0%" w:type="pct"/>
            <w:tcBorders>
              <w:bottom w:val="single" w:sz="8" w:space="0" w:color="auto"/>
            </w:tcBorders>
            <w:vAlign w:val="center"/>
            <w:hideMark/>
          </w:tcPr>
          <w:p w14:paraId="5C7A0608" w14:textId="77777777" w:rsidR="008C2B75" w:rsidRPr="00760944" w:rsidRDefault="008C2B75" w:rsidP="00B04513">
            <w:pPr>
              <w:ind w:firstLine="24pt"/>
              <w:rPr>
                <w:rFonts w:ascii="DengXian" w:eastAsia="DengXian" w:hAnsi="DengXian" w:cs="Arial"/>
                <w:b/>
                <w:bCs/>
                <w:color w:val="000000"/>
                <w:sz w:val="21"/>
                <w:szCs w:val="21"/>
              </w:rPr>
            </w:pPr>
            <w:r w:rsidRPr="00760944">
              <w:rPr>
                <w:rFonts w:ascii="DengXian" w:eastAsia="DengXian" w:hAnsi="DengXian" w:cs="Arial"/>
                <w:b/>
                <w:bCs/>
                <w:color w:val="000000"/>
                <w:sz w:val="21"/>
                <w:szCs w:val="21"/>
              </w:rPr>
              <w:t>方案类型</w:t>
            </w:r>
          </w:p>
        </w:tc>
        <w:tc>
          <w:tcPr>
            <w:tcW w:w="19.0%" w:type="pct"/>
            <w:tcBorders>
              <w:bottom w:val="single" w:sz="8" w:space="0" w:color="auto"/>
            </w:tcBorders>
            <w:vAlign w:val="center"/>
            <w:hideMark/>
          </w:tcPr>
          <w:p w14:paraId="50464C0E"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多轮记忆</w:t>
            </w:r>
          </w:p>
        </w:tc>
        <w:tc>
          <w:tcPr>
            <w:tcW w:w="21.0%" w:type="pct"/>
            <w:tcBorders>
              <w:bottom w:val="single" w:sz="8" w:space="0" w:color="auto"/>
            </w:tcBorders>
            <w:vAlign w:val="center"/>
            <w:hideMark/>
          </w:tcPr>
          <w:p w14:paraId="33E0852F"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合规控制</w:t>
            </w:r>
          </w:p>
        </w:tc>
        <w:tc>
          <w:tcPr>
            <w:tcW w:w="12.0%" w:type="pct"/>
            <w:tcBorders>
              <w:bottom w:val="single" w:sz="8" w:space="0" w:color="auto"/>
            </w:tcBorders>
            <w:vAlign w:val="center"/>
            <w:hideMark/>
          </w:tcPr>
          <w:p w14:paraId="47623C95"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个性化</w:t>
            </w:r>
          </w:p>
        </w:tc>
        <w:tc>
          <w:tcPr>
            <w:tcW w:w="19.0%" w:type="pct"/>
            <w:tcBorders>
              <w:bottom w:val="single" w:sz="8" w:space="0" w:color="auto"/>
            </w:tcBorders>
            <w:vAlign w:val="center"/>
            <w:hideMark/>
          </w:tcPr>
          <w:p w14:paraId="1EBAF82C"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可解释性</w:t>
            </w:r>
          </w:p>
        </w:tc>
      </w:tr>
      <w:tr w:rsidR="008C2B75" w:rsidRPr="00760944" w14:paraId="7B62FD06" w14:textId="77777777" w:rsidTr="00760944">
        <w:tc>
          <w:tcPr>
            <w:tcW w:w="26.0%" w:type="pct"/>
            <w:vAlign w:val="center"/>
            <w:hideMark/>
          </w:tcPr>
          <w:p w14:paraId="029CFB39" w14:textId="77777777" w:rsidR="008C2B75" w:rsidRPr="00760944" w:rsidRDefault="008C2B75" w:rsidP="00A02766">
            <w:pPr>
              <w:rPr>
                <w:rFonts w:ascii="宋体" w:hAnsi="宋体" w:cs="Arial"/>
                <w:color w:val="000000"/>
                <w:sz w:val="21"/>
                <w:szCs w:val="21"/>
              </w:rPr>
            </w:pPr>
            <w:r w:rsidRPr="00760944">
              <w:rPr>
                <w:rFonts w:ascii="宋体" w:hAnsi="宋体" w:cs="Arial"/>
                <w:color w:val="000000"/>
                <w:sz w:val="21"/>
                <w:szCs w:val="21"/>
              </w:rPr>
              <w:t>传统人工投顾</w:t>
            </w:r>
          </w:p>
        </w:tc>
        <w:tc>
          <w:tcPr>
            <w:tcW w:w="19.0%" w:type="pct"/>
            <w:vAlign w:val="center"/>
            <w:hideMark/>
          </w:tcPr>
          <w:p w14:paraId="5B5E5893" w14:textId="2498F76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4D78F950" w14:textId="077DE91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350150D9" w14:textId="43ECBDE2"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0E87660F" w14:textId="6C3D51F4"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0028A75D" w14:textId="77777777" w:rsidTr="00760944">
        <w:tc>
          <w:tcPr>
            <w:tcW w:w="26.0%" w:type="pct"/>
            <w:vAlign w:val="center"/>
            <w:hideMark/>
          </w:tcPr>
          <w:p w14:paraId="1F91DC7F"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规则/FAQ型投顾</w:t>
            </w:r>
          </w:p>
        </w:tc>
        <w:tc>
          <w:tcPr>
            <w:tcW w:w="19.0%" w:type="pct"/>
            <w:vAlign w:val="center"/>
            <w:hideMark/>
          </w:tcPr>
          <w:p w14:paraId="39C4BDA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21.0%" w:type="pct"/>
            <w:vAlign w:val="center"/>
            <w:hideMark/>
          </w:tcPr>
          <w:p w14:paraId="4BAC1DAF" w14:textId="3702431A"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24FBAC0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19.0%" w:type="pct"/>
            <w:vAlign w:val="center"/>
            <w:hideMark/>
          </w:tcPr>
          <w:p w14:paraId="66024547"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r>
      <w:tr w:rsidR="008C2B75" w:rsidRPr="00760944" w14:paraId="77D54FE9" w14:textId="77777777" w:rsidTr="00760944">
        <w:tc>
          <w:tcPr>
            <w:tcW w:w="26.0%" w:type="pct"/>
            <w:vAlign w:val="center"/>
            <w:hideMark/>
          </w:tcPr>
          <w:p w14:paraId="32A943D9"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lastRenderedPageBreak/>
              <w:t>通用LLM客服（无记忆/弱风控）</w:t>
            </w:r>
          </w:p>
        </w:tc>
        <w:tc>
          <w:tcPr>
            <w:tcW w:w="19.0%" w:type="pct"/>
            <w:vAlign w:val="center"/>
            <w:hideMark/>
          </w:tcPr>
          <w:p w14:paraId="229CA3FE"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中-弱</w:t>
            </w:r>
          </w:p>
        </w:tc>
        <w:tc>
          <w:tcPr>
            <w:tcW w:w="21.0%" w:type="pct"/>
            <w:vAlign w:val="center"/>
            <w:hideMark/>
          </w:tcPr>
          <w:p w14:paraId="6E4C061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弱-中</w:t>
            </w:r>
          </w:p>
        </w:tc>
        <w:tc>
          <w:tcPr>
            <w:tcW w:w="12.0%" w:type="pct"/>
            <w:vAlign w:val="center"/>
            <w:hideMark/>
          </w:tcPr>
          <w:p w14:paraId="759175E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c>
          <w:tcPr>
            <w:tcW w:w="19.0%" w:type="pct"/>
            <w:vAlign w:val="center"/>
            <w:hideMark/>
          </w:tcPr>
          <w:p w14:paraId="6864A330" w14:textId="4451F0E0"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2923CD4B" w14:textId="77777777" w:rsidTr="00760944">
        <w:tc>
          <w:tcPr>
            <w:tcW w:w="26.0%" w:type="pct"/>
            <w:vAlign w:val="center"/>
            <w:hideMark/>
          </w:tcPr>
          <w:p w14:paraId="4D6797ED"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记忆增强</w:t>
            </w:r>
            <w:r w:rsidRPr="00760944">
              <w:rPr>
                <w:rFonts w:ascii="宋体" w:hAnsi="宋体" w:cs="Arial" w:hint="eastAsia"/>
                <w:color w:val="000000"/>
                <w:sz w:val="21"/>
                <w:szCs w:val="21"/>
              </w:rPr>
              <w:t>理财顾问智能体（</w:t>
            </w:r>
            <w:proofErr w:type="spellStart"/>
            <w:r w:rsidRPr="00760944">
              <w:rPr>
                <w:rFonts w:ascii="宋体" w:hAnsi="宋体" w:cs="Arial"/>
                <w:color w:val="000000"/>
                <w:sz w:val="21"/>
                <w:szCs w:val="21"/>
              </w:rPr>
              <w:t>MemFinRobot</w:t>
            </w:r>
            <w:proofErr w:type="spellEnd"/>
            <w:r w:rsidRPr="00760944">
              <w:rPr>
                <w:rFonts w:ascii="宋体" w:hAnsi="宋体" w:cs="Arial"/>
                <w:color w:val="000000"/>
                <w:sz w:val="21"/>
                <w:szCs w:val="21"/>
              </w:rPr>
              <w:t>）</w:t>
            </w:r>
          </w:p>
        </w:tc>
        <w:tc>
          <w:tcPr>
            <w:tcW w:w="19.0%" w:type="pct"/>
            <w:vAlign w:val="center"/>
            <w:hideMark/>
          </w:tcPr>
          <w:p w14:paraId="1A3C49B9" w14:textId="5161CBD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15E503E5" w14:textId="131CC29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0DD318D3" w14:textId="107928BE"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766C05B4" w14:textId="1692955F"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r>
    </w:tbl>
    <w:p w14:paraId="5D87764F" w14:textId="77777777" w:rsidR="008C2B75" w:rsidRDefault="008C2B75" w:rsidP="00CF023F">
      <w:pPr>
        <w:pStyle w:val="11"/>
        <w:spacing w:before="48.90pt" w:after="48.90pt"/>
      </w:pPr>
      <w:bookmarkStart w:id="611" w:name="_Toc224431637"/>
      <w:r>
        <w:rPr>
          <w:rFonts w:hint="eastAsia"/>
        </w:rPr>
        <w:t>研究结论与建议</w:t>
      </w:r>
      <w:bookmarkEnd w:id="611"/>
    </w:p>
    <w:p w14:paraId="30D29A27" w14:textId="77777777" w:rsidR="008C2B75" w:rsidRPr="004B3AB1" w:rsidRDefault="008C2B75" w:rsidP="004B3AB1">
      <w:pPr>
        <w:pStyle w:val="v3"/>
        <w:spacing w:before="32.60pt" w:after="32.60pt"/>
      </w:pPr>
      <w:bookmarkStart w:id="612" w:name="_Toc224431638"/>
      <w:r>
        <w:rPr>
          <w:rFonts w:hint="eastAsia"/>
        </w:rPr>
        <w:t>研究结论</w:t>
      </w:r>
      <w:bookmarkEnd w:id="612"/>
    </w:p>
    <w:p w14:paraId="1A70A1C3" w14:textId="57810AB1" w:rsidR="008C2B75" w:rsidRDefault="008C2B75" w:rsidP="004B3AB1">
      <w:pPr>
        <w:ind w:firstLine="21pt"/>
      </w:pPr>
      <w:del w:id="613" w:author="nijian.15" w:date="2026-04-28T22:34:00Z">
        <w:r w:rsidDel="001C377D">
          <w:rPr>
            <w:rFonts w:hint="eastAsia"/>
          </w:rPr>
          <w:delText>研究</w:delText>
        </w:r>
      </w:del>
      <w:r>
        <w:t>本文</w:t>
      </w:r>
      <w:ins w:id="614" w:author="nijian.15" w:date="2026-04-28T22:34:00Z">
        <w:r w:rsidR="001C377D">
          <w:rPr>
            <w:rFonts w:hint="eastAsia"/>
          </w:rPr>
          <w:t>研究</w:t>
        </w:r>
      </w:ins>
      <w:r>
        <w:t>针对证券投资咨询场景下对话式智能投顾系统长期记忆能力不足的关键瓶颈，围绕如何从单轮问答工具转型为长期陪伴式决策辅助系统这一核心问题，从理论建模、系统架构、实验验证与</w:t>
      </w:r>
      <w:ins w:id="615" w:author="nijian.15" w:date="2026-04-28T22:35:00Z">
        <w:r w:rsidR="001C377D">
          <w:rPr>
            <w:rFonts w:hint="eastAsia"/>
          </w:rPr>
          <w:t>机制分析</w:t>
        </w:r>
      </w:ins>
      <w:del w:id="616" w:author="nijian.15" w:date="2026-04-28T22:35:00Z">
        <w:r w:rsidDel="001C377D">
          <w:delText>产品可行性</w:delText>
        </w:r>
      </w:del>
      <w:r>
        <w:t>四个维度展开系统性研究，取得了一系列具有理论与实践价值的研究成果。</w:t>
      </w:r>
    </w:p>
    <w:p w14:paraId="53F72E02" w14:textId="135F8350" w:rsidR="008C2B75" w:rsidDel="001C377D" w:rsidRDefault="008C2B75" w:rsidP="004B3AB1">
      <w:pPr>
        <w:ind w:firstLine="21pt"/>
        <w:rPr>
          <w:del w:id="617" w:author="nijian.15" w:date="2026-04-28T22:34:00Z"/>
        </w:rPr>
      </w:pPr>
      <w:del w:id="618" w:author="nijian.15" w:date="2026-04-28T22:34:00Z">
        <w:r w:rsidDel="001C377D">
          <w:delText>在理论层面，本文将动态认知理论与行为金融理论引入智能投顾领域，构建了</w:delText>
        </w:r>
        <w:r w:rsidDel="001C377D">
          <w:delText>”</w:delText>
        </w:r>
        <w:r w:rsidDel="001C377D">
          <w:delText>理解</w:delText>
        </w:r>
        <w:r w:rsidDel="001C377D">
          <w:delText>—</w:delText>
        </w:r>
        <w:r w:rsidDel="001C377D">
          <w:delText>记忆</w:delText>
        </w:r>
        <w:r w:rsidDel="001C377D">
          <w:delText>—</w:delText>
        </w:r>
        <w:r w:rsidDel="001C377D">
          <w:delText>推理</w:delText>
        </w:r>
        <w:r w:rsidDel="001C377D">
          <w:delText>—</w:delText>
        </w:r>
        <w:r w:rsidDel="001C377D">
          <w:delText>反馈</w:delText>
        </w:r>
        <w:r w:rsidDel="001C377D">
          <w:delText>”</w:delText>
        </w:r>
        <w:r w:rsidDel="001C377D">
          <w:delText>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delText>
        </w:r>
      </w:del>
    </w:p>
    <w:p w14:paraId="3FDD443C" w14:textId="4CACE03D" w:rsidR="008C2B75" w:rsidRDefault="008C2B75" w:rsidP="004B3AB1">
      <w:pPr>
        <w:ind w:firstLine="21pt"/>
      </w:pPr>
      <w:del w:id="619" w:author="nijian.15" w:date="2026-04-28T22:35:00Z">
        <w:r w:rsidDel="001C377D">
          <w:delText>在方法层面，</w:delText>
        </w:r>
      </w:del>
      <w:r>
        <w:t>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w:t>
      </w:r>
      <w:r>
        <w:t>Recall@5</w:t>
      </w:r>
      <w:r>
        <w:t>达</w:t>
      </w:r>
      <w:r>
        <w:t>68%</w:t>
      </w:r>
      <w:r>
        <w:t>的召回效果，相较单话语嵌入方法提升</w:t>
      </w:r>
      <w:r>
        <w:t>10%</w:t>
      </w:r>
      <w:r>
        <w:t>，相较固定窗口最优方案提升</w:t>
      </w:r>
      <w:r>
        <w:t>7%</w:t>
      </w:r>
      <w:r>
        <w:t>，且跨对话标准差下降约</w:t>
      </w:r>
      <w:r>
        <w:t>32%</w:t>
      </w:r>
      <w:r>
        <w:t>，表现出更强的稳定性与泛化能力。这一方法创新将长期记忆表征从</w:t>
      </w:r>
      <w:r>
        <w:t>”</w:t>
      </w:r>
      <w:r>
        <w:t>召回相似文本</w:t>
      </w:r>
      <w:r>
        <w:t>”</w:t>
      </w:r>
      <w:r>
        <w:t>升级为</w:t>
      </w:r>
      <w:r>
        <w:t>”</w:t>
      </w:r>
      <w:r>
        <w:t>维持可用认知状态</w:t>
      </w:r>
      <w:r>
        <w:t>”</w:t>
      </w:r>
      <w:r>
        <w:t>，有效解决了多轮对话中的信息割裂与语义漂移问题，为长期陪伴式智能投顾系统的技术实现提供了关键支撑。</w:t>
      </w:r>
    </w:p>
    <w:p w14:paraId="16C60B3D" w14:textId="268F983A" w:rsidR="008C2B75" w:rsidDel="001C377D" w:rsidRDefault="008C2B75" w:rsidP="004B3AB1">
      <w:pPr>
        <w:ind w:firstLine="21pt"/>
        <w:rPr>
          <w:del w:id="620" w:author="nijian.15" w:date="2026-04-28T22:35:00Z"/>
        </w:rPr>
      </w:pPr>
      <w:r>
        <w:t>在系统架构层面，本文构建了记忆、工具、合规三位一体的智能体系统架构。通过设计多层次记忆管理模块，将记忆划分为短期记忆、长期记忆和用户画像记忆三种类型，遵循</w:t>
      </w:r>
      <w:r>
        <w:t>”</w:t>
      </w:r>
      <w:r>
        <w:t>短期优先、长期补充、画像约束</w:t>
      </w:r>
      <w:r>
        <w:t>”</w:t>
      </w:r>
      <w:r>
        <w:t>的编排原则，实现了多类型记忆的协同作用；通过构建风险提示与合规控制层，对生成内容进行统一约束，确保系统输出符合证券投资咨询的监管要求。</w:t>
      </w:r>
      <w:r>
        <w:rPr>
          <w:rFonts w:hint="eastAsia"/>
        </w:rPr>
        <w:t>本文提出</w:t>
      </w:r>
      <w:r>
        <w:t>金</w:t>
      </w:r>
      <w:r>
        <w:lastRenderedPageBreak/>
        <w:t>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0192F824" w14:textId="00B81F92" w:rsidR="008C2B75" w:rsidDel="001C377D" w:rsidRDefault="008C2B75" w:rsidP="001C377D">
      <w:pPr>
        <w:rPr>
          <w:del w:id="621" w:author="nijian.15" w:date="2026-04-28T22:35:00Z"/>
        </w:rPr>
        <w:pPrChange w:id="622" w:author="nijian.15" w:date="2026-04-28T22:35:00Z">
          <w:pPr>
            <w:ind w:firstLine="21pt"/>
          </w:pPr>
        </w:pPrChange>
      </w:pPr>
      <w:del w:id="623" w:author="nijian.15" w:date="2026-04-28T22:35:00Z">
        <w:r w:rsidDel="001C377D">
          <w:rPr>
            <w:rFonts w:hint="eastAsia"/>
          </w:rPr>
          <w:delText>在</w:delText>
        </w:r>
        <w:r w:rsidDel="001C377D">
          <w:delText>产品可行性层面，本文从成本收益角度系统论证了记忆增强型智能理财顾问智能体的经济合理性。测算结果表明，在年咨询量</w:delText>
        </w:r>
        <w:r w:rsidDel="001C377D">
          <w:delText>100</w:delText>
        </w:r>
        <w:r w:rsidDel="001C377D">
          <w:delText>万次的基准情境下，系统年度综合净增益可达</w:delText>
        </w:r>
        <w:r w:rsidDel="001C377D">
          <w:delText>175.75</w:delText>
        </w:r>
        <w:r w:rsidDel="001C377D">
          <w:delText>万元，投资回报率（</w:delText>
        </w:r>
        <w:r w:rsidDel="001C377D">
          <w:delText>ROI</w:delText>
        </w:r>
        <w:r w:rsidDel="001C377D">
          <w:delText>）为</w:delText>
        </w:r>
        <w:r w:rsidDel="001C377D">
          <w:delText>52.89%</w:delText>
        </w:r>
        <w:r w:rsidDel="001C377D">
          <w:delText>，并随业务规模扩张呈现显著规模经济效应。结合中国智能投顾市场</w:delText>
        </w:r>
        <w:r w:rsidDel="001C377D">
          <w:delText>”</w:delText>
        </w:r>
        <w:r w:rsidDel="001C377D">
          <w:delText>十亿美元级</w:delText>
        </w:r>
        <w:r w:rsidDel="001C377D">
          <w:delText>”</w:delText>
        </w:r>
        <w:r w:rsidDel="001C377D">
          <w:delText>的增长预期与金融机构数字化转型的迫切需求，本文提出的系统具备面向真实金融咨询场景进行试点部署的技术基础与商业价值，为金融机构的智能化升级提供了可量化的决策依据与可落地的实施方案。</w:delText>
        </w:r>
      </w:del>
    </w:p>
    <w:p w14:paraId="7BB242B3" w14:textId="77777777" w:rsidR="001C377D" w:rsidRDefault="001C377D" w:rsidP="001C377D">
      <w:pPr>
        <w:ind w:firstLine="21pt"/>
        <w:rPr>
          <w:ins w:id="624" w:author="nijian.15" w:date="2026-04-28T22:35:00Z"/>
          <w:rFonts w:hint="eastAsia"/>
        </w:rPr>
      </w:pPr>
    </w:p>
    <w:p w14:paraId="43515286" w14:textId="7E461C52" w:rsidR="008C2B75" w:rsidRPr="004B3AB1" w:rsidRDefault="008C2B75" w:rsidP="004B3AB1">
      <w:pPr>
        <w:ind w:firstLine="21pt"/>
      </w:pPr>
      <w:r>
        <w:t>综上所述，本文通过理论框架创新、表征方法优化与系统架构整合，有效解决了传统对话式智能投顾长期记忆能力不足的核心问题，在保障监管合规的前提下实现了从</w:t>
      </w:r>
      <w:r>
        <w:t>”</w:t>
      </w:r>
      <w:r>
        <w:t>单轮问答工具</w:t>
      </w:r>
      <w:r>
        <w:t>”</w:t>
      </w:r>
      <w:r>
        <w:t>向</w:t>
      </w:r>
      <w:r>
        <w:t>”</w:t>
      </w:r>
      <w:r>
        <w:t>长期陪伴式决策辅助系统</w:t>
      </w:r>
      <w:r>
        <w:t>”</w:t>
      </w:r>
      <w:r>
        <w:t>的范式转变，为证券投资咨询场景下智能投顾系统的可信落地提供了系统化解决方案，对推动金融智能服务在安全、可靠、可控方向上发展具有重要的理论与实践意义。</w:t>
      </w:r>
    </w:p>
    <w:p w14:paraId="21D7C70F" w14:textId="77777777" w:rsidR="008C2B75" w:rsidRDefault="008C2B75" w:rsidP="00CF023F">
      <w:pPr>
        <w:pStyle w:val="v3"/>
        <w:spacing w:before="32.60pt" w:after="32.60pt"/>
      </w:pPr>
      <w:bookmarkStart w:id="625" w:name="_Toc224431639"/>
      <w:r>
        <w:rPr>
          <w:rFonts w:hint="eastAsia"/>
        </w:rPr>
        <w:t>研究建议</w:t>
      </w:r>
      <w:bookmarkEnd w:id="625"/>
    </w:p>
    <w:p w14:paraId="6DFC3EE6" w14:textId="77777777" w:rsidR="008C2B75" w:rsidRDefault="008C2B75"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6DC90698" w14:textId="0105DD18" w:rsidR="008C2B75" w:rsidRDefault="008C2B75" w:rsidP="004B3AB1">
      <w:pPr>
        <w:ind w:firstLine="21pt"/>
      </w:pPr>
      <w:r>
        <w:t>在理论深化维度，建议后续研究进一步拓展用户认知状态建模的理论深度与边界。当前研究主要聚焦于个体投资者的认知状态维护，未来可引入行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w:t>
      </w:r>
      <w:r>
        <w:t>”</w:t>
      </w:r>
      <w:r>
        <w:t>陪伴感</w:t>
      </w:r>
      <w:r>
        <w:t>”</w:t>
      </w:r>
      <w:r>
        <w:t>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540EF38C" w14:textId="77777777" w:rsidR="008C2B75" w:rsidRDefault="008C2B75"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w:t>
      </w:r>
      <w:r>
        <w:lastRenderedPageBreak/>
        <w:t>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5CA22523" w:rsidR="004B3AB1" w:rsidRDefault="008C2B75" w:rsidP="004B3AB1">
      <w:pPr>
        <w:ind w:firstLine="21pt"/>
      </w:pPr>
      <w:r>
        <w:t>在应用拓展维度，建议采取</w:t>
      </w:r>
      <w:r>
        <w:t>”</w:t>
      </w:r>
      <w:r>
        <w:t>场景驱动、逐步拓展</w:t>
      </w:r>
      <w:r>
        <w:t>”</w:t>
      </w:r>
      <w:r w:rsidR="004B3AB1">
        <w:t>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w:t>
      </w:r>
      <w:r w:rsidR="004B3AB1">
        <w:t>B</w:t>
      </w:r>
      <w:r w:rsidR="004B3AB1">
        <w:t>端场景延伸，形成覆盖投资者全生命周期、贯通前台服务与后台管理的智能金融生态。同时，建议加强产学研协同创新，推动</w:t>
      </w:r>
      <w:proofErr w:type="spellStart"/>
      <w:r w:rsidR="004B3AB1">
        <w:t>MemFinConv</w:t>
      </w:r>
      <w:proofErr w:type="spellEnd"/>
      <w:r w:rsidR="004B3AB1">
        <w:t>等金融领域评测数据集的行业共享与标准共建，形成技术迭代、产品优化与业务应用的良性互动机制。</w:t>
      </w:r>
    </w:p>
    <w:p w14:paraId="68ACE9B4" w14:textId="113EF22B" w:rsidR="00FF1E75" w:rsidRDefault="004B3AB1" w:rsidP="00FF1E75">
      <w:pPr>
        <w:ind w:firstLine="21pt"/>
        <w:sectPr w:rsidR="00FF1E75" w:rsidSect="006F163D">
          <w:headerReference w:type="default" r:id="rId47"/>
          <w:footerReference w:type="default" r:id="rId48"/>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w:t>
      </w:r>
      <w:r w:rsidR="008C2B75">
        <w:t>”</w:t>
      </w:r>
      <w:r w:rsidR="008C2B75">
        <w:t>信息茧房</w:t>
      </w:r>
      <w:r w:rsidR="008C2B75">
        <w:t>”</w:t>
      </w:r>
      <w:r>
        <w:t>或偏见强化，通过多样性增强技术保障投资建议的客观性与全面性，维护用户的自主决策空间；三是积极参与监管科技创新，将合规控制层的技术能力与监管要求进行动态映射，探索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3229BAB1" w14:textId="3513962E" w:rsidR="008E49DE" w:rsidRPr="00B65B46" w:rsidRDefault="00FF1E75" w:rsidP="00B65B46">
      <w:pPr>
        <w:spacing w:beforeLines="300" w:before="48.90pt" w:afterLines="300" w:after="48.90pt"/>
        <w:ind w:firstLine="21pt"/>
        <w:jc w:val="center"/>
        <w:rPr>
          <w:b/>
          <w:bCs/>
        </w:rPr>
      </w:pPr>
      <w:r w:rsidRPr="00E25FFF">
        <w:rPr>
          <w:rFonts w:hint="eastAsia"/>
          <w:b/>
          <w:bCs/>
        </w:rPr>
        <w:lastRenderedPageBreak/>
        <w:t>参考文献</w:t>
      </w:r>
      <w:r w:rsidR="00074DEC" w:rsidRPr="008959B6">
        <w:fldChar w:fldCharType="begin"/>
      </w:r>
      <w:r w:rsidR="005442D2" w:rsidRPr="008959B6">
        <w:rPr>
          <w:lang w:val="pt-BR"/>
        </w:rPr>
        <w:instrText xml:space="preserve"> ADDIN ZOTERO_BIBL {"uncited":[],"omitted":[],"custom":[]} CSL_BIBLIOGRAPHY </w:instrText>
      </w:r>
      <w:r w:rsidR="00074DEC" w:rsidRPr="008959B6">
        <w:fldChar w:fldCharType="separate"/>
      </w:r>
    </w:p>
    <w:p w14:paraId="05EBDCB7" w14:textId="64757CA7" w:rsidR="008E49DE" w:rsidRPr="008959B6" w:rsidRDefault="008E49DE" w:rsidP="001C377D">
      <w:pPr>
        <w:pStyle w:val="aff0"/>
        <w:numPr>
          <w:ilvl w:val="0"/>
          <w:numId w:val="19"/>
        </w:numPr>
        <w:wordWrap w:val="0"/>
        <w:ind w:start="22.10pt" w:hanging="22.10pt"/>
        <w:rPr>
          <w:rFonts w:cs="Times New Roman"/>
        </w:rPr>
        <w:pPrChange w:id="626" w:author="nijian.15" w:date="2026-04-28T22:38:00Z">
          <w:pPr>
            <w:pStyle w:val="aff0"/>
            <w:numPr>
              <w:numId w:val="19"/>
            </w:numPr>
            <w:ind w:start="22pt" w:hanging="22pt"/>
          </w:pPr>
        </w:pPrChange>
      </w:pPr>
      <w:r w:rsidRPr="008959B6">
        <w:rPr>
          <w:rFonts w:cs="Times New Roman"/>
          <w:lang w:val="pt-BR"/>
        </w:rPr>
        <w:t xml:space="preserve">ATKINSON R C, SHIFFRIN R M, 1968. </w:t>
      </w:r>
      <w:r w:rsidRPr="008959B6">
        <w:rPr>
          <w:rFonts w:cs="Times New Roman"/>
        </w:rPr>
        <w:t xml:space="preserve">Human memory: A proposed system and its control processes[M/OL]//SPENCE K W, SPENCE J T. The Psychology of Learning and Motivation: Advances in Research and Theory: </w:t>
      </w:r>
      <w:del w:id="627" w:author="nijian.15" w:date="2026-04-28T22:50:00Z">
        <w:r w:rsidRPr="008959B6" w:rsidDel="00DF4718">
          <w:rPr>
            <w:rFonts w:cs="Times New Roman"/>
          </w:rPr>
          <w:delText>卷</w:delText>
        </w:r>
      </w:del>
      <w:ins w:id="628" w:author="nijian.15" w:date="2026-04-28T22:50:00Z">
        <w:r w:rsidR="00DF4718">
          <w:rPr>
            <w:rFonts w:cs="Times New Roman"/>
          </w:rPr>
          <w:t>volume</w:t>
        </w:r>
      </w:ins>
      <w:r w:rsidRPr="008959B6">
        <w:rPr>
          <w:rFonts w:cs="Times New Roman"/>
        </w:rPr>
        <w:t xml:space="preserve"> 2. New York, NY, USA: Academic Press: 89-195. https://www.sciencedirect.com/science/chapter/bookseries/pii/S0079742108604223. DOI:10.1016/S0079-7421(08)60422-3.</w:t>
      </w:r>
    </w:p>
    <w:p w14:paraId="447F05BD" w14:textId="77777777" w:rsidR="008E49DE" w:rsidRPr="008959B6" w:rsidRDefault="008E49DE" w:rsidP="001C377D">
      <w:pPr>
        <w:pStyle w:val="aff0"/>
        <w:numPr>
          <w:ilvl w:val="0"/>
          <w:numId w:val="19"/>
        </w:numPr>
        <w:wordWrap w:val="0"/>
        <w:ind w:start="22.10pt" w:hanging="22.10pt"/>
        <w:rPr>
          <w:rFonts w:cs="Times New Roman"/>
        </w:rPr>
        <w:pPrChange w:id="629" w:author="nijian.15" w:date="2026-04-28T22:38:00Z">
          <w:pPr>
            <w:pStyle w:val="aff0"/>
            <w:numPr>
              <w:numId w:val="19"/>
            </w:numPr>
            <w:ind w:start="22pt" w:hanging="22pt"/>
          </w:pPr>
        </w:pPrChange>
      </w:pPr>
      <w:r w:rsidRPr="008959B6">
        <w:rPr>
          <w:rFonts w:cs="Times New Roman"/>
        </w:rPr>
        <w:t>BADDELEY A, 2000. The episodic buffer: A new component of working memory[J/OL]. Trends in Cognitive Sciences, 4(11): 417-423. DOI:10.1016/S1364-6613(00)01538-2.</w:t>
      </w:r>
    </w:p>
    <w:p w14:paraId="580BF269" w14:textId="7116CE44" w:rsidR="008E49DE" w:rsidRPr="008959B6" w:rsidRDefault="008E49DE" w:rsidP="001C377D">
      <w:pPr>
        <w:pStyle w:val="aff0"/>
        <w:numPr>
          <w:ilvl w:val="0"/>
          <w:numId w:val="19"/>
        </w:numPr>
        <w:wordWrap w:val="0"/>
        <w:ind w:start="22.10pt" w:hanging="22.10pt"/>
        <w:rPr>
          <w:rFonts w:cs="Times New Roman"/>
          <w:lang w:val="pt-BR"/>
        </w:rPr>
        <w:pPrChange w:id="630" w:author="nijian.15" w:date="2026-04-28T22:38:00Z">
          <w:pPr>
            <w:pStyle w:val="aff0"/>
            <w:numPr>
              <w:numId w:val="19"/>
            </w:numPr>
            <w:ind w:start="22pt" w:hanging="22pt"/>
          </w:pPr>
        </w:pPrChange>
      </w:pPr>
      <w:r w:rsidRPr="008959B6">
        <w:rPr>
          <w:rFonts w:cs="Times New Roman"/>
        </w:rPr>
        <w:t>BAI G, LIU J, BU X</w:t>
      </w:r>
      <w:del w:id="631" w:author="nijian.15" w:date="2026-04-28T22:48:00Z">
        <w:r w:rsidRPr="008959B6" w:rsidDel="00DF4718">
          <w:rPr>
            <w:rFonts w:cs="Times New Roman"/>
          </w:rPr>
          <w:delText xml:space="preserve">, </w:delText>
        </w:r>
        <w:r w:rsidRPr="008959B6" w:rsidDel="00DF4718">
          <w:rPr>
            <w:rFonts w:cs="Times New Roman"/>
          </w:rPr>
          <w:delText>等</w:delText>
        </w:r>
      </w:del>
      <w:ins w:id="632" w:author="nijian.15" w:date="2026-04-28T22:48:00Z">
        <w:r w:rsidR="00DF4718">
          <w:rPr>
            <w:rFonts w:cs="Times New Roman"/>
          </w:rPr>
          <w:t>, et al</w:t>
        </w:r>
      </w:ins>
      <w:r w:rsidRPr="008959B6">
        <w:rPr>
          <w:rFonts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959B6">
        <w:rPr>
          <w:rFonts w:cs="Times New Roman"/>
          <w:lang w:val="pt-BR"/>
        </w:rPr>
        <w:t>DOI:10.18653/v1/2024.acl-long.401.</w:t>
      </w:r>
    </w:p>
    <w:p w14:paraId="5D5F7C50" w14:textId="7D875B42" w:rsidR="008E49DE" w:rsidRPr="008959B6" w:rsidRDefault="008E49DE" w:rsidP="001C377D">
      <w:pPr>
        <w:pStyle w:val="aff0"/>
        <w:numPr>
          <w:ilvl w:val="0"/>
          <w:numId w:val="19"/>
        </w:numPr>
        <w:wordWrap w:val="0"/>
        <w:ind w:start="22.10pt" w:hanging="22.10pt"/>
        <w:rPr>
          <w:rFonts w:cs="Times New Roman"/>
        </w:rPr>
        <w:pPrChange w:id="633" w:author="nijian.15" w:date="2026-04-28T22:38:00Z">
          <w:pPr>
            <w:pStyle w:val="aff0"/>
            <w:numPr>
              <w:numId w:val="19"/>
            </w:numPr>
            <w:ind w:start="22pt" w:hanging="22pt"/>
          </w:pPr>
        </w:pPrChange>
      </w:pPr>
      <w:r w:rsidRPr="008959B6">
        <w:rPr>
          <w:rFonts w:cs="Times New Roman"/>
          <w:lang w:val="pt-BR"/>
        </w:rPr>
        <w:t xml:space="preserve">BARBERIS N C, THALER R H, 2003. </w:t>
      </w:r>
      <w:r w:rsidRPr="008959B6">
        <w:rPr>
          <w:rFonts w:cs="Times New Roman"/>
        </w:rPr>
        <w:t xml:space="preserve">A Survey of Behavioral Finance[M/OL]//CONSTANTINIDES G M, HARRIS M, STULZ R M. Handbook of the Economics of Finance: </w:t>
      </w:r>
      <w:del w:id="634" w:author="nijian.15" w:date="2026-04-28T22:50:00Z">
        <w:r w:rsidRPr="008959B6" w:rsidDel="00DF4718">
          <w:rPr>
            <w:rFonts w:cs="Times New Roman"/>
          </w:rPr>
          <w:delText>卷</w:delText>
        </w:r>
      </w:del>
      <w:ins w:id="635" w:author="nijian.15" w:date="2026-04-28T22:50:00Z">
        <w:r w:rsidR="00DF4718">
          <w:rPr>
            <w:rFonts w:cs="Times New Roman"/>
          </w:rPr>
          <w:t>volume</w:t>
        </w:r>
      </w:ins>
      <w:r w:rsidRPr="008959B6">
        <w:rPr>
          <w:rFonts w:cs="Times New Roman"/>
        </w:rPr>
        <w:t xml:space="preserve"> 1. Amsterdam: Elsevier Science: 1053-1128. https://www.sciencedirect.com/science/article/pii/S1574010203010285. DOI:10.1016/S1574-0102(03)01028-5.</w:t>
      </w:r>
    </w:p>
    <w:p w14:paraId="3330DE8F" w14:textId="25894655" w:rsidR="008E49DE" w:rsidRPr="008959B6" w:rsidRDefault="008E49DE" w:rsidP="001C377D">
      <w:pPr>
        <w:pStyle w:val="aff0"/>
        <w:numPr>
          <w:ilvl w:val="0"/>
          <w:numId w:val="19"/>
        </w:numPr>
        <w:wordWrap w:val="0"/>
        <w:ind w:start="22.10pt" w:hanging="22.10pt"/>
        <w:rPr>
          <w:rFonts w:cs="Times New Roman"/>
        </w:rPr>
        <w:pPrChange w:id="636" w:author="nijian.15" w:date="2026-04-28T22:38:00Z">
          <w:pPr>
            <w:pStyle w:val="aff0"/>
            <w:numPr>
              <w:numId w:val="19"/>
            </w:numPr>
            <w:ind w:start="22pt" w:hanging="22pt"/>
          </w:pPr>
        </w:pPrChange>
      </w:pPr>
      <w:r w:rsidRPr="00DF4718">
        <w:rPr>
          <w:rFonts w:cs="Times New Roman"/>
          <w:lang w:val="nl-NL"/>
          <w:rPrChange w:id="637" w:author="nijian.15" w:date="2026-04-28T22:48:00Z">
            <w:rPr>
              <w:rFonts w:cs="Times New Roman"/>
              <w:lang w:val="de-DE"/>
            </w:rPr>
          </w:rPrChange>
        </w:rPr>
        <w:t>BORGEAUD S, MENSCH A, HOFFMANN J</w:t>
      </w:r>
      <w:del w:id="638" w:author="nijian.15" w:date="2026-04-28T22:48:00Z">
        <w:r w:rsidRPr="00DF4718" w:rsidDel="00DF4718">
          <w:rPr>
            <w:rFonts w:cs="Times New Roman"/>
            <w:lang w:val="nl-NL"/>
            <w:rPrChange w:id="639" w:author="nijian.15" w:date="2026-04-28T22:48:00Z">
              <w:rPr>
                <w:rFonts w:cs="Times New Roman"/>
                <w:lang w:val="de-DE"/>
              </w:rPr>
            </w:rPrChange>
          </w:rPr>
          <w:delText xml:space="preserve">, </w:delText>
        </w:r>
        <w:r w:rsidRPr="008959B6" w:rsidDel="00DF4718">
          <w:rPr>
            <w:rFonts w:cs="Times New Roman"/>
          </w:rPr>
          <w:delText>等</w:delText>
        </w:r>
      </w:del>
      <w:ins w:id="640" w:author="nijian.15" w:date="2026-04-28T22:48:00Z">
        <w:r w:rsidR="00DF4718" w:rsidRPr="00DF4718">
          <w:rPr>
            <w:rFonts w:cs="Times New Roman"/>
            <w:lang w:val="nl-NL"/>
            <w:rPrChange w:id="641" w:author="nijian.15" w:date="2026-04-28T22:48:00Z">
              <w:rPr>
                <w:rFonts w:cs="Times New Roman"/>
                <w:lang w:val="de-DE"/>
              </w:rPr>
            </w:rPrChange>
          </w:rPr>
          <w:t>, et al</w:t>
        </w:r>
      </w:ins>
      <w:r w:rsidRPr="00DF4718">
        <w:rPr>
          <w:rFonts w:cs="Times New Roman"/>
          <w:lang w:val="nl-NL"/>
          <w:rPrChange w:id="642" w:author="nijian.15" w:date="2026-04-28T22:48:00Z">
            <w:rPr>
              <w:rFonts w:cs="Times New Roman"/>
              <w:lang w:val="de-DE"/>
            </w:rPr>
          </w:rPrChange>
        </w:rPr>
        <w:t xml:space="preserve">, 2022. </w:t>
      </w:r>
      <w:r w:rsidRPr="008959B6">
        <w:rPr>
          <w:rFonts w:cs="Times New Roman"/>
        </w:rPr>
        <w:t>Improving Language Models by Retrieving from Trillions of Tokens[C/OL]//CHAUDHURI K, JEGELKA S, SONG L</w:t>
      </w:r>
      <w:del w:id="643" w:author="nijian.15" w:date="2026-04-28T22:48:00Z">
        <w:r w:rsidRPr="008959B6" w:rsidDel="00DF4718">
          <w:rPr>
            <w:rFonts w:cs="Times New Roman"/>
          </w:rPr>
          <w:delText xml:space="preserve">, </w:delText>
        </w:r>
        <w:r w:rsidRPr="008959B6" w:rsidDel="00DF4718">
          <w:rPr>
            <w:rFonts w:cs="Times New Roman"/>
          </w:rPr>
          <w:delText>等</w:delText>
        </w:r>
      </w:del>
      <w:ins w:id="644" w:author="nijian.15" w:date="2026-04-28T22:48:00Z">
        <w:r w:rsidR="00DF4718">
          <w:rPr>
            <w:rFonts w:cs="Times New Roman"/>
          </w:rPr>
          <w:t>, et al</w:t>
        </w:r>
      </w:ins>
      <w:r w:rsidRPr="008959B6">
        <w:rPr>
          <w:rFonts w:cs="Times New Roman"/>
        </w:rPr>
        <w:t xml:space="preserve">. Proceedings of the 39th International Conference on Machine Learning: </w:t>
      </w:r>
      <w:del w:id="645" w:author="nijian.15" w:date="2026-04-28T22:50:00Z">
        <w:r w:rsidRPr="008959B6" w:rsidDel="00DF4718">
          <w:rPr>
            <w:rFonts w:cs="Times New Roman"/>
          </w:rPr>
          <w:delText>卷</w:delText>
        </w:r>
      </w:del>
      <w:ins w:id="646" w:author="nijian.15" w:date="2026-04-28T22:50:00Z">
        <w:r w:rsidR="00DF4718">
          <w:rPr>
            <w:rFonts w:cs="Times New Roman"/>
          </w:rPr>
          <w:t>volume</w:t>
        </w:r>
      </w:ins>
      <w:r w:rsidRPr="008959B6">
        <w:rPr>
          <w:rFonts w:cs="Times New Roman"/>
        </w:rPr>
        <w:t xml:space="preserve"> 162. PMLR: 2206-2240. https://proceedings.mlr.press/v162/borgeaud22a.html. DOI:10.48550/arXiv.2112.04426.</w:t>
      </w:r>
    </w:p>
    <w:p w14:paraId="74D6D116" w14:textId="77777777" w:rsidR="008E49DE" w:rsidRPr="008959B6" w:rsidRDefault="008E49DE" w:rsidP="001C377D">
      <w:pPr>
        <w:pStyle w:val="aff0"/>
        <w:numPr>
          <w:ilvl w:val="0"/>
          <w:numId w:val="19"/>
        </w:numPr>
        <w:wordWrap w:val="0"/>
        <w:ind w:start="22.10pt" w:hanging="22.10pt"/>
        <w:rPr>
          <w:rFonts w:cs="Times New Roman"/>
        </w:rPr>
        <w:pPrChange w:id="647" w:author="nijian.15" w:date="2026-04-28T22:38:00Z">
          <w:pPr>
            <w:pStyle w:val="aff0"/>
            <w:numPr>
              <w:numId w:val="19"/>
            </w:numPr>
            <w:ind w:start="22pt" w:hanging="22pt"/>
          </w:pPr>
        </w:pPrChange>
      </w:pPr>
      <w:r w:rsidRPr="008959B6">
        <w:rPr>
          <w:rFonts w:cs="Times New Roman"/>
        </w:rPr>
        <w:lastRenderedPageBreak/>
        <w:t>BU J, ZHU M, 2021. Robo-Advising: Learning Investors’ Risk Preferences via Portfolio Choices[J/OL]. Journal of Financial Econometrics, 19(2): 369-392. DOI:10.1093/jjfinec/nbab001.</w:t>
      </w:r>
    </w:p>
    <w:p w14:paraId="70204195" w14:textId="20AE9237" w:rsidR="008E49DE" w:rsidRPr="008959B6" w:rsidRDefault="008E49DE" w:rsidP="001C377D">
      <w:pPr>
        <w:pStyle w:val="aff0"/>
        <w:numPr>
          <w:ilvl w:val="0"/>
          <w:numId w:val="19"/>
        </w:numPr>
        <w:wordWrap w:val="0"/>
        <w:ind w:start="22.10pt" w:hanging="22.10pt"/>
        <w:rPr>
          <w:rFonts w:cs="Times New Roman"/>
        </w:rPr>
        <w:pPrChange w:id="648" w:author="nijian.15" w:date="2026-04-28T22:38:00Z">
          <w:pPr>
            <w:pStyle w:val="aff0"/>
            <w:numPr>
              <w:numId w:val="19"/>
            </w:numPr>
            <w:ind w:start="22pt" w:hanging="22pt"/>
          </w:pPr>
        </w:pPrChange>
      </w:pPr>
      <w:r w:rsidRPr="00DF4718">
        <w:rPr>
          <w:rFonts w:cs="Times New Roman"/>
          <w:lang w:val="nl-NL"/>
          <w:rPrChange w:id="649" w:author="nijian.15" w:date="2026-04-28T22:48:00Z">
            <w:rPr>
              <w:rFonts w:cs="Times New Roman"/>
            </w:rPr>
          </w:rPrChange>
        </w:rPr>
        <w:t>CHEN J, XIAO S, ZHANG P</w:t>
      </w:r>
      <w:del w:id="650" w:author="nijian.15" w:date="2026-04-28T22:48:00Z">
        <w:r w:rsidRPr="00DF4718" w:rsidDel="00DF4718">
          <w:rPr>
            <w:rFonts w:cs="Times New Roman"/>
            <w:lang w:val="nl-NL"/>
            <w:rPrChange w:id="651" w:author="nijian.15" w:date="2026-04-28T22:48:00Z">
              <w:rPr>
                <w:rFonts w:cs="Times New Roman"/>
              </w:rPr>
            </w:rPrChange>
          </w:rPr>
          <w:delText xml:space="preserve">, </w:delText>
        </w:r>
        <w:r w:rsidRPr="008959B6" w:rsidDel="00DF4718">
          <w:rPr>
            <w:rFonts w:cs="Times New Roman"/>
          </w:rPr>
          <w:delText>等</w:delText>
        </w:r>
      </w:del>
      <w:ins w:id="652" w:author="nijian.15" w:date="2026-04-28T22:48:00Z">
        <w:r w:rsidR="00DF4718" w:rsidRPr="00DF4718">
          <w:rPr>
            <w:rFonts w:cs="Times New Roman"/>
            <w:lang w:val="nl-NL"/>
            <w:rPrChange w:id="653" w:author="nijian.15" w:date="2026-04-28T22:48:00Z">
              <w:rPr>
                <w:rFonts w:cs="Times New Roman"/>
              </w:rPr>
            </w:rPrChange>
          </w:rPr>
          <w:t>, et al</w:t>
        </w:r>
      </w:ins>
      <w:r w:rsidRPr="00DF4718">
        <w:rPr>
          <w:rFonts w:cs="Times New Roman"/>
          <w:lang w:val="nl-NL"/>
          <w:rPrChange w:id="654" w:author="nijian.15" w:date="2026-04-28T22:48:00Z">
            <w:rPr>
              <w:rFonts w:cs="Times New Roman"/>
            </w:rPr>
          </w:rPrChange>
        </w:rPr>
        <w:t>, 2024. M3-Embedding: Multi-</w:t>
      </w:r>
      <w:proofErr w:type="spellStart"/>
      <w:r w:rsidRPr="00DF4718">
        <w:rPr>
          <w:rFonts w:cs="Times New Roman"/>
          <w:lang w:val="nl-NL"/>
          <w:rPrChange w:id="655" w:author="nijian.15" w:date="2026-04-28T22:48:00Z">
            <w:rPr>
              <w:rFonts w:cs="Times New Roman"/>
            </w:rPr>
          </w:rPrChange>
        </w:rPr>
        <w:t>Linguality</w:t>
      </w:r>
      <w:proofErr w:type="spellEnd"/>
      <w:r w:rsidRPr="00DF4718">
        <w:rPr>
          <w:rFonts w:cs="Times New Roman"/>
          <w:lang w:val="nl-NL"/>
          <w:rPrChange w:id="656" w:author="nijian.15" w:date="2026-04-28T22:48:00Z">
            <w:rPr>
              <w:rFonts w:cs="Times New Roman"/>
            </w:rPr>
          </w:rPrChange>
        </w:rPr>
        <w:t>, Multi-</w:t>
      </w:r>
      <w:proofErr w:type="spellStart"/>
      <w:r w:rsidRPr="00DF4718">
        <w:rPr>
          <w:rFonts w:cs="Times New Roman"/>
          <w:lang w:val="nl-NL"/>
          <w:rPrChange w:id="657" w:author="nijian.15" w:date="2026-04-28T22:48:00Z">
            <w:rPr>
              <w:rFonts w:cs="Times New Roman"/>
            </w:rPr>
          </w:rPrChange>
        </w:rPr>
        <w:t>Functionality</w:t>
      </w:r>
      <w:proofErr w:type="spellEnd"/>
      <w:r w:rsidRPr="00DF4718">
        <w:rPr>
          <w:rFonts w:cs="Times New Roman"/>
          <w:lang w:val="nl-NL"/>
          <w:rPrChange w:id="658" w:author="nijian.15" w:date="2026-04-28T22:48:00Z">
            <w:rPr>
              <w:rFonts w:cs="Times New Roman"/>
            </w:rPr>
          </w:rPrChange>
        </w:rPr>
        <w:t>, Multi-</w:t>
      </w:r>
      <w:proofErr w:type="spellStart"/>
      <w:r w:rsidRPr="00DF4718">
        <w:rPr>
          <w:rFonts w:cs="Times New Roman"/>
          <w:lang w:val="nl-NL"/>
          <w:rPrChange w:id="659" w:author="nijian.15" w:date="2026-04-28T22:48:00Z">
            <w:rPr>
              <w:rFonts w:cs="Times New Roman"/>
            </w:rPr>
          </w:rPrChange>
        </w:rPr>
        <w:t>Granularity</w:t>
      </w:r>
      <w:proofErr w:type="spellEnd"/>
      <w:r w:rsidRPr="00DF4718">
        <w:rPr>
          <w:rFonts w:cs="Times New Roman"/>
          <w:lang w:val="nl-NL"/>
          <w:rPrChange w:id="660" w:author="nijian.15" w:date="2026-04-28T22:48:00Z">
            <w:rPr>
              <w:rFonts w:cs="Times New Roman"/>
            </w:rPr>
          </w:rPrChange>
        </w:rPr>
        <w:t xml:space="preserve"> </w:t>
      </w:r>
      <w:proofErr w:type="spellStart"/>
      <w:r w:rsidRPr="00DF4718">
        <w:rPr>
          <w:rFonts w:cs="Times New Roman"/>
          <w:lang w:val="nl-NL"/>
          <w:rPrChange w:id="661" w:author="nijian.15" w:date="2026-04-28T22:48:00Z">
            <w:rPr>
              <w:rFonts w:cs="Times New Roman"/>
            </w:rPr>
          </w:rPrChange>
        </w:rPr>
        <w:t>Text</w:t>
      </w:r>
      <w:proofErr w:type="spellEnd"/>
      <w:r w:rsidRPr="00DF4718">
        <w:rPr>
          <w:rFonts w:cs="Times New Roman"/>
          <w:lang w:val="nl-NL"/>
          <w:rPrChange w:id="662" w:author="nijian.15" w:date="2026-04-28T22:48:00Z">
            <w:rPr>
              <w:rFonts w:cs="Times New Roman"/>
            </w:rPr>
          </w:rPrChange>
        </w:rPr>
        <w:t xml:space="preserve"> </w:t>
      </w:r>
      <w:proofErr w:type="spellStart"/>
      <w:r w:rsidRPr="00DF4718">
        <w:rPr>
          <w:rFonts w:cs="Times New Roman"/>
          <w:lang w:val="nl-NL"/>
          <w:rPrChange w:id="663" w:author="nijian.15" w:date="2026-04-28T22:48:00Z">
            <w:rPr>
              <w:rFonts w:cs="Times New Roman"/>
            </w:rPr>
          </w:rPrChange>
        </w:rPr>
        <w:t>Embeddings</w:t>
      </w:r>
      <w:proofErr w:type="spellEnd"/>
      <w:r w:rsidRPr="00DF4718">
        <w:rPr>
          <w:rFonts w:cs="Times New Roman"/>
          <w:lang w:val="nl-NL"/>
          <w:rPrChange w:id="664" w:author="nijian.15" w:date="2026-04-28T22:48:00Z">
            <w:rPr>
              <w:rFonts w:cs="Times New Roman"/>
            </w:rPr>
          </w:rPrChange>
        </w:rPr>
        <w:t xml:space="preserve"> Through </w:t>
      </w:r>
      <w:proofErr w:type="spellStart"/>
      <w:r w:rsidRPr="00DF4718">
        <w:rPr>
          <w:rFonts w:cs="Times New Roman"/>
          <w:lang w:val="nl-NL"/>
          <w:rPrChange w:id="665" w:author="nijian.15" w:date="2026-04-28T22:48:00Z">
            <w:rPr>
              <w:rFonts w:cs="Times New Roman"/>
            </w:rPr>
          </w:rPrChange>
        </w:rPr>
        <w:t>Self</w:t>
      </w:r>
      <w:proofErr w:type="spellEnd"/>
      <w:r w:rsidRPr="00DF4718">
        <w:rPr>
          <w:rFonts w:cs="Times New Roman"/>
          <w:lang w:val="nl-NL"/>
          <w:rPrChange w:id="666" w:author="nijian.15" w:date="2026-04-28T22:48:00Z">
            <w:rPr>
              <w:rFonts w:cs="Times New Roman"/>
            </w:rPr>
          </w:rPrChange>
        </w:rPr>
        <w:t xml:space="preserve">-Knowledge </w:t>
      </w:r>
      <w:proofErr w:type="spellStart"/>
      <w:r w:rsidRPr="00DF4718">
        <w:rPr>
          <w:rFonts w:cs="Times New Roman"/>
          <w:lang w:val="nl-NL"/>
          <w:rPrChange w:id="667" w:author="nijian.15" w:date="2026-04-28T22:48:00Z">
            <w:rPr>
              <w:rFonts w:cs="Times New Roman"/>
            </w:rPr>
          </w:rPrChange>
        </w:rPr>
        <w:t>Distillation</w:t>
      </w:r>
      <w:proofErr w:type="spellEnd"/>
      <w:r w:rsidRPr="00DF4718">
        <w:rPr>
          <w:rFonts w:cs="Times New Roman"/>
          <w:lang w:val="nl-NL"/>
          <w:rPrChange w:id="668" w:author="nijian.15" w:date="2026-04-28T22:48:00Z">
            <w:rPr>
              <w:rFonts w:cs="Times New Roman"/>
            </w:rPr>
          </w:rPrChange>
        </w:rPr>
        <w:t xml:space="preserve">[C/OL]//KU L W, MARTINS A, SRIKUMAR V. </w:t>
      </w:r>
      <w:proofErr w:type="spellStart"/>
      <w:r w:rsidRPr="00DF4718">
        <w:rPr>
          <w:rFonts w:cs="Times New Roman"/>
          <w:lang w:val="nl-NL"/>
          <w:rPrChange w:id="669" w:author="nijian.15" w:date="2026-04-28T22:48:00Z">
            <w:rPr>
              <w:rFonts w:cs="Times New Roman"/>
            </w:rPr>
          </w:rPrChange>
        </w:rPr>
        <w:t>Findings</w:t>
      </w:r>
      <w:proofErr w:type="spellEnd"/>
      <w:r w:rsidRPr="00DF4718">
        <w:rPr>
          <w:rFonts w:cs="Times New Roman"/>
          <w:lang w:val="nl-NL"/>
          <w:rPrChange w:id="670" w:author="nijian.15" w:date="2026-04-28T22:48:00Z">
            <w:rPr>
              <w:rFonts w:cs="Times New Roman"/>
            </w:rPr>
          </w:rPrChange>
        </w:rPr>
        <w:t xml:space="preserve"> of </w:t>
      </w:r>
      <w:proofErr w:type="spellStart"/>
      <w:r w:rsidRPr="00DF4718">
        <w:rPr>
          <w:rFonts w:cs="Times New Roman"/>
          <w:lang w:val="nl-NL"/>
          <w:rPrChange w:id="671" w:author="nijian.15" w:date="2026-04-28T22:48:00Z">
            <w:rPr>
              <w:rFonts w:cs="Times New Roman"/>
            </w:rPr>
          </w:rPrChange>
        </w:rPr>
        <w:t>the</w:t>
      </w:r>
      <w:proofErr w:type="spellEnd"/>
      <w:r w:rsidRPr="00DF4718">
        <w:rPr>
          <w:rFonts w:cs="Times New Roman"/>
          <w:lang w:val="nl-NL"/>
          <w:rPrChange w:id="672" w:author="nijian.15" w:date="2026-04-28T22:48:00Z">
            <w:rPr>
              <w:rFonts w:cs="Times New Roman"/>
            </w:rPr>
          </w:rPrChange>
        </w:rPr>
        <w:t xml:space="preserve"> Association </w:t>
      </w:r>
      <w:proofErr w:type="spellStart"/>
      <w:r w:rsidRPr="00DF4718">
        <w:rPr>
          <w:rFonts w:cs="Times New Roman"/>
          <w:lang w:val="nl-NL"/>
          <w:rPrChange w:id="673" w:author="nijian.15" w:date="2026-04-28T22:48:00Z">
            <w:rPr>
              <w:rFonts w:cs="Times New Roman"/>
            </w:rPr>
          </w:rPrChange>
        </w:rPr>
        <w:t>for</w:t>
      </w:r>
      <w:proofErr w:type="spellEnd"/>
      <w:r w:rsidRPr="00DF4718">
        <w:rPr>
          <w:rFonts w:cs="Times New Roman"/>
          <w:lang w:val="nl-NL"/>
          <w:rPrChange w:id="674" w:author="nijian.15" w:date="2026-04-28T22:48:00Z">
            <w:rPr>
              <w:rFonts w:cs="Times New Roman"/>
            </w:rPr>
          </w:rPrChange>
        </w:rPr>
        <w:t xml:space="preserve"> </w:t>
      </w:r>
      <w:proofErr w:type="spellStart"/>
      <w:r w:rsidRPr="00DF4718">
        <w:rPr>
          <w:rFonts w:cs="Times New Roman"/>
          <w:lang w:val="nl-NL"/>
          <w:rPrChange w:id="675" w:author="nijian.15" w:date="2026-04-28T22:48:00Z">
            <w:rPr>
              <w:rFonts w:cs="Times New Roman"/>
            </w:rPr>
          </w:rPrChange>
        </w:rPr>
        <w:t>Computational</w:t>
      </w:r>
      <w:proofErr w:type="spellEnd"/>
      <w:r w:rsidRPr="00DF4718">
        <w:rPr>
          <w:rFonts w:cs="Times New Roman"/>
          <w:lang w:val="nl-NL"/>
          <w:rPrChange w:id="676" w:author="nijian.15" w:date="2026-04-28T22:48:00Z">
            <w:rPr>
              <w:rFonts w:cs="Times New Roman"/>
            </w:rPr>
          </w:rPrChange>
        </w:rPr>
        <w:t xml:space="preserve"> </w:t>
      </w:r>
      <w:proofErr w:type="spellStart"/>
      <w:r w:rsidRPr="00DF4718">
        <w:rPr>
          <w:rFonts w:cs="Times New Roman"/>
          <w:lang w:val="nl-NL"/>
          <w:rPrChange w:id="677" w:author="nijian.15" w:date="2026-04-28T22:48:00Z">
            <w:rPr>
              <w:rFonts w:cs="Times New Roman"/>
            </w:rPr>
          </w:rPrChange>
        </w:rPr>
        <w:t>Linguistics</w:t>
      </w:r>
      <w:proofErr w:type="spellEnd"/>
      <w:r w:rsidRPr="00DF4718">
        <w:rPr>
          <w:rFonts w:cs="Times New Roman"/>
          <w:lang w:val="nl-NL"/>
          <w:rPrChange w:id="678" w:author="nijian.15" w:date="2026-04-28T22:48:00Z">
            <w:rPr>
              <w:rFonts w:cs="Times New Roman"/>
            </w:rPr>
          </w:rPrChange>
        </w:rPr>
        <w:t xml:space="preserve">: ACL 2024. </w:t>
      </w:r>
      <w:r w:rsidRPr="008959B6">
        <w:rPr>
          <w:rFonts w:cs="Times New Roman"/>
        </w:rPr>
        <w:t>Bangkok, Thailand: Association for Computational Linguistics: 2318-2335. https://aclanthology.org/2024.findings-acl.137/. DOI:10.18653/v1/2024.findings-acl.137.</w:t>
      </w:r>
    </w:p>
    <w:p w14:paraId="2080F66E" w14:textId="0CC1781B" w:rsidR="008E49DE" w:rsidRPr="00DF4718" w:rsidRDefault="008E49DE" w:rsidP="001C377D">
      <w:pPr>
        <w:pStyle w:val="aff0"/>
        <w:numPr>
          <w:ilvl w:val="0"/>
          <w:numId w:val="19"/>
        </w:numPr>
        <w:wordWrap w:val="0"/>
        <w:ind w:start="22.10pt" w:hanging="22.10pt"/>
        <w:rPr>
          <w:rFonts w:cs="Times New Roman"/>
          <w:rPrChange w:id="679" w:author="nijian.15" w:date="2026-04-28T22:48:00Z">
            <w:rPr>
              <w:rFonts w:cs="Times New Roman"/>
              <w:lang w:val="pl-PL"/>
            </w:rPr>
          </w:rPrChange>
        </w:rPr>
        <w:pPrChange w:id="680" w:author="nijian.15" w:date="2026-04-28T22:38:00Z">
          <w:pPr>
            <w:pStyle w:val="aff0"/>
            <w:numPr>
              <w:numId w:val="19"/>
            </w:numPr>
            <w:ind w:start="22pt" w:hanging="22pt"/>
          </w:pPr>
        </w:pPrChange>
      </w:pPr>
      <w:r w:rsidRPr="00DF4718">
        <w:rPr>
          <w:rFonts w:cs="Times New Roman"/>
          <w:rPrChange w:id="681" w:author="nijian.15" w:date="2026-04-28T22:48:00Z">
            <w:rPr>
              <w:rFonts w:cs="Times New Roman"/>
              <w:lang w:val="pl-PL"/>
            </w:rPr>
          </w:rPrChange>
        </w:rPr>
        <w:t>CHEN W, WANG Q, LONG Z</w:t>
      </w:r>
      <w:del w:id="682" w:author="nijian.15" w:date="2026-04-28T22:48:00Z">
        <w:r w:rsidRPr="00DF4718" w:rsidDel="00DF4718">
          <w:rPr>
            <w:rFonts w:cs="Times New Roman"/>
            <w:rPrChange w:id="683" w:author="nijian.15" w:date="2026-04-28T22:48:00Z">
              <w:rPr>
                <w:rFonts w:cs="Times New Roman"/>
                <w:lang w:val="pl-PL"/>
              </w:rPr>
            </w:rPrChange>
          </w:rPr>
          <w:delText xml:space="preserve">, </w:delText>
        </w:r>
        <w:r w:rsidRPr="008959B6" w:rsidDel="00DF4718">
          <w:rPr>
            <w:rFonts w:cs="Times New Roman"/>
          </w:rPr>
          <w:delText>等</w:delText>
        </w:r>
      </w:del>
      <w:ins w:id="684" w:author="nijian.15" w:date="2026-04-28T22:48:00Z">
        <w:r w:rsidR="00DF4718" w:rsidRPr="00DF4718">
          <w:rPr>
            <w:rFonts w:cs="Times New Roman"/>
            <w:rPrChange w:id="685" w:author="nijian.15" w:date="2026-04-28T22:48:00Z">
              <w:rPr>
                <w:rFonts w:cs="Times New Roman"/>
                <w:lang w:val="pl-PL"/>
              </w:rPr>
            </w:rPrChange>
          </w:rPr>
          <w:t>, et al</w:t>
        </w:r>
      </w:ins>
      <w:r w:rsidRPr="00DF4718">
        <w:rPr>
          <w:rFonts w:cs="Times New Roman"/>
          <w:rPrChange w:id="686" w:author="nijian.15" w:date="2026-04-28T22:48:00Z">
            <w:rPr>
              <w:rFonts w:cs="Times New Roman"/>
              <w:lang w:val="pl-PL"/>
            </w:rPr>
          </w:rPrChange>
        </w:rPr>
        <w:t>, 2023. DISC-</w:t>
      </w:r>
      <w:proofErr w:type="spellStart"/>
      <w:r w:rsidRPr="00DF4718">
        <w:rPr>
          <w:rFonts w:cs="Times New Roman"/>
          <w:rPrChange w:id="687" w:author="nijian.15" w:date="2026-04-28T22:48:00Z">
            <w:rPr>
              <w:rFonts w:cs="Times New Roman"/>
              <w:lang w:val="pl-PL"/>
            </w:rPr>
          </w:rPrChange>
        </w:rPr>
        <w:t>FinLLM</w:t>
      </w:r>
      <w:proofErr w:type="spellEnd"/>
      <w:r w:rsidRPr="00DF4718">
        <w:rPr>
          <w:rFonts w:cs="Times New Roman"/>
          <w:rPrChange w:id="688" w:author="nijian.15" w:date="2026-04-28T22:48:00Z">
            <w:rPr>
              <w:rFonts w:cs="Times New Roman"/>
              <w:lang w:val="pl-PL"/>
            </w:rPr>
          </w:rPrChange>
        </w:rPr>
        <w:t xml:space="preserve">: A Chinese Financial Large Language Model based on Multiple Experts Fine-tuning[J/OL]. </w:t>
      </w:r>
      <w:proofErr w:type="spellStart"/>
      <w:r w:rsidRPr="00DF4718">
        <w:rPr>
          <w:rFonts w:cs="Times New Roman"/>
          <w:rPrChange w:id="689" w:author="nijian.15" w:date="2026-04-28T22:48:00Z">
            <w:rPr>
              <w:rFonts w:cs="Times New Roman"/>
              <w:lang w:val="pl-PL"/>
            </w:rPr>
          </w:rPrChange>
        </w:rPr>
        <w:t>arXiv</w:t>
      </w:r>
      <w:proofErr w:type="spellEnd"/>
      <w:r w:rsidRPr="00DF4718">
        <w:rPr>
          <w:rFonts w:cs="Times New Roman"/>
          <w:rPrChange w:id="690" w:author="nijian.15" w:date="2026-04-28T22:48:00Z">
            <w:rPr>
              <w:rFonts w:cs="Times New Roman"/>
              <w:lang w:val="pl-PL"/>
            </w:rPr>
          </w:rPrChange>
        </w:rPr>
        <w:t xml:space="preserve"> preprint arXiv:2310.15205. https://arxiv.org/abs/2310.15205.</w:t>
      </w:r>
    </w:p>
    <w:p w14:paraId="0E7A92D6" w14:textId="718F9B37" w:rsidR="008E49DE" w:rsidRPr="008959B6" w:rsidRDefault="008E49DE" w:rsidP="001C377D">
      <w:pPr>
        <w:pStyle w:val="aff0"/>
        <w:numPr>
          <w:ilvl w:val="0"/>
          <w:numId w:val="19"/>
        </w:numPr>
        <w:wordWrap w:val="0"/>
        <w:ind w:start="22.10pt" w:hanging="22.10pt"/>
        <w:rPr>
          <w:rFonts w:cs="Times New Roman"/>
        </w:rPr>
        <w:pPrChange w:id="691" w:author="nijian.15" w:date="2026-04-28T22:38:00Z">
          <w:pPr>
            <w:pStyle w:val="aff0"/>
            <w:numPr>
              <w:numId w:val="19"/>
            </w:numPr>
            <w:ind w:start="22pt" w:hanging="22pt"/>
          </w:pPr>
        </w:pPrChange>
      </w:pPr>
      <w:r w:rsidRPr="008959B6">
        <w:rPr>
          <w:rFonts w:cs="Times New Roman"/>
          <w:lang w:val="pl-PL"/>
        </w:rPr>
        <w:t>CHEN Z, CHEN W, SMILEY C</w:t>
      </w:r>
      <w:del w:id="692" w:author="nijian.15" w:date="2026-04-28T22:48:00Z">
        <w:r w:rsidRPr="008959B6" w:rsidDel="00DF4718">
          <w:rPr>
            <w:rFonts w:cs="Times New Roman"/>
            <w:lang w:val="pl-PL"/>
          </w:rPr>
          <w:delText xml:space="preserve">, </w:delText>
        </w:r>
        <w:r w:rsidRPr="008959B6" w:rsidDel="00DF4718">
          <w:rPr>
            <w:rFonts w:cs="Times New Roman"/>
          </w:rPr>
          <w:delText>等</w:delText>
        </w:r>
      </w:del>
      <w:ins w:id="693" w:author="nijian.15" w:date="2026-04-28T22:48:00Z">
        <w:r w:rsidR="00DF4718">
          <w:rPr>
            <w:rFonts w:cs="Times New Roman"/>
            <w:lang w:val="pl-PL"/>
          </w:rPr>
          <w:t>, et al</w:t>
        </w:r>
      </w:ins>
      <w:r w:rsidRPr="008959B6">
        <w:rPr>
          <w:rFonts w:cs="Times New Roman"/>
          <w:lang w:val="pl-PL"/>
        </w:rPr>
        <w:t xml:space="preserve">, 2021. </w:t>
      </w:r>
      <w:r w:rsidRPr="008959B6">
        <w:rPr>
          <w:rFonts w:cs="Times New Roman"/>
        </w:rPr>
        <w:t>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0F5FCA0D" w14:textId="07D7B529" w:rsidR="008E49DE" w:rsidRPr="008959B6" w:rsidRDefault="008E49DE" w:rsidP="001C377D">
      <w:pPr>
        <w:pStyle w:val="aff0"/>
        <w:numPr>
          <w:ilvl w:val="0"/>
          <w:numId w:val="19"/>
        </w:numPr>
        <w:wordWrap w:val="0"/>
        <w:ind w:start="22.10pt" w:hanging="22.10pt"/>
        <w:rPr>
          <w:rFonts w:cs="Times New Roman"/>
        </w:rPr>
        <w:pPrChange w:id="694" w:author="nijian.15" w:date="2026-04-28T22:38:00Z">
          <w:pPr>
            <w:pStyle w:val="aff0"/>
            <w:numPr>
              <w:numId w:val="19"/>
            </w:numPr>
            <w:ind w:start="22pt" w:hanging="22pt"/>
          </w:pPr>
        </w:pPrChange>
      </w:pPr>
      <w:r w:rsidRPr="00DF4718">
        <w:rPr>
          <w:rFonts w:cs="Times New Roman"/>
          <w:lang w:val="it-IT"/>
          <w:rPrChange w:id="695" w:author="nijian.15" w:date="2026-04-28T22:48:00Z">
            <w:rPr>
              <w:rFonts w:cs="Times New Roman"/>
            </w:rPr>
          </w:rPrChange>
        </w:rPr>
        <w:t>CHEN Z, LI S, SMILEY C</w:t>
      </w:r>
      <w:del w:id="696" w:author="nijian.15" w:date="2026-04-28T22:48:00Z">
        <w:r w:rsidRPr="00DF4718" w:rsidDel="00DF4718">
          <w:rPr>
            <w:rFonts w:cs="Times New Roman"/>
            <w:lang w:val="it-IT"/>
            <w:rPrChange w:id="697" w:author="nijian.15" w:date="2026-04-28T22:48:00Z">
              <w:rPr>
                <w:rFonts w:cs="Times New Roman"/>
              </w:rPr>
            </w:rPrChange>
          </w:rPr>
          <w:delText xml:space="preserve">, </w:delText>
        </w:r>
        <w:r w:rsidRPr="008959B6" w:rsidDel="00DF4718">
          <w:rPr>
            <w:rFonts w:cs="Times New Roman"/>
          </w:rPr>
          <w:delText>等</w:delText>
        </w:r>
      </w:del>
      <w:ins w:id="698" w:author="nijian.15" w:date="2026-04-28T22:48:00Z">
        <w:r w:rsidR="00DF4718" w:rsidRPr="00DF4718">
          <w:rPr>
            <w:rFonts w:cs="Times New Roman"/>
            <w:lang w:val="it-IT"/>
            <w:rPrChange w:id="699" w:author="nijian.15" w:date="2026-04-28T22:48:00Z">
              <w:rPr>
                <w:rFonts w:cs="Times New Roman"/>
              </w:rPr>
            </w:rPrChange>
          </w:rPr>
          <w:t>, et al</w:t>
        </w:r>
      </w:ins>
      <w:r w:rsidRPr="00DF4718">
        <w:rPr>
          <w:rFonts w:cs="Times New Roman"/>
          <w:lang w:val="it-IT"/>
          <w:rPrChange w:id="700" w:author="nijian.15" w:date="2026-04-28T22:48:00Z">
            <w:rPr>
              <w:rFonts w:cs="Times New Roman"/>
            </w:rPr>
          </w:rPrChange>
        </w:rPr>
        <w:t xml:space="preserve">, 2022. </w:t>
      </w:r>
      <w:proofErr w:type="spellStart"/>
      <w:r w:rsidRPr="008959B6">
        <w:rPr>
          <w:rFonts w:cs="Times New Roman"/>
        </w:rPr>
        <w:t>ConvFinQA</w:t>
      </w:r>
      <w:proofErr w:type="spellEnd"/>
      <w:r w:rsidRPr="008959B6">
        <w:rPr>
          <w:rFonts w:cs="Times New Roman"/>
        </w:rPr>
        <w:t>: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DOI:10.18653/v1/2022.emnlp-main.421.</w:t>
      </w:r>
    </w:p>
    <w:p w14:paraId="68D711F0" w14:textId="0BA4DFA7" w:rsidR="008E49DE" w:rsidRPr="008959B6" w:rsidRDefault="008E49DE" w:rsidP="001C377D">
      <w:pPr>
        <w:pStyle w:val="aff0"/>
        <w:numPr>
          <w:ilvl w:val="0"/>
          <w:numId w:val="19"/>
        </w:numPr>
        <w:wordWrap w:val="0"/>
        <w:ind w:start="22.10pt" w:hanging="22.10pt"/>
        <w:rPr>
          <w:rFonts w:cs="Times New Roman"/>
        </w:rPr>
        <w:pPrChange w:id="701" w:author="nijian.15" w:date="2026-04-28T22:38:00Z">
          <w:pPr>
            <w:pStyle w:val="aff0"/>
            <w:numPr>
              <w:numId w:val="19"/>
            </w:numPr>
            <w:ind w:start="22pt" w:hanging="22pt"/>
          </w:pPr>
        </w:pPrChange>
      </w:pPr>
      <w:r w:rsidRPr="008959B6">
        <w:rPr>
          <w:rFonts w:cs="Times New Roman"/>
        </w:rPr>
        <w:t>CHHIKARA P, KHANT D, ARYAN S</w:t>
      </w:r>
      <w:del w:id="702" w:author="nijian.15" w:date="2026-04-28T22:48:00Z">
        <w:r w:rsidRPr="008959B6" w:rsidDel="00DF4718">
          <w:rPr>
            <w:rFonts w:cs="Times New Roman"/>
          </w:rPr>
          <w:delText xml:space="preserve">, </w:delText>
        </w:r>
        <w:r w:rsidRPr="008959B6" w:rsidDel="00DF4718">
          <w:rPr>
            <w:rFonts w:cs="Times New Roman"/>
          </w:rPr>
          <w:delText>等</w:delText>
        </w:r>
      </w:del>
      <w:ins w:id="703" w:author="nijian.15" w:date="2026-04-28T22:48:00Z">
        <w:r w:rsidR="00DF4718">
          <w:rPr>
            <w:rFonts w:cs="Times New Roman"/>
          </w:rPr>
          <w:t>, et al</w:t>
        </w:r>
      </w:ins>
      <w:r w:rsidRPr="008959B6">
        <w:rPr>
          <w:rFonts w:cs="Times New Roman"/>
        </w:rPr>
        <w:t>, 2025. Mem0: Building Production-Ready AI Agents with Scalable Long-Term Memory[J/OL]. arXiv preprint arXiv:2504.19413. https://arxiv.org/abs/2504.19413.</w:t>
      </w:r>
    </w:p>
    <w:p w14:paraId="1DD80D64" w14:textId="3673FDA4" w:rsidR="008E49DE" w:rsidRPr="008959B6" w:rsidRDefault="008E49DE" w:rsidP="001C377D">
      <w:pPr>
        <w:pStyle w:val="aff0"/>
        <w:numPr>
          <w:ilvl w:val="0"/>
          <w:numId w:val="19"/>
        </w:numPr>
        <w:wordWrap w:val="0"/>
        <w:ind w:start="22.10pt" w:hanging="22.10pt"/>
        <w:rPr>
          <w:rFonts w:cs="Times New Roman"/>
        </w:rPr>
        <w:pPrChange w:id="704" w:author="nijian.15" w:date="2026-04-28T22:38:00Z">
          <w:pPr>
            <w:pStyle w:val="aff0"/>
            <w:numPr>
              <w:numId w:val="19"/>
            </w:numPr>
            <w:ind w:start="22pt" w:hanging="22pt"/>
          </w:pPr>
        </w:pPrChange>
      </w:pPr>
      <w:r w:rsidRPr="00DF4718">
        <w:rPr>
          <w:rFonts w:cs="Times New Roman"/>
          <w:lang w:val="es-ES"/>
          <w:rPrChange w:id="705" w:author="nijian.15" w:date="2026-04-28T22:48:00Z">
            <w:rPr>
              <w:rFonts w:cs="Times New Roman"/>
              <w:lang w:val="pl-PL"/>
            </w:rPr>
          </w:rPrChange>
        </w:rPr>
        <w:t>DAI Z, YANG Z, YANG Y</w:t>
      </w:r>
      <w:del w:id="706" w:author="nijian.15" w:date="2026-04-28T22:48:00Z">
        <w:r w:rsidRPr="00DF4718" w:rsidDel="00DF4718">
          <w:rPr>
            <w:rFonts w:cs="Times New Roman"/>
            <w:lang w:val="es-ES"/>
            <w:rPrChange w:id="707" w:author="nijian.15" w:date="2026-04-28T22:48:00Z">
              <w:rPr>
                <w:rFonts w:cs="Times New Roman"/>
                <w:lang w:val="pl-PL"/>
              </w:rPr>
            </w:rPrChange>
          </w:rPr>
          <w:delText xml:space="preserve">, </w:delText>
        </w:r>
        <w:r w:rsidRPr="008959B6" w:rsidDel="00DF4718">
          <w:rPr>
            <w:rFonts w:cs="Times New Roman"/>
          </w:rPr>
          <w:delText>等</w:delText>
        </w:r>
      </w:del>
      <w:ins w:id="708" w:author="nijian.15" w:date="2026-04-28T22:48:00Z">
        <w:r w:rsidR="00DF4718" w:rsidRPr="00DF4718">
          <w:rPr>
            <w:rFonts w:cs="Times New Roman"/>
            <w:lang w:val="es-ES"/>
            <w:rPrChange w:id="709" w:author="nijian.15" w:date="2026-04-28T22:48:00Z">
              <w:rPr>
                <w:rFonts w:cs="Times New Roman"/>
                <w:lang w:val="pl-PL"/>
              </w:rPr>
            </w:rPrChange>
          </w:rPr>
          <w:t>, et al</w:t>
        </w:r>
      </w:ins>
      <w:r w:rsidRPr="00DF4718">
        <w:rPr>
          <w:rFonts w:cs="Times New Roman"/>
          <w:lang w:val="es-ES"/>
          <w:rPrChange w:id="710" w:author="nijian.15" w:date="2026-04-28T22:48:00Z">
            <w:rPr>
              <w:rFonts w:cs="Times New Roman"/>
              <w:lang w:val="pl-PL"/>
            </w:rPr>
          </w:rPrChange>
        </w:rPr>
        <w:t xml:space="preserve">, 2019. </w:t>
      </w:r>
      <w:r w:rsidRPr="008959B6">
        <w:rPr>
          <w:rFonts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048669B5" w14:textId="5672CA34" w:rsidR="008E49DE" w:rsidRPr="008959B6" w:rsidRDefault="008E49DE" w:rsidP="001C377D">
      <w:pPr>
        <w:pStyle w:val="aff0"/>
        <w:numPr>
          <w:ilvl w:val="0"/>
          <w:numId w:val="19"/>
        </w:numPr>
        <w:wordWrap w:val="0"/>
        <w:ind w:start="22.10pt" w:hanging="22.10pt"/>
        <w:rPr>
          <w:rFonts w:cs="Times New Roman"/>
        </w:rPr>
        <w:pPrChange w:id="711" w:author="nijian.15" w:date="2026-04-28T22:38:00Z">
          <w:pPr>
            <w:pStyle w:val="aff0"/>
            <w:numPr>
              <w:numId w:val="19"/>
            </w:numPr>
            <w:ind w:start="22pt" w:hanging="22pt"/>
          </w:pPr>
        </w:pPrChange>
      </w:pPr>
      <w:r w:rsidRPr="008959B6">
        <w:rPr>
          <w:rFonts w:cs="Times New Roman"/>
        </w:rPr>
        <w:lastRenderedPageBreak/>
        <w:t>DESHPANDE K, SIRDESHMUKH V, MOLS J B</w:t>
      </w:r>
      <w:del w:id="712" w:author="nijian.15" w:date="2026-04-28T22:48:00Z">
        <w:r w:rsidRPr="008959B6" w:rsidDel="00DF4718">
          <w:rPr>
            <w:rFonts w:cs="Times New Roman"/>
          </w:rPr>
          <w:delText xml:space="preserve">, </w:delText>
        </w:r>
        <w:r w:rsidRPr="008959B6" w:rsidDel="00DF4718">
          <w:rPr>
            <w:rFonts w:cs="Times New Roman"/>
          </w:rPr>
          <w:delText>等</w:delText>
        </w:r>
      </w:del>
      <w:ins w:id="713" w:author="nijian.15" w:date="2026-04-28T22:48:00Z">
        <w:r w:rsidR="00DF4718">
          <w:rPr>
            <w:rFonts w:cs="Times New Roman"/>
          </w:rPr>
          <w:t>, et al</w:t>
        </w:r>
      </w:ins>
      <w:r w:rsidRPr="008959B6">
        <w:rPr>
          <w:rFonts w:cs="Times New Roman"/>
        </w:rPr>
        <w:t xml:space="preserve">, 2025. </w:t>
      </w:r>
      <w:proofErr w:type="spellStart"/>
      <w:r w:rsidRPr="008959B6">
        <w:rPr>
          <w:rFonts w:cs="Times New Roman"/>
        </w:rPr>
        <w:t>MultiChallenge</w:t>
      </w:r>
      <w:proofErr w:type="spellEnd"/>
      <w:r w:rsidRPr="008959B6">
        <w:rPr>
          <w:rFonts w:cs="Times New Roman"/>
        </w:rPr>
        <w:t>: A Realistic Multi-Turn Conversation Evaluation Benchmark Challenging to Frontier LLMs[C/OL]//CHE W, NABENDE J, SHUTOVA E</w:t>
      </w:r>
      <w:del w:id="714" w:author="nijian.15" w:date="2026-04-28T22:48:00Z">
        <w:r w:rsidRPr="008959B6" w:rsidDel="00DF4718">
          <w:rPr>
            <w:rFonts w:cs="Times New Roman"/>
          </w:rPr>
          <w:delText xml:space="preserve">, </w:delText>
        </w:r>
        <w:r w:rsidRPr="008959B6" w:rsidDel="00DF4718">
          <w:rPr>
            <w:rFonts w:cs="Times New Roman"/>
          </w:rPr>
          <w:delText>等</w:delText>
        </w:r>
      </w:del>
      <w:ins w:id="715" w:author="nijian.15" w:date="2026-04-28T22:48:00Z">
        <w:r w:rsidR="00DF4718">
          <w:rPr>
            <w:rFonts w:cs="Times New Roman"/>
          </w:rPr>
          <w:t>, et al</w:t>
        </w:r>
      </w:ins>
      <w:r w:rsidRPr="008959B6">
        <w:rPr>
          <w:rFonts w:cs="Times New Roman"/>
        </w:rPr>
        <w:t xml:space="preserve">. Findings of the Association for Computational Linguistics: ACL 2025. </w:t>
      </w:r>
      <w:r w:rsidRPr="008959B6">
        <w:rPr>
          <w:rFonts w:cs="Times New Roman"/>
          <w:lang w:val="it-IT"/>
        </w:rPr>
        <w:t xml:space="preserve">Vienna, Austria: Association for Computational Linguistics: 18632-18702. https://aclanthology.org/2025.findings-acl.958/. </w:t>
      </w:r>
      <w:r w:rsidRPr="008959B6">
        <w:rPr>
          <w:rFonts w:cs="Times New Roman"/>
        </w:rPr>
        <w:t>DOI:10.18653/v1/2025.findings-acl.958.</w:t>
      </w:r>
    </w:p>
    <w:p w14:paraId="3391F6F5" w14:textId="32517368" w:rsidR="008E49DE" w:rsidRPr="008959B6" w:rsidRDefault="008E49DE" w:rsidP="001C377D">
      <w:pPr>
        <w:pStyle w:val="aff0"/>
        <w:numPr>
          <w:ilvl w:val="0"/>
          <w:numId w:val="19"/>
        </w:numPr>
        <w:wordWrap w:val="0"/>
        <w:ind w:start="22.10pt" w:hanging="22.10pt"/>
        <w:rPr>
          <w:rFonts w:cs="Times New Roman"/>
        </w:rPr>
        <w:pPrChange w:id="716" w:author="nijian.15" w:date="2026-04-28T22:38:00Z">
          <w:pPr>
            <w:pStyle w:val="aff0"/>
            <w:numPr>
              <w:numId w:val="19"/>
            </w:numPr>
            <w:ind w:start="22pt" w:hanging="22pt"/>
          </w:pPr>
        </w:pPrChange>
      </w:pPr>
      <w:r w:rsidRPr="008959B6">
        <w:rPr>
          <w:rFonts w:cs="Times New Roman"/>
        </w:rPr>
        <w:t>GRAVES A, WAYNE G, REYNOLDS M</w:t>
      </w:r>
      <w:del w:id="717" w:author="nijian.15" w:date="2026-04-28T22:48:00Z">
        <w:r w:rsidRPr="008959B6" w:rsidDel="00DF4718">
          <w:rPr>
            <w:rFonts w:cs="Times New Roman"/>
          </w:rPr>
          <w:delText xml:space="preserve">, </w:delText>
        </w:r>
        <w:r w:rsidRPr="008959B6" w:rsidDel="00DF4718">
          <w:rPr>
            <w:rFonts w:cs="Times New Roman"/>
          </w:rPr>
          <w:delText>等</w:delText>
        </w:r>
      </w:del>
      <w:ins w:id="718" w:author="nijian.15" w:date="2026-04-28T22:48:00Z">
        <w:r w:rsidR="00DF4718">
          <w:rPr>
            <w:rFonts w:cs="Times New Roman"/>
          </w:rPr>
          <w:t>, et al</w:t>
        </w:r>
      </w:ins>
      <w:r w:rsidRPr="008959B6">
        <w:rPr>
          <w:rFonts w:cs="Times New Roman"/>
        </w:rPr>
        <w:t>, 2016. Hybrid computing using a neural network with dynamic external memory[J/OL]. Nature, 538(7626): 471-476. DOI:10.1038/nature20101.</w:t>
      </w:r>
    </w:p>
    <w:p w14:paraId="01BBE34F" w14:textId="6007AAE3" w:rsidR="008E49DE" w:rsidRPr="00DF4718" w:rsidRDefault="008E49DE" w:rsidP="001C377D">
      <w:pPr>
        <w:pStyle w:val="aff0"/>
        <w:numPr>
          <w:ilvl w:val="0"/>
          <w:numId w:val="19"/>
        </w:numPr>
        <w:wordWrap w:val="0"/>
        <w:ind w:start="22.10pt" w:hanging="22.10pt"/>
        <w:rPr>
          <w:rFonts w:cs="Times New Roman"/>
          <w:rPrChange w:id="719" w:author="nijian.15" w:date="2026-04-28T22:48:00Z">
            <w:rPr>
              <w:rFonts w:cs="Times New Roman"/>
              <w:lang w:val="es-ES"/>
            </w:rPr>
          </w:rPrChange>
        </w:rPr>
        <w:pPrChange w:id="720" w:author="nijian.15" w:date="2026-04-28T22:38:00Z">
          <w:pPr>
            <w:pStyle w:val="aff0"/>
            <w:numPr>
              <w:numId w:val="19"/>
            </w:numPr>
            <w:ind w:start="22pt" w:hanging="22pt"/>
          </w:pPr>
        </w:pPrChange>
      </w:pPr>
      <w:r w:rsidRPr="008959B6">
        <w:rPr>
          <w:rFonts w:cs="Times New Roman"/>
        </w:rPr>
        <w:t>GUU K, LEE K, TUNG Z</w:t>
      </w:r>
      <w:del w:id="721" w:author="nijian.15" w:date="2026-04-28T22:48:00Z">
        <w:r w:rsidRPr="008959B6" w:rsidDel="00DF4718">
          <w:rPr>
            <w:rFonts w:cs="Times New Roman"/>
          </w:rPr>
          <w:delText xml:space="preserve">, </w:delText>
        </w:r>
        <w:r w:rsidRPr="008959B6" w:rsidDel="00DF4718">
          <w:rPr>
            <w:rFonts w:cs="Times New Roman"/>
          </w:rPr>
          <w:delText>等</w:delText>
        </w:r>
      </w:del>
      <w:ins w:id="722" w:author="nijian.15" w:date="2026-04-28T22:48:00Z">
        <w:r w:rsidR="00DF4718">
          <w:rPr>
            <w:rFonts w:cs="Times New Roman"/>
          </w:rPr>
          <w:t>, et al</w:t>
        </w:r>
      </w:ins>
      <w:r w:rsidRPr="008959B6">
        <w:rPr>
          <w:rFonts w:cs="Times New Roman"/>
        </w:rPr>
        <w:t xml:space="preserve">, 2020. REALM: Retrieval-Augmented Language Model Pre-Training[C/OL]//III H D, SINGH A. Proceedings of the 37th International Conference on Machine Learning: </w:t>
      </w:r>
      <w:del w:id="723" w:author="nijian.15" w:date="2026-04-28T22:50:00Z">
        <w:r w:rsidRPr="008959B6" w:rsidDel="00DF4718">
          <w:rPr>
            <w:rFonts w:cs="Times New Roman"/>
          </w:rPr>
          <w:delText>卷</w:delText>
        </w:r>
      </w:del>
      <w:ins w:id="724" w:author="nijian.15" w:date="2026-04-28T22:50:00Z">
        <w:r w:rsidR="00DF4718">
          <w:rPr>
            <w:rFonts w:cs="Times New Roman"/>
          </w:rPr>
          <w:t>volume</w:t>
        </w:r>
      </w:ins>
      <w:r w:rsidRPr="008959B6">
        <w:rPr>
          <w:rFonts w:cs="Times New Roman"/>
        </w:rPr>
        <w:t xml:space="preserve"> 119. </w:t>
      </w:r>
      <w:r w:rsidRPr="00DF4718">
        <w:rPr>
          <w:rFonts w:cs="Times New Roman"/>
          <w:rPrChange w:id="725" w:author="nijian.15" w:date="2026-04-28T22:48:00Z">
            <w:rPr>
              <w:rFonts w:cs="Times New Roman"/>
              <w:lang w:val="es-ES"/>
            </w:rPr>
          </w:rPrChange>
        </w:rPr>
        <w:t>PMLR: 3929-3938. https://proceedings.mlr.press/v119/guu20a.html.</w:t>
      </w:r>
    </w:p>
    <w:p w14:paraId="200BFA0F" w14:textId="04551A1E" w:rsidR="008E49DE" w:rsidRPr="008959B6" w:rsidRDefault="008E49DE" w:rsidP="001C377D">
      <w:pPr>
        <w:pStyle w:val="aff0"/>
        <w:numPr>
          <w:ilvl w:val="0"/>
          <w:numId w:val="19"/>
        </w:numPr>
        <w:wordWrap w:val="0"/>
        <w:ind w:start="22.10pt" w:hanging="22.10pt"/>
        <w:rPr>
          <w:rFonts w:cs="Times New Roman"/>
        </w:rPr>
        <w:pPrChange w:id="726" w:author="nijian.15" w:date="2026-04-28T22:38:00Z">
          <w:pPr>
            <w:pStyle w:val="aff0"/>
            <w:numPr>
              <w:numId w:val="19"/>
            </w:numPr>
            <w:ind w:start="22pt" w:hanging="22pt"/>
          </w:pPr>
        </w:pPrChange>
      </w:pPr>
      <w:proofErr w:type="gramStart"/>
      <w:r w:rsidRPr="00DF4718">
        <w:rPr>
          <w:rFonts w:cs="Times New Roman"/>
          <w:lang w:val="es-ES"/>
          <w:rPrChange w:id="727" w:author="nijian.15" w:date="2026-04-28T22:48:00Z">
            <w:rPr>
              <w:rFonts w:cs="Times New Roman"/>
            </w:rPr>
          </w:rPrChange>
        </w:rPr>
        <w:t xml:space="preserve">ICHTER  </w:t>
      </w:r>
      <w:proofErr w:type="spellStart"/>
      <w:r w:rsidRPr="00DF4718">
        <w:rPr>
          <w:rFonts w:cs="Times New Roman"/>
          <w:lang w:val="es-ES"/>
          <w:rPrChange w:id="728" w:author="nijian.15" w:date="2026-04-28T22:48:00Z">
            <w:rPr>
              <w:rFonts w:cs="Times New Roman"/>
            </w:rPr>
          </w:rPrChange>
        </w:rPr>
        <w:t>brian</w:t>
      </w:r>
      <w:proofErr w:type="spellEnd"/>
      <w:proofErr w:type="gramEnd"/>
      <w:r w:rsidRPr="00DF4718">
        <w:rPr>
          <w:rFonts w:cs="Times New Roman"/>
          <w:lang w:val="es-ES"/>
          <w:rPrChange w:id="729" w:author="nijian.15" w:date="2026-04-28T22:48:00Z">
            <w:rPr>
              <w:rFonts w:cs="Times New Roman"/>
            </w:rPr>
          </w:rPrChange>
        </w:rPr>
        <w:t>, BROHAN A, CHEBOTAR Y</w:t>
      </w:r>
      <w:del w:id="730" w:author="nijian.15" w:date="2026-04-28T22:48:00Z">
        <w:r w:rsidRPr="00DF4718" w:rsidDel="00DF4718">
          <w:rPr>
            <w:rFonts w:cs="Times New Roman"/>
            <w:lang w:val="es-ES"/>
            <w:rPrChange w:id="731" w:author="nijian.15" w:date="2026-04-28T22:48:00Z">
              <w:rPr>
                <w:rFonts w:cs="Times New Roman"/>
              </w:rPr>
            </w:rPrChange>
          </w:rPr>
          <w:delText xml:space="preserve">, </w:delText>
        </w:r>
        <w:r w:rsidRPr="008959B6" w:rsidDel="00DF4718">
          <w:rPr>
            <w:rFonts w:cs="Times New Roman"/>
          </w:rPr>
          <w:delText>等</w:delText>
        </w:r>
      </w:del>
      <w:ins w:id="732" w:author="nijian.15" w:date="2026-04-28T22:48:00Z">
        <w:r w:rsidR="00DF4718" w:rsidRPr="00DF4718">
          <w:rPr>
            <w:rFonts w:cs="Times New Roman"/>
            <w:lang w:val="es-ES"/>
            <w:rPrChange w:id="733" w:author="nijian.15" w:date="2026-04-28T22:48:00Z">
              <w:rPr>
                <w:rFonts w:cs="Times New Roman"/>
              </w:rPr>
            </w:rPrChange>
          </w:rPr>
          <w:t>, et al</w:t>
        </w:r>
      </w:ins>
      <w:r w:rsidRPr="00DF4718">
        <w:rPr>
          <w:rFonts w:cs="Times New Roman"/>
          <w:lang w:val="es-ES"/>
          <w:rPrChange w:id="734" w:author="nijian.15" w:date="2026-04-28T22:48:00Z">
            <w:rPr>
              <w:rFonts w:cs="Times New Roman"/>
            </w:rPr>
          </w:rPrChange>
        </w:rPr>
        <w:t xml:space="preserve">, 2023. </w:t>
      </w:r>
      <w:r w:rsidRPr="008959B6">
        <w:rPr>
          <w:rFonts w:cs="Times New Roman"/>
        </w:rPr>
        <w:t xml:space="preserve">Do As I Can, Not </w:t>
      </w:r>
      <w:proofErr w:type="gramStart"/>
      <w:r w:rsidRPr="008959B6">
        <w:rPr>
          <w:rFonts w:cs="Times New Roman"/>
        </w:rPr>
        <w:t>As</w:t>
      </w:r>
      <w:proofErr w:type="gramEnd"/>
      <w:r w:rsidRPr="008959B6">
        <w:rPr>
          <w:rFonts w:cs="Times New Roman"/>
        </w:rPr>
        <w:t xml:space="preserve"> I Say: Grounding Language in Robotic Affordances[C/OL]//LIU K, KULIC D, ICHNOWSKI J. Proceedings of The 6th Conference on Robot Learning: </w:t>
      </w:r>
      <w:del w:id="735" w:author="nijian.15" w:date="2026-04-28T22:50:00Z">
        <w:r w:rsidRPr="008959B6" w:rsidDel="00DF4718">
          <w:rPr>
            <w:rFonts w:cs="Times New Roman"/>
          </w:rPr>
          <w:delText>卷</w:delText>
        </w:r>
      </w:del>
      <w:ins w:id="736" w:author="nijian.15" w:date="2026-04-28T22:50:00Z">
        <w:r w:rsidR="00DF4718">
          <w:rPr>
            <w:rFonts w:cs="Times New Roman"/>
          </w:rPr>
          <w:t>volume</w:t>
        </w:r>
      </w:ins>
      <w:r w:rsidRPr="008959B6">
        <w:rPr>
          <w:rFonts w:cs="Times New Roman"/>
        </w:rPr>
        <w:t xml:space="preserve"> 205. PMLR: 287-318. https://proceedings.mlr.press/v205/ichter23a.html.</w:t>
      </w:r>
    </w:p>
    <w:p w14:paraId="0684D950" w14:textId="77777777" w:rsidR="008E49DE" w:rsidRPr="008959B6" w:rsidRDefault="008E49DE" w:rsidP="001C377D">
      <w:pPr>
        <w:pStyle w:val="aff0"/>
        <w:numPr>
          <w:ilvl w:val="0"/>
          <w:numId w:val="19"/>
        </w:numPr>
        <w:wordWrap w:val="0"/>
        <w:ind w:start="22.10pt" w:hanging="22.10pt"/>
        <w:rPr>
          <w:rFonts w:cs="Times New Roman"/>
        </w:rPr>
        <w:pPrChange w:id="737" w:author="nijian.15" w:date="2026-04-28T22:38:00Z">
          <w:pPr>
            <w:pStyle w:val="aff0"/>
            <w:numPr>
              <w:numId w:val="19"/>
            </w:numPr>
            <w:ind w:start="22pt" w:hanging="22pt"/>
          </w:pPr>
        </w:pPrChange>
      </w:pPr>
      <w:r w:rsidRPr="008959B6">
        <w:rPr>
          <w:rFonts w:cs="Times New Roman"/>
        </w:rPr>
        <w:t>KAHNEMAN D, TVERSKY A, 1979. Prospect Theory: An Analysis of Decision under Risk[J/OL]. Econometrica, 47(2): 263-292. DOI:10.2307/1914185.</w:t>
      </w:r>
    </w:p>
    <w:p w14:paraId="31917D99" w14:textId="7A41CB19" w:rsidR="008E49DE" w:rsidRPr="008959B6" w:rsidRDefault="008E49DE" w:rsidP="001C377D">
      <w:pPr>
        <w:pStyle w:val="aff0"/>
        <w:numPr>
          <w:ilvl w:val="0"/>
          <w:numId w:val="19"/>
        </w:numPr>
        <w:wordWrap w:val="0"/>
        <w:ind w:start="22.10pt" w:hanging="22.10pt"/>
        <w:rPr>
          <w:rFonts w:cs="Times New Roman"/>
        </w:rPr>
        <w:pPrChange w:id="738" w:author="nijian.15" w:date="2026-04-28T22:38:00Z">
          <w:pPr>
            <w:pStyle w:val="aff0"/>
            <w:numPr>
              <w:numId w:val="19"/>
            </w:numPr>
            <w:ind w:start="22pt" w:hanging="22pt"/>
          </w:pPr>
        </w:pPrChange>
      </w:pPr>
      <w:r w:rsidRPr="00DF4718">
        <w:rPr>
          <w:rFonts w:cs="Times New Roman"/>
          <w:lang w:val="da-DK"/>
          <w:rPrChange w:id="739" w:author="nijian.15" w:date="2026-04-28T22:48:00Z">
            <w:rPr>
              <w:rFonts w:cs="Times New Roman"/>
              <w:lang w:val="pl-PL"/>
            </w:rPr>
          </w:rPrChange>
        </w:rPr>
        <w:t>KANG J, JI M, ZHAO Z</w:t>
      </w:r>
      <w:del w:id="740" w:author="nijian.15" w:date="2026-04-28T22:48:00Z">
        <w:r w:rsidRPr="00DF4718" w:rsidDel="00DF4718">
          <w:rPr>
            <w:rFonts w:cs="Times New Roman"/>
            <w:lang w:val="da-DK"/>
            <w:rPrChange w:id="741" w:author="nijian.15" w:date="2026-04-28T22:48:00Z">
              <w:rPr>
                <w:rFonts w:cs="Times New Roman"/>
                <w:lang w:val="pl-PL"/>
              </w:rPr>
            </w:rPrChange>
          </w:rPr>
          <w:delText xml:space="preserve">, </w:delText>
        </w:r>
        <w:r w:rsidRPr="008959B6" w:rsidDel="00DF4718">
          <w:rPr>
            <w:rFonts w:cs="Times New Roman"/>
          </w:rPr>
          <w:delText>等</w:delText>
        </w:r>
      </w:del>
      <w:ins w:id="742" w:author="nijian.15" w:date="2026-04-28T22:48:00Z">
        <w:r w:rsidR="00DF4718" w:rsidRPr="00DF4718">
          <w:rPr>
            <w:rFonts w:cs="Times New Roman"/>
            <w:lang w:val="da-DK"/>
            <w:rPrChange w:id="743" w:author="nijian.15" w:date="2026-04-28T22:48:00Z">
              <w:rPr>
                <w:rFonts w:cs="Times New Roman"/>
                <w:lang w:val="pl-PL"/>
              </w:rPr>
            </w:rPrChange>
          </w:rPr>
          <w:t>, et al</w:t>
        </w:r>
      </w:ins>
      <w:r w:rsidRPr="00DF4718">
        <w:rPr>
          <w:rFonts w:cs="Times New Roman"/>
          <w:lang w:val="da-DK"/>
          <w:rPrChange w:id="744" w:author="nijian.15" w:date="2026-04-28T22:48:00Z">
            <w:rPr>
              <w:rFonts w:cs="Times New Roman"/>
              <w:lang w:val="pl-PL"/>
            </w:rPr>
          </w:rPrChange>
        </w:rPr>
        <w:t xml:space="preserve">, 2025. </w:t>
      </w:r>
      <w:r w:rsidRPr="008959B6">
        <w:rPr>
          <w:rFonts w:cs="Times New Roman"/>
        </w:rPr>
        <w:t>Memory OS of AI Agent[C/OL]//Proceedings of the 2025 Conference on Empirical Methods in Natural Language Processing. Suzhou, China: Association for Computational Linguistics: 25961-25970. https://aclanthology.org/2025.emnlp-main.1318/. DOI:10.18653/v1/2025.emnlp-main.1318.</w:t>
      </w:r>
    </w:p>
    <w:p w14:paraId="358C1E84" w14:textId="4720495D" w:rsidR="008E49DE" w:rsidRPr="00DF4718" w:rsidRDefault="008E49DE" w:rsidP="001C377D">
      <w:pPr>
        <w:pStyle w:val="aff0"/>
        <w:numPr>
          <w:ilvl w:val="0"/>
          <w:numId w:val="19"/>
        </w:numPr>
        <w:wordWrap w:val="0"/>
        <w:ind w:start="22.10pt" w:hanging="22.10pt"/>
        <w:rPr>
          <w:rFonts w:cs="Times New Roman"/>
          <w:rPrChange w:id="745" w:author="nijian.15" w:date="2026-04-28T22:48:00Z">
            <w:rPr>
              <w:rFonts w:cs="Times New Roman"/>
              <w:lang w:val="pt-BR"/>
            </w:rPr>
          </w:rPrChange>
        </w:rPr>
        <w:pPrChange w:id="746" w:author="nijian.15" w:date="2026-04-28T22:38:00Z">
          <w:pPr>
            <w:pStyle w:val="aff0"/>
            <w:numPr>
              <w:numId w:val="19"/>
            </w:numPr>
            <w:ind w:start="22pt" w:hanging="22pt"/>
          </w:pPr>
        </w:pPrChange>
      </w:pPr>
      <w:r w:rsidRPr="008959B6">
        <w:rPr>
          <w:rFonts w:cs="Times New Roman"/>
        </w:rPr>
        <w:t>KARPAS E, ABEND O, BELINKOV Y</w:t>
      </w:r>
      <w:del w:id="747" w:author="nijian.15" w:date="2026-04-28T22:48:00Z">
        <w:r w:rsidRPr="008959B6" w:rsidDel="00DF4718">
          <w:rPr>
            <w:rFonts w:cs="Times New Roman"/>
          </w:rPr>
          <w:delText xml:space="preserve">, </w:delText>
        </w:r>
        <w:r w:rsidRPr="008959B6" w:rsidDel="00DF4718">
          <w:rPr>
            <w:rFonts w:cs="Times New Roman"/>
          </w:rPr>
          <w:delText>等</w:delText>
        </w:r>
      </w:del>
      <w:ins w:id="748" w:author="nijian.15" w:date="2026-04-28T22:48:00Z">
        <w:r w:rsidR="00DF4718">
          <w:rPr>
            <w:rFonts w:cs="Times New Roman"/>
          </w:rPr>
          <w:t>, et al</w:t>
        </w:r>
      </w:ins>
      <w:r w:rsidRPr="008959B6">
        <w:rPr>
          <w:rFonts w:cs="Times New Roman"/>
        </w:rPr>
        <w:t xml:space="preserve">, 2022. MRKL Systems: A modular, neuro-symbolic architecture that combines large language models, external knowledge sources and discrete reasoning[Z/OL]. </w:t>
      </w:r>
      <w:r w:rsidRPr="00DF4718">
        <w:rPr>
          <w:rFonts w:cs="Times New Roman"/>
          <w:rPrChange w:id="749" w:author="nijian.15" w:date="2026-04-28T22:48:00Z">
            <w:rPr>
              <w:rFonts w:cs="Times New Roman"/>
              <w:lang w:val="pt-BR"/>
            </w:rPr>
          </w:rPrChange>
        </w:rPr>
        <w:t>(2022). https://arxiv.org/abs/2205.00445.</w:t>
      </w:r>
    </w:p>
    <w:p w14:paraId="5B7B6FD0" w14:textId="6D019347" w:rsidR="008E49DE" w:rsidRPr="008959B6" w:rsidRDefault="008E49DE" w:rsidP="001C377D">
      <w:pPr>
        <w:pStyle w:val="aff0"/>
        <w:numPr>
          <w:ilvl w:val="0"/>
          <w:numId w:val="19"/>
        </w:numPr>
        <w:wordWrap w:val="0"/>
        <w:ind w:start="22.10pt" w:hanging="22.10pt"/>
        <w:rPr>
          <w:rFonts w:cs="Times New Roman"/>
        </w:rPr>
        <w:pPrChange w:id="750" w:author="nijian.15" w:date="2026-04-28T22:38:00Z">
          <w:pPr>
            <w:pStyle w:val="aff0"/>
            <w:numPr>
              <w:numId w:val="19"/>
            </w:numPr>
            <w:ind w:start="22pt" w:hanging="22pt"/>
          </w:pPr>
        </w:pPrChange>
      </w:pPr>
      <w:r w:rsidRPr="00DF4718">
        <w:rPr>
          <w:rFonts w:cs="Times New Roman"/>
          <w:rPrChange w:id="751" w:author="nijian.15" w:date="2026-04-28T22:48:00Z">
            <w:rPr>
              <w:rFonts w:cs="Times New Roman"/>
              <w:lang w:val="pt-BR"/>
            </w:rPr>
          </w:rPrChange>
        </w:rPr>
        <w:t xml:space="preserve">KULSHRESHTHA A, ADIWARDANA D </w:t>
      </w:r>
      <w:proofErr w:type="spellStart"/>
      <w:r w:rsidRPr="00DF4718">
        <w:rPr>
          <w:rFonts w:cs="Times New Roman"/>
          <w:rPrChange w:id="752" w:author="nijian.15" w:date="2026-04-28T22:48:00Z">
            <w:rPr>
              <w:rFonts w:cs="Times New Roman"/>
              <w:lang w:val="pt-BR"/>
            </w:rPr>
          </w:rPrChange>
        </w:rPr>
        <w:t>D</w:t>
      </w:r>
      <w:proofErr w:type="spellEnd"/>
      <w:r w:rsidRPr="00DF4718">
        <w:rPr>
          <w:rFonts w:cs="Times New Roman"/>
          <w:rPrChange w:id="753" w:author="nijian.15" w:date="2026-04-28T22:48:00Z">
            <w:rPr>
              <w:rFonts w:cs="Times New Roman"/>
              <w:lang w:val="pt-BR"/>
            </w:rPr>
          </w:rPrChange>
        </w:rPr>
        <w:t xml:space="preserve"> F, SO D R</w:t>
      </w:r>
      <w:del w:id="754" w:author="nijian.15" w:date="2026-04-28T22:48:00Z">
        <w:r w:rsidRPr="00DF4718" w:rsidDel="00DF4718">
          <w:rPr>
            <w:rFonts w:cs="Times New Roman"/>
            <w:rPrChange w:id="755" w:author="nijian.15" w:date="2026-04-28T22:48:00Z">
              <w:rPr>
                <w:rFonts w:cs="Times New Roman"/>
                <w:lang w:val="pt-BR"/>
              </w:rPr>
            </w:rPrChange>
          </w:rPr>
          <w:delText xml:space="preserve">, </w:delText>
        </w:r>
        <w:r w:rsidRPr="008959B6" w:rsidDel="00DF4718">
          <w:rPr>
            <w:rFonts w:cs="Times New Roman"/>
          </w:rPr>
          <w:delText>等</w:delText>
        </w:r>
      </w:del>
      <w:ins w:id="756" w:author="nijian.15" w:date="2026-04-28T22:48:00Z">
        <w:r w:rsidR="00DF4718" w:rsidRPr="00DF4718">
          <w:rPr>
            <w:rFonts w:cs="Times New Roman"/>
            <w:rPrChange w:id="757" w:author="nijian.15" w:date="2026-04-28T22:48:00Z">
              <w:rPr>
                <w:rFonts w:cs="Times New Roman"/>
                <w:lang w:val="pt-BR"/>
              </w:rPr>
            </w:rPrChange>
          </w:rPr>
          <w:t>, et al</w:t>
        </w:r>
      </w:ins>
      <w:r w:rsidRPr="00DF4718">
        <w:rPr>
          <w:rFonts w:cs="Times New Roman"/>
          <w:rPrChange w:id="758" w:author="nijian.15" w:date="2026-04-28T22:48:00Z">
            <w:rPr>
              <w:rFonts w:cs="Times New Roman"/>
              <w:lang w:val="pt-BR"/>
            </w:rPr>
          </w:rPrChange>
        </w:rPr>
        <w:t xml:space="preserve">, 2020. </w:t>
      </w:r>
      <w:r w:rsidRPr="008959B6">
        <w:rPr>
          <w:rFonts w:cs="Times New Roman"/>
        </w:rPr>
        <w:t>Towards a Human-like Open-Domain Chatbot[M]//arXiv.</w:t>
      </w:r>
    </w:p>
    <w:p w14:paraId="297D71CE" w14:textId="780B33CA" w:rsidR="008E49DE" w:rsidRPr="00DF4718" w:rsidRDefault="008E49DE" w:rsidP="001C377D">
      <w:pPr>
        <w:pStyle w:val="aff0"/>
        <w:numPr>
          <w:ilvl w:val="0"/>
          <w:numId w:val="19"/>
        </w:numPr>
        <w:wordWrap w:val="0"/>
        <w:ind w:start="22.10pt" w:hanging="22.10pt"/>
        <w:rPr>
          <w:rFonts w:cs="Times New Roman"/>
          <w:lang w:val="nl-NL"/>
          <w:rPrChange w:id="759" w:author="nijian.15" w:date="2026-04-28T22:48:00Z">
            <w:rPr>
              <w:rFonts w:cs="Times New Roman"/>
            </w:rPr>
          </w:rPrChange>
        </w:rPr>
        <w:pPrChange w:id="760" w:author="nijian.15" w:date="2026-04-28T22:38:00Z">
          <w:pPr>
            <w:pStyle w:val="aff0"/>
            <w:numPr>
              <w:numId w:val="19"/>
            </w:numPr>
            <w:ind w:start="22pt" w:hanging="22pt"/>
          </w:pPr>
        </w:pPrChange>
      </w:pPr>
      <w:r w:rsidRPr="00DF4718">
        <w:rPr>
          <w:rFonts w:cs="Times New Roman"/>
          <w:lang w:val="nl-NL"/>
          <w:rPrChange w:id="761" w:author="nijian.15" w:date="2026-04-28T22:48:00Z">
            <w:rPr>
              <w:rFonts w:cs="Times New Roman"/>
            </w:rPr>
          </w:rPrChange>
        </w:rPr>
        <w:t>KWAN W C, ZENG X, JIANG Y</w:t>
      </w:r>
      <w:del w:id="762" w:author="nijian.15" w:date="2026-04-28T22:48:00Z">
        <w:r w:rsidRPr="00DF4718" w:rsidDel="00DF4718">
          <w:rPr>
            <w:rFonts w:cs="Times New Roman"/>
            <w:lang w:val="nl-NL"/>
            <w:rPrChange w:id="763" w:author="nijian.15" w:date="2026-04-28T22:48:00Z">
              <w:rPr>
                <w:rFonts w:cs="Times New Roman"/>
              </w:rPr>
            </w:rPrChange>
          </w:rPr>
          <w:delText xml:space="preserve">, </w:delText>
        </w:r>
        <w:r w:rsidRPr="008959B6" w:rsidDel="00DF4718">
          <w:rPr>
            <w:rFonts w:cs="Times New Roman"/>
          </w:rPr>
          <w:delText>等</w:delText>
        </w:r>
      </w:del>
      <w:ins w:id="764" w:author="nijian.15" w:date="2026-04-28T22:48:00Z">
        <w:r w:rsidR="00DF4718" w:rsidRPr="00DF4718">
          <w:rPr>
            <w:rFonts w:cs="Times New Roman"/>
            <w:lang w:val="nl-NL"/>
            <w:rPrChange w:id="765" w:author="nijian.15" w:date="2026-04-28T22:48:00Z">
              <w:rPr>
                <w:rFonts w:cs="Times New Roman"/>
              </w:rPr>
            </w:rPrChange>
          </w:rPr>
          <w:t>, et al</w:t>
        </w:r>
      </w:ins>
      <w:r w:rsidRPr="00DF4718">
        <w:rPr>
          <w:rFonts w:cs="Times New Roman"/>
          <w:lang w:val="nl-NL"/>
          <w:rPrChange w:id="766" w:author="nijian.15" w:date="2026-04-28T22:48:00Z">
            <w:rPr>
              <w:rFonts w:cs="Times New Roman"/>
            </w:rPr>
          </w:rPrChange>
        </w:rPr>
        <w:t>, 2024. MT-</w:t>
      </w:r>
      <w:proofErr w:type="spellStart"/>
      <w:r w:rsidRPr="00DF4718">
        <w:rPr>
          <w:rFonts w:cs="Times New Roman"/>
          <w:lang w:val="nl-NL"/>
          <w:rPrChange w:id="767" w:author="nijian.15" w:date="2026-04-28T22:48:00Z">
            <w:rPr>
              <w:rFonts w:cs="Times New Roman"/>
            </w:rPr>
          </w:rPrChange>
        </w:rPr>
        <w:t>Eval</w:t>
      </w:r>
      <w:proofErr w:type="spellEnd"/>
      <w:r w:rsidRPr="00DF4718">
        <w:rPr>
          <w:rFonts w:cs="Times New Roman"/>
          <w:lang w:val="nl-NL"/>
          <w:rPrChange w:id="768" w:author="nijian.15" w:date="2026-04-28T22:48:00Z">
            <w:rPr>
              <w:rFonts w:cs="Times New Roman"/>
            </w:rPr>
          </w:rPrChange>
        </w:rPr>
        <w:t xml:space="preserve">: A Multi-Turn </w:t>
      </w:r>
      <w:proofErr w:type="spellStart"/>
      <w:r w:rsidRPr="00DF4718">
        <w:rPr>
          <w:rFonts w:cs="Times New Roman"/>
          <w:lang w:val="nl-NL"/>
          <w:rPrChange w:id="769" w:author="nijian.15" w:date="2026-04-28T22:48:00Z">
            <w:rPr>
              <w:rFonts w:cs="Times New Roman"/>
            </w:rPr>
          </w:rPrChange>
        </w:rPr>
        <w:t>Capabilities</w:t>
      </w:r>
      <w:proofErr w:type="spellEnd"/>
      <w:r w:rsidRPr="00DF4718">
        <w:rPr>
          <w:rFonts w:cs="Times New Roman"/>
          <w:lang w:val="nl-NL"/>
          <w:rPrChange w:id="770" w:author="nijian.15" w:date="2026-04-28T22:48:00Z">
            <w:rPr>
              <w:rFonts w:cs="Times New Roman"/>
            </w:rPr>
          </w:rPrChange>
        </w:rPr>
        <w:t xml:space="preserve"> Evaluation Benchmark </w:t>
      </w:r>
      <w:proofErr w:type="spellStart"/>
      <w:r w:rsidRPr="00DF4718">
        <w:rPr>
          <w:rFonts w:cs="Times New Roman"/>
          <w:lang w:val="nl-NL"/>
          <w:rPrChange w:id="771" w:author="nijian.15" w:date="2026-04-28T22:48:00Z">
            <w:rPr>
              <w:rFonts w:cs="Times New Roman"/>
            </w:rPr>
          </w:rPrChange>
        </w:rPr>
        <w:t>for</w:t>
      </w:r>
      <w:proofErr w:type="spellEnd"/>
      <w:r w:rsidRPr="00DF4718">
        <w:rPr>
          <w:rFonts w:cs="Times New Roman"/>
          <w:lang w:val="nl-NL"/>
          <w:rPrChange w:id="772" w:author="nijian.15" w:date="2026-04-28T22:48:00Z">
            <w:rPr>
              <w:rFonts w:cs="Times New Roman"/>
            </w:rPr>
          </w:rPrChange>
        </w:rPr>
        <w:t xml:space="preserve"> Large Language </w:t>
      </w:r>
      <w:proofErr w:type="spellStart"/>
      <w:r w:rsidRPr="00DF4718">
        <w:rPr>
          <w:rFonts w:cs="Times New Roman"/>
          <w:lang w:val="nl-NL"/>
          <w:rPrChange w:id="773" w:author="nijian.15" w:date="2026-04-28T22:48:00Z">
            <w:rPr>
              <w:rFonts w:cs="Times New Roman"/>
            </w:rPr>
          </w:rPrChange>
        </w:rPr>
        <w:t>Models</w:t>
      </w:r>
      <w:proofErr w:type="spellEnd"/>
      <w:r w:rsidRPr="00DF4718">
        <w:rPr>
          <w:rFonts w:cs="Times New Roman"/>
          <w:lang w:val="nl-NL"/>
          <w:rPrChange w:id="774" w:author="nijian.15" w:date="2026-04-28T22:48:00Z">
            <w:rPr>
              <w:rFonts w:cs="Times New Roman"/>
            </w:rPr>
          </w:rPrChange>
        </w:rPr>
        <w:t xml:space="preserve">[C/OL]//AL-ONAIZAN Y, BANSAL M, CHEN Y N. </w:t>
      </w:r>
      <w:proofErr w:type="spellStart"/>
      <w:r w:rsidRPr="00DF4718">
        <w:rPr>
          <w:rFonts w:cs="Times New Roman"/>
          <w:lang w:val="nl-NL"/>
          <w:rPrChange w:id="775" w:author="nijian.15" w:date="2026-04-28T22:48:00Z">
            <w:rPr>
              <w:rFonts w:cs="Times New Roman"/>
            </w:rPr>
          </w:rPrChange>
        </w:rPr>
        <w:t>Proceedings</w:t>
      </w:r>
      <w:proofErr w:type="spellEnd"/>
      <w:r w:rsidRPr="00DF4718">
        <w:rPr>
          <w:rFonts w:cs="Times New Roman"/>
          <w:lang w:val="nl-NL"/>
          <w:rPrChange w:id="776" w:author="nijian.15" w:date="2026-04-28T22:48:00Z">
            <w:rPr>
              <w:rFonts w:cs="Times New Roman"/>
            </w:rPr>
          </w:rPrChange>
        </w:rPr>
        <w:t xml:space="preserve"> of </w:t>
      </w:r>
      <w:proofErr w:type="spellStart"/>
      <w:r w:rsidRPr="00DF4718">
        <w:rPr>
          <w:rFonts w:cs="Times New Roman"/>
          <w:lang w:val="nl-NL"/>
          <w:rPrChange w:id="777" w:author="nijian.15" w:date="2026-04-28T22:48:00Z">
            <w:rPr>
              <w:rFonts w:cs="Times New Roman"/>
            </w:rPr>
          </w:rPrChange>
        </w:rPr>
        <w:t>the</w:t>
      </w:r>
      <w:proofErr w:type="spellEnd"/>
      <w:r w:rsidRPr="00DF4718">
        <w:rPr>
          <w:rFonts w:cs="Times New Roman"/>
          <w:lang w:val="nl-NL"/>
          <w:rPrChange w:id="778" w:author="nijian.15" w:date="2026-04-28T22:48:00Z">
            <w:rPr>
              <w:rFonts w:cs="Times New Roman"/>
            </w:rPr>
          </w:rPrChange>
        </w:rPr>
        <w:t xml:space="preserve"> 202</w:t>
      </w:r>
      <w:r w:rsidRPr="00DF4718">
        <w:rPr>
          <w:rFonts w:cs="Times New Roman"/>
          <w:lang w:val="nl-NL"/>
          <w:rPrChange w:id="779" w:author="nijian.15" w:date="2026-04-28T22:48:00Z">
            <w:rPr>
              <w:rFonts w:cs="Times New Roman"/>
            </w:rPr>
          </w:rPrChange>
        </w:rPr>
        <w:lastRenderedPageBreak/>
        <w:t xml:space="preserve">4 Conference on </w:t>
      </w:r>
      <w:proofErr w:type="spellStart"/>
      <w:r w:rsidRPr="00DF4718">
        <w:rPr>
          <w:rFonts w:cs="Times New Roman"/>
          <w:lang w:val="nl-NL"/>
          <w:rPrChange w:id="780" w:author="nijian.15" w:date="2026-04-28T22:48:00Z">
            <w:rPr>
              <w:rFonts w:cs="Times New Roman"/>
            </w:rPr>
          </w:rPrChange>
        </w:rPr>
        <w:t>Empirical</w:t>
      </w:r>
      <w:proofErr w:type="spellEnd"/>
      <w:r w:rsidRPr="00DF4718">
        <w:rPr>
          <w:rFonts w:cs="Times New Roman"/>
          <w:lang w:val="nl-NL"/>
          <w:rPrChange w:id="781" w:author="nijian.15" w:date="2026-04-28T22:48:00Z">
            <w:rPr>
              <w:rFonts w:cs="Times New Roman"/>
            </w:rPr>
          </w:rPrChange>
        </w:rPr>
        <w:t xml:space="preserve"> </w:t>
      </w:r>
      <w:proofErr w:type="spellStart"/>
      <w:r w:rsidRPr="00DF4718">
        <w:rPr>
          <w:rFonts w:cs="Times New Roman"/>
          <w:lang w:val="nl-NL"/>
          <w:rPrChange w:id="782" w:author="nijian.15" w:date="2026-04-28T22:48:00Z">
            <w:rPr>
              <w:rFonts w:cs="Times New Roman"/>
            </w:rPr>
          </w:rPrChange>
        </w:rPr>
        <w:t>Methods</w:t>
      </w:r>
      <w:proofErr w:type="spellEnd"/>
      <w:r w:rsidRPr="00DF4718">
        <w:rPr>
          <w:rFonts w:cs="Times New Roman"/>
          <w:lang w:val="nl-NL"/>
          <w:rPrChange w:id="783" w:author="nijian.15" w:date="2026-04-28T22:48:00Z">
            <w:rPr>
              <w:rFonts w:cs="Times New Roman"/>
            </w:rPr>
          </w:rPrChange>
        </w:rPr>
        <w:t xml:space="preserve"> in Natural Language Processing. Miami, Florida, USA: Association </w:t>
      </w:r>
      <w:proofErr w:type="spellStart"/>
      <w:r w:rsidRPr="00DF4718">
        <w:rPr>
          <w:rFonts w:cs="Times New Roman"/>
          <w:lang w:val="nl-NL"/>
          <w:rPrChange w:id="784" w:author="nijian.15" w:date="2026-04-28T22:48:00Z">
            <w:rPr>
              <w:rFonts w:cs="Times New Roman"/>
            </w:rPr>
          </w:rPrChange>
        </w:rPr>
        <w:t>for</w:t>
      </w:r>
      <w:proofErr w:type="spellEnd"/>
      <w:r w:rsidRPr="00DF4718">
        <w:rPr>
          <w:rFonts w:cs="Times New Roman"/>
          <w:lang w:val="nl-NL"/>
          <w:rPrChange w:id="785" w:author="nijian.15" w:date="2026-04-28T22:48:00Z">
            <w:rPr>
              <w:rFonts w:cs="Times New Roman"/>
            </w:rPr>
          </w:rPrChange>
        </w:rPr>
        <w:t xml:space="preserve"> </w:t>
      </w:r>
      <w:proofErr w:type="spellStart"/>
      <w:r w:rsidRPr="00DF4718">
        <w:rPr>
          <w:rFonts w:cs="Times New Roman"/>
          <w:lang w:val="nl-NL"/>
          <w:rPrChange w:id="786" w:author="nijian.15" w:date="2026-04-28T22:48:00Z">
            <w:rPr>
              <w:rFonts w:cs="Times New Roman"/>
            </w:rPr>
          </w:rPrChange>
        </w:rPr>
        <w:t>Computational</w:t>
      </w:r>
      <w:proofErr w:type="spellEnd"/>
      <w:r w:rsidRPr="00DF4718">
        <w:rPr>
          <w:rFonts w:cs="Times New Roman"/>
          <w:lang w:val="nl-NL"/>
          <w:rPrChange w:id="787" w:author="nijian.15" w:date="2026-04-28T22:48:00Z">
            <w:rPr>
              <w:rFonts w:cs="Times New Roman"/>
            </w:rPr>
          </w:rPrChange>
        </w:rPr>
        <w:t xml:space="preserve"> </w:t>
      </w:r>
      <w:proofErr w:type="spellStart"/>
      <w:r w:rsidRPr="00DF4718">
        <w:rPr>
          <w:rFonts w:cs="Times New Roman"/>
          <w:lang w:val="nl-NL"/>
          <w:rPrChange w:id="788" w:author="nijian.15" w:date="2026-04-28T22:48:00Z">
            <w:rPr>
              <w:rFonts w:cs="Times New Roman"/>
            </w:rPr>
          </w:rPrChange>
        </w:rPr>
        <w:t>Linguistics</w:t>
      </w:r>
      <w:proofErr w:type="spellEnd"/>
      <w:r w:rsidRPr="00DF4718">
        <w:rPr>
          <w:rFonts w:cs="Times New Roman"/>
          <w:lang w:val="nl-NL"/>
          <w:rPrChange w:id="789" w:author="nijian.15" w:date="2026-04-28T22:48:00Z">
            <w:rPr>
              <w:rFonts w:cs="Times New Roman"/>
            </w:rPr>
          </w:rPrChange>
        </w:rPr>
        <w:t xml:space="preserve">: 20153-20177. </w:t>
      </w:r>
      <w:proofErr w:type="gramStart"/>
      <w:r w:rsidRPr="00DF4718">
        <w:rPr>
          <w:rFonts w:cs="Times New Roman"/>
          <w:lang w:val="nl-NL"/>
          <w:rPrChange w:id="790" w:author="nijian.15" w:date="2026-04-28T22:48:00Z">
            <w:rPr>
              <w:rFonts w:cs="Times New Roman"/>
            </w:rPr>
          </w:rPrChange>
        </w:rPr>
        <w:t>https://aclanthology.org/2024.emnlp-main.1124/</w:t>
      </w:r>
      <w:proofErr w:type="gramEnd"/>
      <w:r w:rsidRPr="00DF4718">
        <w:rPr>
          <w:rFonts w:cs="Times New Roman"/>
          <w:lang w:val="nl-NL"/>
          <w:rPrChange w:id="791" w:author="nijian.15" w:date="2026-04-28T22:48:00Z">
            <w:rPr>
              <w:rFonts w:cs="Times New Roman"/>
            </w:rPr>
          </w:rPrChange>
        </w:rPr>
        <w:t xml:space="preserve">. </w:t>
      </w:r>
      <w:proofErr w:type="gramStart"/>
      <w:r w:rsidRPr="00DF4718">
        <w:rPr>
          <w:rFonts w:cs="Times New Roman"/>
          <w:lang w:val="nl-NL"/>
          <w:rPrChange w:id="792" w:author="nijian.15" w:date="2026-04-28T22:48:00Z">
            <w:rPr>
              <w:rFonts w:cs="Times New Roman"/>
            </w:rPr>
          </w:rPrChange>
        </w:rPr>
        <w:t>DOI:10.18653/v1/2024.emnlp-main</w:t>
      </w:r>
      <w:proofErr w:type="gramEnd"/>
      <w:r w:rsidRPr="00DF4718">
        <w:rPr>
          <w:rFonts w:cs="Times New Roman"/>
          <w:lang w:val="nl-NL"/>
          <w:rPrChange w:id="793" w:author="nijian.15" w:date="2026-04-28T22:48:00Z">
            <w:rPr>
              <w:rFonts w:cs="Times New Roman"/>
            </w:rPr>
          </w:rPrChange>
        </w:rPr>
        <w:t>.1124.</w:t>
      </w:r>
    </w:p>
    <w:p w14:paraId="4C83AD3F" w14:textId="77777777" w:rsidR="008E49DE" w:rsidRPr="008959B6" w:rsidRDefault="008E49DE" w:rsidP="001C377D">
      <w:pPr>
        <w:pStyle w:val="aff0"/>
        <w:numPr>
          <w:ilvl w:val="0"/>
          <w:numId w:val="19"/>
        </w:numPr>
        <w:wordWrap w:val="0"/>
        <w:ind w:start="22.10pt" w:hanging="22.10pt"/>
        <w:rPr>
          <w:rFonts w:cs="Times New Roman"/>
        </w:rPr>
        <w:pPrChange w:id="794" w:author="nijian.15" w:date="2026-04-28T22:38:00Z">
          <w:pPr>
            <w:pStyle w:val="aff0"/>
            <w:numPr>
              <w:numId w:val="19"/>
            </w:numPr>
            <w:ind w:start="22pt" w:hanging="22pt"/>
          </w:pPr>
        </w:pPrChange>
      </w:pPr>
      <w:r w:rsidRPr="008959B6">
        <w:rPr>
          <w:rFonts w:cs="Times New Roman"/>
        </w:rPr>
        <w:t>LEE J, STEVENS N, HAN S C, 2025. Large Language Models in Finance (FinLLMs)[J/OL]. Neural Computing and Applications, 37: 24853-24867. DOI:10.1007/s00521-024-10495-6.</w:t>
      </w:r>
    </w:p>
    <w:p w14:paraId="729A39AD" w14:textId="43B54C69" w:rsidR="008E49DE" w:rsidRPr="008959B6" w:rsidRDefault="008E49DE" w:rsidP="001C377D">
      <w:pPr>
        <w:pStyle w:val="aff0"/>
        <w:numPr>
          <w:ilvl w:val="0"/>
          <w:numId w:val="19"/>
        </w:numPr>
        <w:wordWrap w:val="0"/>
        <w:ind w:start="22.10pt" w:hanging="22.10pt"/>
        <w:rPr>
          <w:rFonts w:cs="Times New Roman"/>
          <w:lang w:val="fr-FR"/>
        </w:rPr>
        <w:pPrChange w:id="795" w:author="nijian.15" w:date="2026-04-28T22:38:00Z">
          <w:pPr>
            <w:pStyle w:val="aff0"/>
            <w:numPr>
              <w:numId w:val="19"/>
            </w:numPr>
            <w:ind w:start="22pt" w:hanging="22pt"/>
          </w:pPr>
        </w:pPrChange>
      </w:pPr>
      <w:r w:rsidRPr="00DF4718">
        <w:rPr>
          <w:rFonts w:cs="Times New Roman"/>
          <w:rPrChange w:id="796" w:author="nijian.15" w:date="2026-04-28T22:48:00Z">
            <w:rPr>
              <w:rFonts w:cs="Times New Roman"/>
              <w:lang w:val="pt-BR"/>
            </w:rPr>
          </w:rPrChange>
        </w:rPr>
        <w:t>LEWIS P, PEREZ E, PIKTUS A</w:t>
      </w:r>
      <w:del w:id="797" w:author="nijian.15" w:date="2026-04-28T22:48:00Z">
        <w:r w:rsidRPr="00DF4718" w:rsidDel="00DF4718">
          <w:rPr>
            <w:rFonts w:cs="Times New Roman"/>
            <w:rPrChange w:id="798" w:author="nijian.15" w:date="2026-04-28T22:48:00Z">
              <w:rPr>
                <w:rFonts w:cs="Times New Roman"/>
                <w:lang w:val="pt-BR"/>
              </w:rPr>
            </w:rPrChange>
          </w:rPr>
          <w:delText xml:space="preserve">, </w:delText>
        </w:r>
        <w:r w:rsidRPr="008959B6" w:rsidDel="00DF4718">
          <w:rPr>
            <w:rFonts w:cs="Times New Roman"/>
          </w:rPr>
          <w:delText>等</w:delText>
        </w:r>
      </w:del>
      <w:ins w:id="799" w:author="nijian.15" w:date="2026-04-28T22:48:00Z">
        <w:r w:rsidR="00DF4718" w:rsidRPr="00DF4718">
          <w:rPr>
            <w:rFonts w:cs="Times New Roman"/>
            <w:rPrChange w:id="800" w:author="nijian.15" w:date="2026-04-28T22:48:00Z">
              <w:rPr>
                <w:rFonts w:cs="Times New Roman"/>
                <w:lang w:val="pt-BR"/>
              </w:rPr>
            </w:rPrChange>
          </w:rPr>
          <w:t>, et al</w:t>
        </w:r>
      </w:ins>
      <w:r w:rsidRPr="00DF4718">
        <w:rPr>
          <w:rFonts w:cs="Times New Roman"/>
          <w:rPrChange w:id="801" w:author="nijian.15" w:date="2026-04-28T22:48:00Z">
            <w:rPr>
              <w:rFonts w:cs="Times New Roman"/>
              <w:lang w:val="pt-BR"/>
            </w:rPr>
          </w:rPrChange>
        </w:rPr>
        <w:t xml:space="preserve">, 2020. </w:t>
      </w:r>
      <w:r w:rsidRPr="008959B6">
        <w:rPr>
          <w:rFonts w:cs="Times New Roman"/>
        </w:rPr>
        <w:t xml:space="preserve">Retrieval-Augmented Generation for Knowledge-Intensive NLP Tasks[C/OL]//Advances in Neural Information Processing Systems: </w:t>
      </w:r>
      <w:del w:id="802" w:author="nijian.15" w:date="2026-04-28T22:50:00Z">
        <w:r w:rsidRPr="008959B6" w:rsidDel="00DF4718">
          <w:rPr>
            <w:rFonts w:cs="Times New Roman"/>
          </w:rPr>
          <w:delText>卷</w:delText>
        </w:r>
      </w:del>
      <w:ins w:id="803" w:author="nijian.15" w:date="2026-04-28T22:50:00Z">
        <w:r w:rsidR="00DF4718">
          <w:rPr>
            <w:rFonts w:cs="Times New Roman"/>
          </w:rPr>
          <w:t>volume</w:t>
        </w:r>
      </w:ins>
      <w:r w:rsidRPr="008959B6">
        <w:rPr>
          <w:rFonts w:cs="Times New Roman"/>
        </w:rPr>
        <w:t xml:space="preserve"> 33. </w:t>
      </w:r>
      <w:r w:rsidRPr="008959B6">
        <w:rPr>
          <w:rFonts w:cs="Times New Roman"/>
          <w:lang w:val="fr-FR"/>
        </w:rPr>
        <w:t>Curran Associates, Inc. https://proceedings.neurips.cc/paper/2020/hash/6b493230205f780e1bc26945df7481e5-Abstract.html. DOI:10.48550/arXiv.2005.11401.</w:t>
      </w:r>
    </w:p>
    <w:p w14:paraId="21A3A25A" w14:textId="5CE6F3F3" w:rsidR="008E49DE" w:rsidRPr="008959B6" w:rsidRDefault="008E49DE" w:rsidP="001C377D">
      <w:pPr>
        <w:pStyle w:val="aff0"/>
        <w:numPr>
          <w:ilvl w:val="0"/>
          <w:numId w:val="19"/>
        </w:numPr>
        <w:wordWrap w:val="0"/>
        <w:ind w:start="22.10pt" w:hanging="22.10pt"/>
        <w:rPr>
          <w:rFonts w:cs="Times New Roman"/>
        </w:rPr>
        <w:pPrChange w:id="804" w:author="nijian.15" w:date="2026-04-28T22:38:00Z">
          <w:pPr>
            <w:pStyle w:val="aff0"/>
            <w:numPr>
              <w:numId w:val="19"/>
            </w:numPr>
            <w:ind w:start="22pt" w:hanging="22pt"/>
          </w:pPr>
        </w:pPrChange>
      </w:pPr>
      <w:r w:rsidRPr="00DF4718">
        <w:rPr>
          <w:rFonts w:cs="Times New Roman"/>
          <w:lang w:val="fr-FR"/>
          <w:rPrChange w:id="805" w:author="nijian.15" w:date="2026-04-28T22:48:00Z">
            <w:rPr>
              <w:rFonts w:cs="Times New Roman"/>
              <w:lang w:val="sv-SE"/>
            </w:rPr>
          </w:rPrChange>
        </w:rPr>
        <w:t>LIU N F, LIN K, HEWITT J</w:t>
      </w:r>
      <w:del w:id="806" w:author="nijian.15" w:date="2026-04-28T22:48:00Z">
        <w:r w:rsidRPr="00DF4718" w:rsidDel="00DF4718">
          <w:rPr>
            <w:rFonts w:cs="Times New Roman"/>
            <w:lang w:val="fr-FR"/>
            <w:rPrChange w:id="807" w:author="nijian.15" w:date="2026-04-28T22:48:00Z">
              <w:rPr>
                <w:rFonts w:cs="Times New Roman"/>
                <w:lang w:val="sv-SE"/>
              </w:rPr>
            </w:rPrChange>
          </w:rPr>
          <w:delText xml:space="preserve">, </w:delText>
        </w:r>
        <w:r w:rsidRPr="008959B6" w:rsidDel="00DF4718">
          <w:rPr>
            <w:rFonts w:cs="Times New Roman"/>
          </w:rPr>
          <w:delText>等</w:delText>
        </w:r>
      </w:del>
      <w:ins w:id="808" w:author="nijian.15" w:date="2026-04-28T22:48:00Z">
        <w:r w:rsidR="00DF4718" w:rsidRPr="00DF4718">
          <w:rPr>
            <w:rFonts w:cs="Times New Roman"/>
            <w:lang w:val="fr-FR"/>
            <w:rPrChange w:id="809" w:author="nijian.15" w:date="2026-04-28T22:48:00Z">
              <w:rPr>
                <w:rFonts w:cs="Times New Roman"/>
                <w:lang w:val="sv-SE"/>
              </w:rPr>
            </w:rPrChange>
          </w:rPr>
          <w:t>, et al</w:t>
        </w:r>
      </w:ins>
      <w:r w:rsidRPr="00DF4718">
        <w:rPr>
          <w:rFonts w:cs="Times New Roman"/>
          <w:lang w:val="fr-FR"/>
          <w:rPrChange w:id="810" w:author="nijian.15" w:date="2026-04-28T22:48:00Z">
            <w:rPr>
              <w:rFonts w:cs="Times New Roman"/>
              <w:lang w:val="sv-SE"/>
            </w:rPr>
          </w:rPrChange>
        </w:rPr>
        <w:t xml:space="preserve">, 2024. </w:t>
      </w:r>
      <w:r w:rsidRPr="008959B6">
        <w:rPr>
          <w:rFonts w:cs="Times New Roman"/>
        </w:rPr>
        <w:t>Lost in the Middle: How Language Models Use Long Contexts[J/OL]. Transactions of the Association for Computational Linguistics, 12: 157-173. DOI:10.1162/tacl_a_00638.</w:t>
      </w:r>
    </w:p>
    <w:p w14:paraId="1D981DF4" w14:textId="23632D8F" w:rsidR="008E49DE" w:rsidRPr="008959B6" w:rsidRDefault="008E49DE" w:rsidP="001C377D">
      <w:pPr>
        <w:pStyle w:val="aff0"/>
        <w:numPr>
          <w:ilvl w:val="0"/>
          <w:numId w:val="19"/>
        </w:numPr>
        <w:wordWrap w:val="0"/>
        <w:ind w:start="22.10pt" w:hanging="22.10pt"/>
        <w:rPr>
          <w:rFonts w:cs="Times New Roman"/>
        </w:rPr>
        <w:pPrChange w:id="811" w:author="nijian.15" w:date="2026-04-28T22:38:00Z">
          <w:pPr>
            <w:pStyle w:val="aff0"/>
            <w:numPr>
              <w:numId w:val="19"/>
            </w:numPr>
            <w:ind w:start="22pt" w:hanging="22pt"/>
          </w:pPr>
        </w:pPrChange>
      </w:pPr>
      <w:r w:rsidRPr="00DF4718">
        <w:rPr>
          <w:rFonts w:cs="Times New Roman"/>
          <w:rPrChange w:id="812" w:author="nijian.15" w:date="2026-04-28T22:48:00Z">
            <w:rPr>
              <w:rFonts w:cs="Times New Roman"/>
              <w:lang w:val="pt-BR"/>
            </w:rPr>
          </w:rPrChange>
        </w:rPr>
        <w:t>LUO H, LIU X, LV X</w:t>
      </w:r>
      <w:del w:id="813" w:author="nijian.15" w:date="2026-04-28T22:48:00Z">
        <w:r w:rsidRPr="00DF4718" w:rsidDel="00DF4718">
          <w:rPr>
            <w:rFonts w:cs="Times New Roman"/>
            <w:rPrChange w:id="814" w:author="nijian.15" w:date="2026-04-28T22:48:00Z">
              <w:rPr>
                <w:rFonts w:cs="Times New Roman"/>
                <w:lang w:val="pt-BR"/>
              </w:rPr>
            </w:rPrChange>
          </w:rPr>
          <w:delText xml:space="preserve">, </w:delText>
        </w:r>
        <w:r w:rsidRPr="008959B6" w:rsidDel="00DF4718">
          <w:rPr>
            <w:rFonts w:cs="Times New Roman"/>
          </w:rPr>
          <w:delText>等</w:delText>
        </w:r>
      </w:del>
      <w:ins w:id="815" w:author="nijian.15" w:date="2026-04-28T22:48:00Z">
        <w:r w:rsidR="00DF4718" w:rsidRPr="00DF4718">
          <w:rPr>
            <w:rFonts w:cs="Times New Roman"/>
            <w:rPrChange w:id="816" w:author="nijian.15" w:date="2026-04-28T22:48:00Z">
              <w:rPr>
                <w:rFonts w:cs="Times New Roman"/>
                <w:lang w:val="pt-BR"/>
              </w:rPr>
            </w:rPrChange>
          </w:rPr>
          <w:t>, et al</w:t>
        </w:r>
      </w:ins>
      <w:r w:rsidRPr="00DF4718">
        <w:rPr>
          <w:rFonts w:cs="Times New Roman"/>
          <w:rPrChange w:id="817" w:author="nijian.15" w:date="2026-04-28T22:48:00Z">
            <w:rPr>
              <w:rFonts w:cs="Times New Roman"/>
              <w:lang w:val="pt-BR"/>
            </w:rPr>
          </w:rPrChange>
        </w:rPr>
        <w:t xml:space="preserve">, 2024. </w:t>
      </w:r>
      <w:r w:rsidRPr="008959B6">
        <w:rPr>
          <w:rFonts w:cs="Times New Roman"/>
        </w:rPr>
        <w:t>Investors’ willingness to use robo-advisors: Extrapolating influencing factors based on the fiduciary duty of investment advisors[J/OL]. International Review of Economics and Finance, 94: 103411. DOI:10.1016/j.iref.2024.103411.</w:t>
      </w:r>
    </w:p>
    <w:p w14:paraId="6FC1E983" w14:textId="19257D14" w:rsidR="008E49DE" w:rsidRPr="008959B6" w:rsidRDefault="008E49DE" w:rsidP="001C377D">
      <w:pPr>
        <w:pStyle w:val="aff0"/>
        <w:numPr>
          <w:ilvl w:val="0"/>
          <w:numId w:val="19"/>
        </w:numPr>
        <w:wordWrap w:val="0"/>
        <w:ind w:start="22.10pt" w:hanging="22.10pt"/>
        <w:rPr>
          <w:rFonts w:cs="Times New Roman"/>
        </w:rPr>
        <w:pPrChange w:id="818" w:author="nijian.15" w:date="2026-04-28T22:38:00Z">
          <w:pPr>
            <w:pStyle w:val="aff0"/>
            <w:numPr>
              <w:numId w:val="19"/>
            </w:numPr>
            <w:ind w:start="22pt" w:hanging="22pt"/>
          </w:pPr>
        </w:pPrChange>
      </w:pPr>
      <w:r w:rsidRPr="00DF4718">
        <w:rPr>
          <w:rFonts w:cs="Times New Roman"/>
          <w:rPrChange w:id="819" w:author="nijian.15" w:date="2026-04-28T22:48:00Z">
            <w:rPr>
              <w:rFonts w:cs="Times New Roman"/>
              <w:lang w:val="pt-BR"/>
            </w:rPr>
          </w:rPrChange>
        </w:rPr>
        <w:t>MAHARANA A, LEE D H, TULYAKOV S</w:t>
      </w:r>
      <w:del w:id="820" w:author="nijian.15" w:date="2026-04-28T22:48:00Z">
        <w:r w:rsidRPr="00DF4718" w:rsidDel="00DF4718">
          <w:rPr>
            <w:rFonts w:cs="Times New Roman"/>
            <w:rPrChange w:id="821" w:author="nijian.15" w:date="2026-04-28T22:48:00Z">
              <w:rPr>
                <w:rFonts w:cs="Times New Roman"/>
                <w:lang w:val="pt-BR"/>
              </w:rPr>
            </w:rPrChange>
          </w:rPr>
          <w:delText xml:space="preserve">, </w:delText>
        </w:r>
        <w:r w:rsidRPr="008959B6" w:rsidDel="00DF4718">
          <w:rPr>
            <w:rFonts w:cs="Times New Roman"/>
          </w:rPr>
          <w:delText>等</w:delText>
        </w:r>
      </w:del>
      <w:ins w:id="822" w:author="nijian.15" w:date="2026-04-28T22:48:00Z">
        <w:r w:rsidR="00DF4718" w:rsidRPr="00DF4718">
          <w:rPr>
            <w:rFonts w:cs="Times New Roman"/>
            <w:rPrChange w:id="823" w:author="nijian.15" w:date="2026-04-28T22:48:00Z">
              <w:rPr>
                <w:rFonts w:cs="Times New Roman"/>
                <w:lang w:val="pt-BR"/>
              </w:rPr>
            </w:rPrChange>
          </w:rPr>
          <w:t>, et al</w:t>
        </w:r>
      </w:ins>
      <w:r w:rsidRPr="00DF4718">
        <w:rPr>
          <w:rFonts w:cs="Times New Roman"/>
          <w:rPrChange w:id="824" w:author="nijian.15" w:date="2026-04-28T22:48:00Z">
            <w:rPr>
              <w:rFonts w:cs="Times New Roman"/>
              <w:lang w:val="pt-BR"/>
            </w:rPr>
          </w:rPrChange>
        </w:rPr>
        <w:t xml:space="preserve">, 2024. </w:t>
      </w:r>
      <w:r w:rsidRPr="008959B6">
        <w:rPr>
          <w:rFonts w:cs="Times New Roman"/>
        </w:rPr>
        <w:t>Evaluating Very Long-Term Conversational Memory of LLM Agents[C/OL]//Proceedings of the 62nd Annual Meeting of the Association for Computational Linguistics (Volume 1: Long Papers). Bangkok, Thailand: Association for Computational Linguistics: 13851-13870. https://aclanthology.org/2024.acl-long.747/. DOI:10.18653/v1/2024.acl-long.747.</w:t>
      </w:r>
    </w:p>
    <w:p w14:paraId="7D28388D" w14:textId="2B6F1375" w:rsidR="008E49DE" w:rsidRPr="008959B6" w:rsidRDefault="008E49DE" w:rsidP="001C377D">
      <w:pPr>
        <w:pStyle w:val="aff0"/>
        <w:numPr>
          <w:ilvl w:val="0"/>
          <w:numId w:val="19"/>
        </w:numPr>
        <w:wordWrap w:val="0"/>
        <w:ind w:start="22.10pt" w:hanging="22.10pt"/>
        <w:rPr>
          <w:rFonts w:cs="Times New Roman"/>
        </w:rPr>
        <w:pPrChange w:id="825" w:author="nijian.15" w:date="2026-04-28T22:38:00Z">
          <w:pPr>
            <w:pStyle w:val="aff0"/>
            <w:numPr>
              <w:numId w:val="19"/>
            </w:numPr>
            <w:ind w:start="22pt" w:hanging="22pt"/>
          </w:pPr>
        </w:pPrChange>
      </w:pPr>
      <w:r w:rsidRPr="008959B6">
        <w:rPr>
          <w:rFonts w:cs="Times New Roman"/>
        </w:rPr>
        <w:t>MILLER A, FISCH A, DODGE J</w:t>
      </w:r>
      <w:del w:id="826" w:author="nijian.15" w:date="2026-04-28T22:48:00Z">
        <w:r w:rsidRPr="008959B6" w:rsidDel="00DF4718">
          <w:rPr>
            <w:rFonts w:cs="Times New Roman"/>
          </w:rPr>
          <w:delText xml:space="preserve">, </w:delText>
        </w:r>
        <w:r w:rsidRPr="008959B6" w:rsidDel="00DF4718">
          <w:rPr>
            <w:rFonts w:cs="Times New Roman"/>
          </w:rPr>
          <w:delText>等</w:delText>
        </w:r>
      </w:del>
      <w:ins w:id="827" w:author="nijian.15" w:date="2026-04-28T22:48:00Z">
        <w:r w:rsidR="00DF4718">
          <w:rPr>
            <w:rFonts w:cs="Times New Roman"/>
          </w:rPr>
          <w:t>, et al</w:t>
        </w:r>
      </w:ins>
      <w:r w:rsidRPr="008959B6">
        <w:rPr>
          <w:rFonts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4157D094" w:rsidR="008E49DE" w:rsidRPr="008959B6" w:rsidRDefault="008E49DE" w:rsidP="001C377D">
      <w:pPr>
        <w:pStyle w:val="aff0"/>
        <w:numPr>
          <w:ilvl w:val="0"/>
          <w:numId w:val="19"/>
        </w:numPr>
        <w:wordWrap w:val="0"/>
        <w:ind w:start="22.10pt" w:hanging="22.10pt"/>
        <w:rPr>
          <w:rFonts w:cs="Times New Roman"/>
        </w:rPr>
        <w:pPrChange w:id="828" w:author="nijian.15" w:date="2026-04-28T22:38:00Z">
          <w:pPr>
            <w:pStyle w:val="aff0"/>
            <w:numPr>
              <w:numId w:val="19"/>
            </w:numPr>
            <w:ind w:start="22pt" w:hanging="22pt"/>
          </w:pPr>
        </w:pPrChange>
      </w:pPr>
      <w:r w:rsidRPr="008959B6">
        <w:rPr>
          <w:rFonts w:cs="Times New Roman"/>
        </w:rPr>
        <w:t>OPENAI, ACHIAM J, ADLER S</w:t>
      </w:r>
      <w:del w:id="829" w:author="nijian.15" w:date="2026-04-28T22:48:00Z">
        <w:r w:rsidRPr="008959B6" w:rsidDel="00DF4718">
          <w:rPr>
            <w:rFonts w:cs="Times New Roman"/>
          </w:rPr>
          <w:delText xml:space="preserve">, </w:delText>
        </w:r>
        <w:r w:rsidRPr="008959B6" w:rsidDel="00DF4718">
          <w:rPr>
            <w:rFonts w:cs="Times New Roman"/>
          </w:rPr>
          <w:delText>等</w:delText>
        </w:r>
      </w:del>
      <w:ins w:id="830" w:author="nijian.15" w:date="2026-04-28T22:48:00Z">
        <w:r w:rsidR="00DF4718">
          <w:rPr>
            <w:rFonts w:cs="Times New Roman"/>
          </w:rPr>
          <w:t>, et al</w:t>
        </w:r>
      </w:ins>
      <w:r w:rsidRPr="008959B6">
        <w:rPr>
          <w:rFonts w:cs="Times New Roman"/>
        </w:rPr>
        <w:t>, 2024. GPT-4 Technical Report[Z/OL]. (2024). https://arxiv.org/abs/2303.08774.</w:t>
      </w:r>
    </w:p>
    <w:p w14:paraId="46ED49FB" w14:textId="46F757E9" w:rsidR="008E49DE" w:rsidRPr="00DF4718" w:rsidRDefault="008E49DE" w:rsidP="001C377D">
      <w:pPr>
        <w:pStyle w:val="aff0"/>
        <w:numPr>
          <w:ilvl w:val="0"/>
          <w:numId w:val="19"/>
        </w:numPr>
        <w:wordWrap w:val="0"/>
        <w:ind w:start="22.10pt" w:hanging="22.10pt"/>
        <w:rPr>
          <w:rFonts w:cs="Times New Roman"/>
          <w:rPrChange w:id="831" w:author="nijian.15" w:date="2026-04-28T22:50:00Z">
            <w:rPr>
              <w:rFonts w:cs="Times New Roman"/>
              <w:lang w:val="fr-FR"/>
            </w:rPr>
          </w:rPrChange>
        </w:rPr>
        <w:pPrChange w:id="832" w:author="nijian.15" w:date="2026-04-28T22:38:00Z">
          <w:pPr>
            <w:pStyle w:val="aff0"/>
            <w:numPr>
              <w:numId w:val="19"/>
            </w:numPr>
            <w:ind w:start="22pt" w:hanging="22pt"/>
          </w:pPr>
        </w:pPrChange>
      </w:pPr>
      <w:r w:rsidRPr="00DF4718">
        <w:rPr>
          <w:rFonts w:cs="Times New Roman"/>
          <w:lang w:val="da-DK"/>
          <w:rPrChange w:id="833" w:author="nijian.15" w:date="2026-04-28T22:48:00Z">
            <w:rPr>
              <w:rFonts w:cs="Times New Roman"/>
            </w:rPr>
          </w:rPrChange>
        </w:rPr>
        <w:t>OUYANG L, WU J, JIANG X</w:t>
      </w:r>
      <w:del w:id="834" w:author="nijian.15" w:date="2026-04-28T22:48:00Z">
        <w:r w:rsidRPr="00DF4718" w:rsidDel="00DF4718">
          <w:rPr>
            <w:rFonts w:cs="Times New Roman"/>
            <w:lang w:val="da-DK"/>
            <w:rPrChange w:id="835" w:author="nijian.15" w:date="2026-04-28T22:48:00Z">
              <w:rPr>
                <w:rFonts w:cs="Times New Roman"/>
              </w:rPr>
            </w:rPrChange>
          </w:rPr>
          <w:delText xml:space="preserve">, </w:delText>
        </w:r>
        <w:r w:rsidRPr="008959B6" w:rsidDel="00DF4718">
          <w:rPr>
            <w:rFonts w:cs="Times New Roman"/>
          </w:rPr>
          <w:delText>等</w:delText>
        </w:r>
      </w:del>
      <w:ins w:id="836" w:author="nijian.15" w:date="2026-04-28T22:48:00Z">
        <w:r w:rsidR="00DF4718" w:rsidRPr="00DF4718">
          <w:rPr>
            <w:rFonts w:cs="Times New Roman"/>
            <w:lang w:val="da-DK"/>
            <w:rPrChange w:id="837" w:author="nijian.15" w:date="2026-04-28T22:48:00Z">
              <w:rPr>
                <w:rFonts w:cs="Times New Roman"/>
              </w:rPr>
            </w:rPrChange>
          </w:rPr>
          <w:t>, et al</w:t>
        </w:r>
      </w:ins>
      <w:r w:rsidRPr="00DF4718">
        <w:rPr>
          <w:rFonts w:cs="Times New Roman"/>
          <w:lang w:val="da-DK"/>
          <w:rPrChange w:id="838" w:author="nijian.15" w:date="2026-04-28T22:48:00Z">
            <w:rPr>
              <w:rFonts w:cs="Times New Roman"/>
            </w:rPr>
          </w:rPrChange>
        </w:rPr>
        <w:t xml:space="preserve">, 2022. </w:t>
      </w:r>
      <w:r w:rsidRPr="008959B6">
        <w:rPr>
          <w:rFonts w:cs="Times New Roman"/>
        </w:rPr>
        <w:t>Training language models to follow instructions with human feedback[C/OL]//KOYEJO S, MOHAMED S, AGARWAL A</w:t>
      </w:r>
      <w:del w:id="839" w:author="nijian.15" w:date="2026-04-28T22:48:00Z">
        <w:r w:rsidRPr="008959B6" w:rsidDel="00DF4718">
          <w:rPr>
            <w:rFonts w:cs="Times New Roman"/>
          </w:rPr>
          <w:delText xml:space="preserve">, </w:delText>
        </w:r>
        <w:r w:rsidRPr="008959B6" w:rsidDel="00DF4718">
          <w:rPr>
            <w:rFonts w:cs="Times New Roman"/>
          </w:rPr>
          <w:delText>等</w:delText>
        </w:r>
      </w:del>
      <w:ins w:id="840" w:author="nijian.15" w:date="2026-04-28T22:48:00Z">
        <w:r w:rsidR="00DF4718">
          <w:rPr>
            <w:rFonts w:cs="Times New Roman"/>
          </w:rPr>
          <w:t>, et al</w:t>
        </w:r>
      </w:ins>
      <w:r w:rsidRPr="008959B6">
        <w:rPr>
          <w:rFonts w:cs="Times New Roman"/>
        </w:rPr>
        <w:t>. Advances in Neural Information Process</w:t>
      </w:r>
      <w:r w:rsidRPr="008959B6">
        <w:rPr>
          <w:rFonts w:cs="Times New Roman"/>
        </w:rPr>
        <w:lastRenderedPageBreak/>
        <w:t xml:space="preserve">ing Systems: </w:t>
      </w:r>
      <w:del w:id="841" w:author="nijian.15" w:date="2026-04-28T22:50:00Z">
        <w:r w:rsidRPr="008959B6" w:rsidDel="00DF4718">
          <w:rPr>
            <w:rFonts w:cs="Times New Roman"/>
          </w:rPr>
          <w:delText>卷</w:delText>
        </w:r>
      </w:del>
      <w:ins w:id="842" w:author="nijian.15" w:date="2026-04-28T22:50:00Z">
        <w:r w:rsidR="00DF4718">
          <w:rPr>
            <w:rFonts w:cs="Times New Roman"/>
          </w:rPr>
          <w:t>volume</w:t>
        </w:r>
      </w:ins>
      <w:r w:rsidRPr="008959B6">
        <w:rPr>
          <w:rFonts w:cs="Times New Roman"/>
        </w:rPr>
        <w:t xml:space="preserve"> 35. </w:t>
      </w:r>
      <w:r w:rsidRPr="00DF4718">
        <w:rPr>
          <w:rFonts w:cs="Times New Roman"/>
          <w:rPrChange w:id="843" w:author="nijian.15" w:date="2026-04-28T22:50:00Z">
            <w:rPr>
              <w:rFonts w:cs="Times New Roman"/>
              <w:lang w:val="fr-FR"/>
            </w:rPr>
          </w:rPrChange>
        </w:rPr>
        <w:t>Curran Associates, Inc.: 27730-27744. https://proceedings.neurips.cc/paper_files/paper/2022/file/b1efde53be364a73914f58805a001731-Paper-Conference.pdf.</w:t>
      </w:r>
    </w:p>
    <w:p w14:paraId="183BF8CE" w14:textId="0EE9DF5E" w:rsidR="008E49DE" w:rsidRPr="008959B6" w:rsidRDefault="008E49DE" w:rsidP="001C377D">
      <w:pPr>
        <w:pStyle w:val="aff0"/>
        <w:numPr>
          <w:ilvl w:val="0"/>
          <w:numId w:val="19"/>
        </w:numPr>
        <w:wordWrap w:val="0"/>
        <w:ind w:start="22.10pt" w:hanging="22.10pt"/>
        <w:rPr>
          <w:rFonts w:cs="Times New Roman"/>
        </w:rPr>
        <w:pPrChange w:id="844" w:author="nijian.15" w:date="2026-04-28T22:38:00Z">
          <w:pPr>
            <w:pStyle w:val="aff0"/>
            <w:numPr>
              <w:numId w:val="19"/>
            </w:numPr>
            <w:ind w:start="22pt" w:hanging="22pt"/>
          </w:pPr>
        </w:pPrChange>
      </w:pPr>
      <w:r w:rsidRPr="00DF4718">
        <w:rPr>
          <w:rFonts w:cs="Times New Roman"/>
          <w:lang w:val="nl-NL"/>
          <w:rPrChange w:id="845" w:author="nijian.15" w:date="2026-04-28T22:48:00Z">
            <w:rPr>
              <w:rFonts w:cs="Times New Roman"/>
              <w:lang w:val="fr-FR"/>
            </w:rPr>
          </w:rPrChange>
        </w:rPr>
        <w:t>PARK J S, O’BRIEN J C, CAI C J</w:t>
      </w:r>
      <w:del w:id="846" w:author="nijian.15" w:date="2026-04-28T22:48:00Z">
        <w:r w:rsidRPr="00DF4718" w:rsidDel="00DF4718">
          <w:rPr>
            <w:rFonts w:cs="Times New Roman"/>
            <w:lang w:val="nl-NL"/>
            <w:rPrChange w:id="847" w:author="nijian.15" w:date="2026-04-28T22:48:00Z">
              <w:rPr>
                <w:rFonts w:cs="Times New Roman"/>
                <w:lang w:val="fr-FR"/>
              </w:rPr>
            </w:rPrChange>
          </w:rPr>
          <w:delText xml:space="preserve">, </w:delText>
        </w:r>
        <w:r w:rsidRPr="008959B6" w:rsidDel="00DF4718">
          <w:rPr>
            <w:rFonts w:cs="Times New Roman"/>
          </w:rPr>
          <w:delText>等</w:delText>
        </w:r>
      </w:del>
      <w:ins w:id="848" w:author="nijian.15" w:date="2026-04-28T22:48:00Z">
        <w:r w:rsidR="00DF4718" w:rsidRPr="00DF4718">
          <w:rPr>
            <w:rFonts w:cs="Times New Roman"/>
            <w:lang w:val="nl-NL"/>
            <w:rPrChange w:id="849" w:author="nijian.15" w:date="2026-04-28T22:48:00Z">
              <w:rPr>
                <w:rFonts w:cs="Times New Roman"/>
                <w:lang w:val="fr-FR"/>
              </w:rPr>
            </w:rPrChange>
          </w:rPr>
          <w:t>, et al</w:t>
        </w:r>
      </w:ins>
      <w:r w:rsidRPr="00DF4718">
        <w:rPr>
          <w:rFonts w:cs="Times New Roman"/>
          <w:lang w:val="nl-NL"/>
          <w:rPrChange w:id="850" w:author="nijian.15" w:date="2026-04-28T22:48:00Z">
            <w:rPr>
              <w:rFonts w:cs="Times New Roman"/>
              <w:lang w:val="fr-FR"/>
            </w:rPr>
          </w:rPrChange>
        </w:rPr>
        <w:t xml:space="preserve">, 2023a. </w:t>
      </w:r>
      <w:r w:rsidRPr="008959B6">
        <w:rPr>
          <w:rFonts w:cs="Times New Roman"/>
        </w:rPr>
        <w:t>Generative Agents: Interactive Simulacra of Human Behavior[J/OL]. CoRR, abs/2304.03442. https://doi.org/10.48550/arXiv.2304.03442.</w:t>
      </w:r>
    </w:p>
    <w:p w14:paraId="4FC4A969" w14:textId="49E3ABBB" w:rsidR="008E49DE" w:rsidRPr="008959B6" w:rsidRDefault="008E49DE" w:rsidP="001C377D">
      <w:pPr>
        <w:pStyle w:val="aff0"/>
        <w:numPr>
          <w:ilvl w:val="0"/>
          <w:numId w:val="19"/>
        </w:numPr>
        <w:wordWrap w:val="0"/>
        <w:ind w:start="22.10pt" w:hanging="22.10pt"/>
        <w:rPr>
          <w:rFonts w:cs="Times New Roman"/>
          <w:lang w:val="it-IT"/>
        </w:rPr>
        <w:pPrChange w:id="851" w:author="nijian.15" w:date="2026-04-28T22:38:00Z">
          <w:pPr>
            <w:pStyle w:val="aff0"/>
            <w:numPr>
              <w:numId w:val="19"/>
            </w:numPr>
            <w:ind w:start="22pt" w:hanging="22pt"/>
          </w:pPr>
        </w:pPrChange>
      </w:pPr>
      <w:r w:rsidRPr="00DF4718">
        <w:rPr>
          <w:rFonts w:cs="Times New Roman"/>
          <w:lang w:val="nl-NL"/>
          <w:rPrChange w:id="852" w:author="nijian.15" w:date="2026-04-28T22:48:00Z">
            <w:rPr>
              <w:rFonts w:cs="Times New Roman"/>
            </w:rPr>
          </w:rPrChange>
        </w:rPr>
        <w:t>PARK J S, O’BRIEN J C, CAI C J</w:t>
      </w:r>
      <w:del w:id="853" w:author="nijian.15" w:date="2026-04-28T22:48:00Z">
        <w:r w:rsidRPr="00DF4718" w:rsidDel="00DF4718">
          <w:rPr>
            <w:rFonts w:cs="Times New Roman"/>
            <w:lang w:val="nl-NL"/>
            <w:rPrChange w:id="854" w:author="nijian.15" w:date="2026-04-28T22:48:00Z">
              <w:rPr>
                <w:rFonts w:cs="Times New Roman"/>
              </w:rPr>
            </w:rPrChange>
          </w:rPr>
          <w:delText xml:space="preserve">, </w:delText>
        </w:r>
        <w:r w:rsidRPr="008959B6" w:rsidDel="00DF4718">
          <w:rPr>
            <w:rFonts w:cs="Times New Roman"/>
          </w:rPr>
          <w:delText>等</w:delText>
        </w:r>
      </w:del>
      <w:ins w:id="855" w:author="nijian.15" w:date="2026-04-28T22:48:00Z">
        <w:r w:rsidR="00DF4718" w:rsidRPr="00DF4718">
          <w:rPr>
            <w:rFonts w:cs="Times New Roman"/>
            <w:lang w:val="nl-NL"/>
            <w:rPrChange w:id="856" w:author="nijian.15" w:date="2026-04-28T22:48:00Z">
              <w:rPr>
                <w:rFonts w:cs="Times New Roman"/>
              </w:rPr>
            </w:rPrChange>
          </w:rPr>
          <w:t>, et al</w:t>
        </w:r>
      </w:ins>
      <w:r w:rsidRPr="00DF4718">
        <w:rPr>
          <w:rFonts w:cs="Times New Roman"/>
          <w:lang w:val="nl-NL"/>
          <w:rPrChange w:id="857" w:author="nijian.15" w:date="2026-04-28T22:48:00Z">
            <w:rPr>
              <w:rFonts w:cs="Times New Roman"/>
            </w:rPr>
          </w:rPrChange>
        </w:rPr>
        <w:t xml:space="preserve">, 2023b. </w:t>
      </w:r>
      <w:r w:rsidRPr="008959B6">
        <w:rPr>
          <w:rFonts w:cs="Times New Roman"/>
        </w:rPr>
        <w:t xml:space="preserve">Generative Agents: Interactive Simulacra of Human Behavior[C/OL]//Proceedings of the 36th Annual ACM Symposium on User Interface Software and Technology. </w:t>
      </w:r>
      <w:r w:rsidRPr="008959B6">
        <w:rPr>
          <w:rFonts w:cs="Times New Roman"/>
          <w:lang w:val="it-IT"/>
        </w:rPr>
        <w:t>San Francisco, CA, USA: ACM: 1-22. https://dl.acm.org/doi/fullHtml/10.1145/3586183.3606763. DOI:10.1145/3586183.3606763.</w:t>
      </w:r>
    </w:p>
    <w:p w14:paraId="46A41249" w14:textId="77777777" w:rsidR="008E49DE" w:rsidRPr="008959B6" w:rsidRDefault="008E49DE" w:rsidP="001C377D">
      <w:pPr>
        <w:pStyle w:val="aff0"/>
        <w:numPr>
          <w:ilvl w:val="0"/>
          <w:numId w:val="19"/>
        </w:numPr>
        <w:wordWrap w:val="0"/>
        <w:ind w:start="22.10pt" w:hanging="22.10pt"/>
        <w:rPr>
          <w:rFonts w:cs="Times New Roman"/>
        </w:rPr>
        <w:pPrChange w:id="858" w:author="nijian.15" w:date="2026-04-28T22:38:00Z">
          <w:pPr>
            <w:pStyle w:val="aff0"/>
            <w:numPr>
              <w:numId w:val="19"/>
            </w:numPr>
            <w:ind w:start="22pt" w:hanging="22pt"/>
          </w:pPr>
        </w:pPrChange>
      </w:pPr>
      <w:r w:rsidRPr="008959B6">
        <w:rPr>
          <w:rFonts w:cs="Times New Roman"/>
        </w:rPr>
        <w:t>SCHERER B, LEHNER S, 2025. What drives robo-advice?[J/OL]. Journal of Empirical Finance, 80: 101574. DOI:10.1016/j.jempfin.2024.101574.</w:t>
      </w:r>
    </w:p>
    <w:p w14:paraId="1F5E5F00" w14:textId="7E853316" w:rsidR="008E49DE" w:rsidRPr="00DF4718" w:rsidRDefault="008E49DE" w:rsidP="001C377D">
      <w:pPr>
        <w:pStyle w:val="aff0"/>
        <w:numPr>
          <w:ilvl w:val="0"/>
          <w:numId w:val="19"/>
        </w:numPr>
        <w:wordWrap w:val="0"/>
        <w:ind w:start="22.10pt" w:hanging="22.10pt"/>
        <w:rPr>
          <w:rFonts w:cs="Times New Roman"/>
          <w:rPrChange w:id="859" w:author="nijian.15" w:date="2026-04-28T22:50:00Z">
            <w:rPr>
              <w:rFonts w:cs="Times New Roman"/>
              <w:lang w:val="fr-FR"/>
            </w:rPr>
          </w:rPrChange>
        </w:rPr>
        <w:pPrChange w:id="860" w:author="nijian.15" w:date="2026-04-28T22:38:00Z">
          <w:pPr>
            <w:pStyle w:val="aff0"/>
            <w:numPr>
              <w:numId w:val="19"/>
            </w:numPr>
            <w:ind w:start="22pt" w:hanging="22pt"/>
          </w:pPr>
        </w:pPrChange>
      </w:pPr>
      <w:r w:rsidRPr="008959B6">
        <w:rPr>
          <w:rFonts w:cs="Times New Roman"/>
        </w:rPr>
        <w:t>SCHICK T, DWIVEDI-YU J, DESSI R</w:t>
      </w:r>
      <w:del w:id="861" w:author="nijian.15" w:date="2026-04-28T22:48:00Z">
        <w:r w:rsidRPr="008959B6" w:rsidDel="00DF4718">
          <w:rPr>
            <w:rFonts w:cs="Times New Roman"/>
          </w:rPr>
          <w:delText xml:space="preserve">, </w:delText>
        </w:r>
        <w:r w:rsidRPr="008959B6" w:rsidDel="00DF4718">
          <w:rPr>
            <w:rFonts w:cs="Times New Roman"/>
          </w:rPr>
          <w:delText>等</w:delText>
        </w:r>
      </w:del>
      <w:ins w:id="862" w:author="nijian.15" w:date="2026-04-28T22:48:00Z">
        <w:r w:rsidR="00DF4718">
          <w:rPr>
            <w:rFonts w:cs="Times New Roman"/>
          </w:rPr>
          <w:t>, et al</w:t>
        </w:r>
      </w:ins>
      <w:r w:rsidRPr="008959B6">
        <w:rPr>
          <w:rFonts w:cs="Times New Roman"/>
        </w:rPr>
        <w:t xml:space="preserve">, 2023. </w:t>
      </w:r>
      <w:proofErr w:type="spellStart"/>
      <w:r w:rsidRPr="008959B6">
        <w:rPr>
          <w:rFonts w:cs="Times New Roman"/>
        </w:rPr>
        <w:t>Toolformer</w:t>
      </w:r>
      <w:proofErr w:type="spellEnd"/>
      <w:r w:rsidRPr="008959B6">
        <w:rPr>
          <w:rFonts w:cs="Times New Roman"/>
        </w:rPr>
        <w:t>: Language Models Can Teach Themselves to Use Tools[C/OL]//OH A, NAUMANN T, GLOBERSON A</w:t>
      </w:r>
      <w:del w:id="863" w:author="nijian.15" w:date="2026-04-28T22:48:00Z">
        <w:r w:rsidRPr="008959B6" w:rsidDel="00DF4718">
          <w:rPr>
            <w:rFonts w:cs="Times New Roman"/>
          </w:rPr>
          <w:delText xml:space="preserve">, </w:delText>
        </w:r>
        <w:r w:rsidRPr="008959B6" w:rsidDel="00DF4718">
          <w:rPr>
            <w:rFonts w:cs="Times New Roman"/>
          </w:rPr>
          <w:delText>等</w:delText>
        </w:r>
      </w:del>
      <w:ins w:id="864" w:author="nijian.15" w:date="2026-04-28T22:48:00Z">
        <w:r w:rsidR="00DF4718">
          <w:rPr>
            <w:rFonts w:cs="Times New Roman"/>
          </w:rPr>
          <w:t>, et al</w:t>
        </w:r>
      </w:ins>
      <w:r w:rsidRPr="008959B6">
        <w:rPr>
          <w:rFonts w:cs="Times New Roman"/>
        </w:rPr>
        <w:t xml:space="preserve">. Advances in Neural Information Processing Systems: </w:t>
      </w:r>
      <w:del w:id="865" w:author="nijian.15" w:date="2026-04-28T22:50:00Z">
        <w:r w:rsidRPr="008959B6" w:rsidDel="00DF4718">
          <w:rPr>
            <w:rFonts w:cs="Times New Roman"/>
          </w:rPr>
          <w:delText>卷</w:delText>
        </w:r>
      </w:del>
      <w:ins w:id="866" w:author="nijian.15" w:date="2026-04-28T22:50:00Z">
        <w:r w:rsidR="00DF4718">
          <w:rPr>
            <w:rFonts w:cs="Times New Roman"/>
          </w:rPr>
          <w:t>volume</w:t>
        </w:r>
      </w:ins>
      <w:r w:rsidRPr="008959B6">
        <w:rPr>
          <w:rFonts w:cs="Times New Roman"/>
        </w:rPr>
        <w:t xml:space="preserve"> 36. </w:t>
      </w:r>
      <w:r w:rsidRPr="00DF4718">
        <w:rPr>
          <w:rFonts w:cs="Times New Roman"/>
          <w:rPrChange w:id="867" w:author="nijian.15" w:date="2026-04-28T22:50:00Z">
            <w:rPr>
              <w:rFonts w:cs="Times New Roman"/>
              <w:lang w:val="fr-FR"/>
            </w:rPr>
          </w:rPrChange>
        </w:rPr>
        <w:t>Curran Associates, Inc.: 68539-68551. https://proceedings.neurips.cc/paper_files/paper/2023/file/d842425e4bf79ba039352da0f658a906-Paper-Conference.pdf.</w:t>
      </w:r>
    </w:p>
    <w:p w14:paraId="026F4CBC" w14:textId="31EBCF35" w:rsidR="008E49DE" w:rsidRPr="00DF4718" w:rsidRDefault="008E49DE" w:rsidP="001C377D">
      <w:pPr>
        <w:pStyle w:val="aff0"/>
        <w:numPr>
          <w:ilvl w:val="0"/>
          <w:numId w:val="19"/>
        </w:numPr>
        <w:wordWrap w:val="0"/>
        <w:ind w:start="22.10pt" w:hanging="22.10pt"/>
        <w:rPr>
          <w:rFonts w:cs="Times New Roman"/>
          <w:rPrChange w:id="868" w:author="nijian.15" w:date="2026-04-28T22:50:00Z">
            <w:rPr>
              <w:rFonts w:cs="Times New Roman"/>
              <w:lang w:val="fr-FR"/>
            </w:rPr>
          </w:rPrChange>
        </w:rPr>
        <w:pPrChange w:id="869" w:author="nijian.15" w:date="2026-04-28T22:38:00Z">
          <w:pPr>
            <w:pStyle w:val="aff0"/>
            <w:numPr>
              <w:numId w:val="19"/>
            </w:numPr>
            <w:ind w:start="22pt" w:hanging="22pt"/>
          </w:pPr>
        </w:pPrChange>
      </w:pPr>
      <w:r w:rsidRPr="00DF4718">
        <w:rPr>
          <w:rFonts w:cs="Times New Roman"/>
          <w:lang w:val="it-IT"/>
          <w:rPrChange w:id="870" w:author="nijian.15" w:date="2026-04-28T22:48:00Z">
            <w:rPr>
              <w:rFonts w:cs="Times New Roman"/>
              <w:lang w:val="fr-FR"/>
            </w:rPr>
          </w:rPrChange>
        </w:rPr>
        <w:t>SHINN N, CASSANO F, GOPINATH A</w:t>
      </w:r>
      <w:del w:id="871" w:author="nijian.15" w:date="2026-04-28T22:48:00Z">
        <w:r w:rsidRPr="00DF4718" w:rsidDel="00DF4718">
          <w:rPr>
            <w:rFonts w:cs="Times New Roman"/>
            <w:lang w:val="it-IT"/>
            <w:rPrChange w:id="872" w:author="nijian.15" w:date="2026-04-28T22:48:00Z">
              <w:rPr>
                <w:rFonts w:cs="Times New Roman"/>
                <w:lang w:val="fr-FR"/>
              </w:rPr>
            </w:rPrChange>
          </w:rPr>
          <w:delText xml:space="preserve">, </w:delText>
        </w:r>
        <w:r w:rsidRPr="008959B6" w:rsidDel="00DF4718">
          <w:rPr>
            <w:rFonts w:cs="Times New Roman"/>
          </w:rPr>
          <w:delText>等</w:delText>
        </w:r>
      </w:del>
      <w:ins w:id="873" w:author="nijian.15" w:date="2026-04-28T22:48:00Z">
        <w:r w:rsidR="00DF4718" w:rsidRPr="00DF4718">
          <w:rPr>
            <w:rFonts w:cs="Times New Roman"/>
            <w:lang w:val="it-IT"/>
            <w:rPrChange w:id="874" w:author="nijian.15" w:date="2026-04-28T22:48:00Z">
              <w:rPr>
                <w:rFonts w:cs="Times New Roman"/>
                <w:lang w:val="fr-FR"/>
              </w:rPr>
            </w:rPrChange>
          </w:rPr>
          <w:t>, et al</w:t>
        </w:r>
      </w:ins>
      <w:r w:rsidRPr="00DF4718">
        <w:rPr>
          <w:rFonts w:cs="Times New Roman"/>
          <w:lang w:val="it-IT"/>
          <w:rPrChange w:id="875" w:author="nijian.15" w:date="2026-04-28T22:48:00Z">
            <w:rPr>
              <w:rFonts w:cs="Times New Roman"/>
              <w:lang w:val="fr-FR"/>
            </w:rPr>
          </w:rPrChange>
        </w:rPr>
        <w:t xml:space="preserve">, 2023a. </w:t>
      </w:r>
      <w:proofErr w:type="spellStart"/>
      <w:r w:rsidRPr="00DF4718">
        <w:rPr>
          <w:rFonts w:cs="Times New Roman"/>
          <w:rPrChange w:id="876" w:author="nijian.15" w:date="2026-04-28T22:48:00Z">
            <w:rPr>
              <w:rFonts w:cs="Times New Roman"/>
              <w:lang w:val="fr-FR"/>
            </w:rPr>
          </w:rPrChange>
        </w:rPr>
        <w:t>Reflexion</w:t>
      </w:r>
      <w:proofErr w:type="spellEnd"/>
      <w:r w:rsidRPr="00DF4718">
        <w:rPr>
          <w:rFonts w:cs="Times New Roman"/>
          <w:rPrChange w:id="877" w:author="nijian.15" w:date="2026-04-28T22:48:00Z">
            <w:rPr>
              <w:rFonts w:cs="Times New Roman"/>
              <w:lang w:val="fr-FR"/>
            </w:rPr>
          </w:rPrChange>
        </w:rPr>
        <w:t>: language agents with verbal reinforcement learning[C/</w:t>
      </w:r>
      <w:proofErr w:type="gramStart"/>
      <w:r w:rsidRPr="00DF4718">
        <w:rPr>
          <w:rFonts w:cs="Times New Roman"/>
          <w:rPrChange w:id="878" w:author="nijian.15" w:date="2026-04-28T22:48:00Z">
            <w:rPr>
              <w:rFonts w:cs="Times New Roman"/>
              <w:lang w:val="fr-FR"/>
            </w:rPr>
          </w:rPrChange>
        </w:rPr>
        <w:t>OL]/</w:t>
      </w:r>
      <w:proofErr w:type="gramEnd"/>
      <w:r w:rsidRPr="00DF4718">
        <w:rPr>
          <w:rFonts w:cs="Times New Roman"/>
          <w:rPrChange w:id="879" w:author="nijian.15" w:date="2026-04-28T22:48:00Z">
            <w:rPr>
              <w:rFonts w:cs="Times New Roman"/>
              <w:lang w:val="fr-FR"/>
            </w:rPr>
          </w:rPrChange>
        </w:rPr>
        <w:t>/OH A, NAUMANN T, GLOBERSON A</w:t>
      </w:r>
      <w:del w:id="880" w:author="nijian.15" w:date="2026-04-28T22:48:00Z">
        <w:r w:rsidRPr="00DF4718" w:rsidDel="00DF4718">
          <w:rPr>
            <w:rFonts w:cs="Times New Roman"/>
            <w:rPrChange w:id="881" w:author="nijian.15" w:date="2026-04-28T22:48:00Z">
              <w:rPr>
                <w:rFonts w:cs="Times New Roman"/>
                <w:lang w:val="fr-FR"/>
              </w:rPr>
            </w:rPrChange>
          </w:rPr>
          <w:delText xml:space="preserve">, </w:delText>
        </w:r>
        <w:r w:rsidRPr="008959B6" w:rsidDel="00DF4718">
          <w:rPr>
            <w:rFonts w:cs="Times New Roman"/>
          </w:rPr>
          <w:delText>等</w:delText>
        </w:r>
      </w:del>
      <w:ins w:id="882" w:author="nijian.15" w:date="2026-04-28T22:48:00Z">
        <w:r w:rsidR="00DF4718" w:rsidRPr="00DF4718">
          <w:rPr>
            <w:rFonts w:cs="Times New Roman"/>
            <w:rPrChange w:id="883" w:author="nijian.15" w:date="2026-04-28T22:48:00Z">
              <w:rPr>
                <w:rFonts w:cs="Times New Roman"/>
                <w:lang w:val="fr-FR"/>
              </w:rPr>
            </w:rPrChange>
          </w:rPr>
          <w:t>, et al</w:t>
        </w:r>
      </w:ins>
      <w:r w:rsidRPr="00DF4718">
        <w:rPr>
          <w:rFonts w:cs="Times New Roman"/>
          <w:rPrChange w:id="884" w:author="nijian.15" w:date="2026-04-28T22:48:00Z">
            <w:rPr>
              <w:rFonts w:cs="Times New Roman"/>
              <w:lang w:val="fr-FR"/>
            </w:rPr>
          </w:rPrChange>
        </w:rPr>
        <w:t xml:space="preserve">. </w:t>
      </w:r>
      <w:r w:rsidRPr="00DF4718">
        <w:rPr>
          <w:rFonts w:cs="Times New Roman"/>
          <w:rPrChange w:id="885" w:author="nijian.15" w:date="2026-04-28T22:50:00Z">
            <w:rPr>
              <w:rFonts w:cs="Times New Roman"/>
              <w:lang w:val="fr-FR"/>
            </w:rPr>
          </w:rPrChange>
        </w:rPr>
        <w:t xml:space="preserve">Advances in Neural Information Processing Systems: </w:t>
      </w:r>
      <w:del w:id="886" w:author="nijian.15" w:date="2026-04-28T22:50:00Z">
        <w:r w:rsidRPr="008959B6" w:rsidDel="00DF4718">
          <w:rPr>
            <w:rFonts w:cs="Times New Roman"/>
          </w:rPr>
          <w:delText>卷</w:delText>
        </w:r>
      </w:del>
      <w:ins w:id="887" w:author="nijian.15" w:date="2026-04-28T22:50:00Z">
        <w:r w:rsidR="00DF4718">
          <w:rPr>
            <w:rFonts w:cs="Times New Roman"/>
          </w:rPr>
          <w:t>volume</w:t>
        </w:r>
      </w:ins>
      <w:r w:rsidRPr="00DF4718">
        <w:rPr>
          <w:rFonts w:cs="Times New Roman"/>
          <w:rPrChange w:id="888" w:author="nijian.15" w:date="2026-04-28T22:50:00Z">
            <w:rPr>
              <w:rFonts w:cs="Times New Roman"/>
              <w:lang w:val="fr-FR"/>
            </w:rPr>
          </w:rPrChange>
        </w:rPr>
        <w:t xml:space="preserve"> 36. Curran Associates, Inc.: 8634-8652. https://proceedings.neurips.cc/paper_files/paper/2023/file/1b44b878bb782e6954cd888628510e90-Paper-Conference.pdf.</w:t>
      </w:r>
    </w:p>
    <w:p w14:paraId="02DF7196" w14:textId="6C77C4E9" w:rsidR="008E49DE" w:rsidRPr="008959B6" w:rsidRDefault="008E49DE" w:rsidP="001C377D">
      <w:pPr>
        <w:pStyle w:val="aff0"/>
        <w:numPr>
          <w:ilvl w:val="0"/>
          <w:numId w:val="19"/>
        </w:numPr>
        <w:wordWrap w:val="0"/>
        <w:ind w:start="22.10pt" w:hanging="22.10pt"/>
        <w:rPr>
          <w:rFonts w:cs="Times New Roman"/>
          <w:lang w:val="fr-FR"/>
        </w:rPr>
        <w:pPrChange w:id="889" w:author="nijian.15" w:date="2026-04-28T22:38:00Z">
          <w:pPr>
            <w:pStyle w:val="aff0"/>
            <w:numPr>
              <w:numId w:val="19"/>
            </w:numPr>
            <w:ind w:start="22pt" w:hanging="22pt"/>
          </w:pPr>
        </w:pPrChange>
      </w:pPr>
      <w:r w:rsidRPr="00DF4718">
        <w:rPr>
          <w:rFonts w:cs="Times New Roman"/>
          <w:lang w:val="it-IT"/>
          <w:rPrChange w:id="890" w:author="nijian.15" w:date="2026-04-28T22:48:00Z">
            <w:rPr>
              <w:rFonts w:cs="Times New Roman"/>
            </w:rPr>
          </w:rPrChange>
        </w:rPr>
        <w:t>SHINN N, CASSANO F, GOPINATH A</w:t>
      </w:r>
      <w:del w:id="891" w:author="nijian.15" w:date="2026-04-28T22:48:00Z">
        <w:r w:rsidRPr="00DF4718" w:rsidDel="00DF4718">
          <w:rPr>
            <w:rFonts w:cs="Times New Roman"/>
            <w:lang w:val="it-IT"/>
            <w:rPrChange w:id="892" w:author="nijian.15" w:date="2026-04-28T22:48:00Z">
              <w:rPr>
                <w:rFonts w:cs="Times New Roman"/>
              </w:rPr>
            </w:rPrChange>
          </w:rPr>
          <w:delText xml:space="preserve">, </w:delText>
        </w:r>
        <w:r w:rsidRPr="008959B6" w:rsidDel="00DF4718">
          <w:rPr>
            <w:rFonts w:cs="Times New Roman"/>
          </w:rPr>
          <w:delText>等</w:delText>
        </w:r>
      </w:del>
      <w:ins w:id="893" w:author="nijian.15" w:date="2026-04-28T22:48:00Z">
        <w:r w:rsidR="00DF4718" w:rsidRPr="00DF4718">
          <w:rPr>
            <w:rFonts w:cs="Times New Roman"/>
            <w:lang w:val="it-IT"/>
            <w:rPrChange w:id="894" w:author="nijian.15" w:date="2026-04-28T22:48:00Z">
              <w:rPr>
                <w:rFonts w:cs="Times New Roman"/>
              </w:rPr>
            </w:rPrChange>
          </w:rPr>
          <w:t>, et al</w:t>
        </w:r>
      </w:ins>
      <w:r w:rsidRPr="00DF4718">
        <w:rPr>
          <w:rFonts w:cs="Times New Roman"/>
          <w:lang w:val="it-IT"/>
          <w:rPrChange w:id="895" w:author="nijian.15" w:date="2026-04-28T22:48:00Z">
            <w:rPr>
              <w:rFonts w:cs="Times New Roman"/>
            </w:rPr>
          </w:rPrChange>
        </w:rPr>
        <w:t xml:space="preserve">, 2023b. </w:t>
      </w:r>
      <w:proofErr w:type="spellStart"/>
      <w:r w:rsidRPr="008959B6">
        <w:rPr>
          <w:rFonts w:cs="Times New Roman"/>
        </w:rPr>
        <w:t>Reflexion</w:t>
      </w:r>
      <w:proofErr w:type="spellEnd"/>
      <w:r w:rsidRPr="008959B6">
        <w:rPr>
          <w:rFonts w:cs="Times New Roman"/>
        </w:rPr>
        <w:t>: Language Agents with Verbal Reinforcement Learning[C/</w:t>
      </w:r>
      <w:proofErr w:type="gramStart"/>
      <w:r w:rsidRPr="008959B6">
        <w:rPr>
          <w:rFonts w:cs="Times New Roman"/>
        </w:rPr>
        <w:t>OL]/</w:t>
      </w:r>
      <w:proofErr w:type="gramEnd"/>
      <w:r w:rsidRPr="008959B6">
        <w:rPr>
          <w:rFonts w:cs="Times New Roman"/>
        </w:rPr>
        <w:t xml:space="preserve">/Advances in Neural Information Processing Systems: </w:t>
      </w:r>
      <w:del w:id="896" w:author="nijian.15" w:date="2026-04-28T22:50:00Z">
        <w:r w:rsidRPr="008959B6" w:rsidDel="00DF4718">
          <w:rPr>
            <w:rFonts w:cs="Times New Roman"/>
          </w:rPr>
          <w:delText>卷</w:delText>
        </w:r>
      </w:del>
      <w:ins w:id="897" w:author="nijian.15" w:date="2026-04-28T22:50:00Z">
        <w:r w:rsidR="00DF4718">
          <w:rPr>
            <w:rFonts w:cs="Times New Roman"/>
          </w:rPr>
          <w:t>volume</w:t>
        </w:r>
      </w:ins>
      <w:r w:rsidRPr="008959B6">
        <w:rPr>
          <w:rFonts w:cs="Times New Roman"/>
        </w:rPr>
        <w:t xml:space="preserve"> 36. </w:t>
      </w:r>
      <w:r w:rsidRPr="008959B6">
        <w:rPr>
          <w:rFonts w:cs="Times New Roman"/>
          <w:lang w:val="fr-FR"/>
        </w:rPr>
        <w:t xml:space="preserve">Curran Associates, </w:t>
      </w:r>
      <w:proofErr w:type="gramStart"/>
      <w:r w:rsidRPr="008959B6">
        <w:rPr>
          <w:rFonts w:cs="Times New Roman"/>
          <w:lang w:val="fr-FR"/>
        </w:rPr>
        <w:t>Inc.:</w:t>
      </w:r>
      <w:proofErr w:type="gramEnd"/>
      <w:r w:rsidRPr="008959B6">
        <w:rPr>
          <w:rFonts w:cs="Times New Roman"/>
          <w:lang w:val="fr-FR"/>
        </w:rPr>
        <w:t xml:space="preserve"> 14256-14269. https://proceedings.neurips.cc/paper_files/paper/2023/hash/1b44b878bb782e6954cd888628510e90-Abstract-Conference.html. DOI:10.48550/arXiv.2303.11366.</w:t>
      </w:r>
    </w:p>
    <w:p w14:paraId="51153E31" w14:textId="77777777" w:rsidR="008E49DE" w:rsidRPr="008959B6" w:rsidRDefault="008E49DE" w:rsidP="001C377D">
      <w:pPr>
        <w:pStyle w:val="aff0"/>
        <w:numPr>
          <w:ilvl w:val="0"/>
          <w:numId w:val="19"/>
        </w:numPr>
        <w:wordWrap w:val="0"/>
        <w:ind w:start="22.10pt" w:hanging="22.10pt"/>
        <w:rPr>
          <w:rFonts w:cs="Times New Roman"/>
        </w:rPr>
        <w:pPrChange w:id="898" w:author="nijian.15" w:date="2026-04-28T22:38:00Z">
          <w:pPr>
            <w:pStyle w:val="aff0"/>
            <w:numPr>
              <w:numId w:val="19"/>
            </w:numPr>
            <w:ind w:start="22pt" w:hanging="22pt"/>
          </w:pPr>
        </w:pPrChange>
      </w:pPr>
      <w:r w:rsidRPr="008959B6">
        <w:rPr>
          <w:rFonts w:cs="Times New Roman"/>
        </w:rPr>
        <w:t>SIMON H A, 1955. A behavioral model of rational choice[J/OL]. The Quarterly Journal of Economics, 69(1): 99-118. DOI:10.2307/1884852.</w:t>
      </w:r>
    </w:p>
    <w:p w14:paraId="36FFBF34" w14:textId="77777777" w:rsidR="008E49DE" w:rsidRPr="008959B6" w:rsidRDefault="008E49DE" w:rsidP="001C377D">
      <w:pPr>
        <w:pStyle w:val="aff0"/>
        <w:numPr>
          <w:ilvl w:val="0"/>
          <w:numId w:val="19"/>
        </w:numPr>
        <w:wordWrap w:val="0"/>
        <w:ind w:start="22.10pt" w:hanging="22.10pt"/>
        <w:rPr>
          <w:rFonts w:cs="Times New Roman"/>
        </w:rPr>
        <w:pPrChange w:id="899" w:author="nijian.15" w:date="2026-04-28T22:38:00Z">
          <w:pPr>
            <w:pStyle w:val="aff0"/>
            <w:numPr>
              <w:numId w:val="19"/>
            </w:numPr>
            <w:ind w:start="22pt" w:hanging="22pt"/>
          </w:pPr>
        </w:pPrChange>
      </w:pPr>
      <w:r w:rsidRPr="008959B6">
        <w:rPr>
          <w:rFonts w:cs="Times New Roman"/>
        </w:rPr>
        <w:lastRenderedPageBreak/>
        <w:t>SQUIRE L R, 2004. Memory systems of the brain: A brief history and current perspective[J/OL]. Neurobiology of Learning and Memory, 82(3): 171-177. DOI:10.1016/j.nlm.2004.06.006.</w:t>
      </w:r>
    </w:p>
    <w:p w14:paraId="0C570530" w14:textId="0EF48E4F" w:rsidR="008E49DE" w:rsidRPr="008959B6" w:rsidRDefault="008E49DE" w:rsidP="001C377D">
      <w:pPr>
        <w:pStyle w:val="aff0"/>
        <w:numPr>
          <w:ilvl w:val="0"/>
          <w:numId w:val="19"/>
        </w:numPr>
        <w:wordWrap w:val="0"/>
        <w:ind w:start="22.10pt" w:hanging="22.10pt"/>
        <w:rPr>
          <w:rFonts w:cs="Times New Roman"/>
          <w:lang w:val="fr-FR"/>
        </w:rPr>
        <w:pPrChange w:id="900" w:author="nijian.15" w:date="2026-04-28T22:38:00Z">
          <w:pPr>
            <w:pStyle w:val="aff0"/>
            <w:numPr>
              <w:numId w:val="19"/>
            </w:numPr>
            <w:ind w:start="22pt" w:hanging="22pt"/>
          </w:pPr>
        </w:pPrChange>
      </w:pPr>
      <w:r w:rsidRPr="008959B6">
        <w:rPr>
          <w:rFonts w:cs="Times New Roman"/>
        </w:rPr>
        <w:t>SUKHBAATAR S, SZLAM A, WESTON J</w:t>
      </w:r>
      <w:del w:id="901" w:author="nijian.15" w:date="2026-04-28T22:48:00Z">
        <w:r w:rsidRPr="008959B6" w:rsidDel="00DF4718">
          <w:rPr>
            <w:rFonts w:cs="Times New Roman"/>
          </w:rPr>
          <w:delText xml:space="preserve">, </w:delText>
        </w:r>
        <w:r w:rsidRPr="008959B6" w:rsidDel="00DF4718">
          <w:rPr>
            <w:rFonts w:cs="Times New Roman"/>
          </w:rPr>
          <w:delText>等</w:delText>
        </w:r>
      </w:del>
      <w:ins w:id="902" w:author="nijian.15" w:date="2026-04-28T22:48:00Z">
        <w:r w:rsidR="00DF4718">
          <w:rPr>
            <w:rFonts w:cs="Times New Roman"/>
          </w:rPr>
          <w:t>, et al</w:t>
        </w:r>
      </w:ins>
      <w:r w:rsidRPr="008959B6">
        <w:rPr>
          <w:rFonts w:cs="Times New Roman"/>
        </w:rPr>
        <w:t xml:space="preserve">, 2015. End-To-End Memory Networks[C/OL]//Advances in Neural Information Processing Systems: </w:t>
      </w:r>
      <w:del w:id="903" w:author="nijian.15" w:date="2026-04-28T22:50:00Z">
        <w:r w:rsidRPr="008959B6" w:rsidDel="00DF4718">
          <w:rPr>
            <w:rFonts w:cs="Times New Roman"/>
          </w:rPr>
          <w:delText>卷</w:delText>
        </w:r>
      </w:del>
      <w:ins w:id="904" w:author="nijian.15" w:date="2026-04-28T22:50:00Z">
        <w:r w:rsidR="00DF4718">
          <w:rPr>
            <w:rFonts w:cs="Times New Roman"/>
          </w:rPr>
          <w:t>volume</w:t>
        </w:r>
      </w:ins>
      <w:r w:rsidRPr="008959B6">
        <w:rPr>
          <w:rFonts w:cs="Times New Roman"/>
        </w:rPr>
        <w:t xml:space="preserve"> 28. </w:t>
      </w:r>
      <w:r w:rsidRPr="008959B6">
        <w:rPr>
          <w:rFonts w:cs="Times New Roman"/>
          <w:lang w:val="fr-FR"/>
        </w:rPr>
        <w:t>Curran Associates, Inc. https://proceedings.neurips.cc/paper_files/paper/2015/hash/8fb21ee7a2207526da55a679f0332de2-Abstract.html. DOI:10.5555/2969442.2969600.</w:t>
      </w:r>
    </w:p>
    <w:p w14:paraId="016EA702" w14:textId="282E8D08" w:rsidR="008E49DE" w:rsidRPr="008959B6" w:rsidRDefault="008E49DE" w:rsidP="001C377D">
      <w:pPr>
        <w:pStyle w:val="aff0"/>
        <w:numPr>
          <w:ilvl w:val="0"/>
          <w:numId w:val="19"/>
        </w:numPr>
        <w:wordWrap w:val="0"/>
        <w:ind w:start="22.10pt" w:hanging="22.10pt"/>
        <w:rPr>
          <w:rFonts w:cs="Times New Roman"/>
        </w:rPr>
        <w:pPrChange w:id="905" w:author="nijian.15" w:date="2026-04-28T22:38:00Z">
          <w:pPr>
            <w:pStyle w:val="aff0"/>
            <w:numPr>
              <w:numId w:val="19"/>
            </w:numPr>
            <w:ind w:start="22pt" w:hanging="22pt"/>
          </w:pPr>
        </w:pPrChange>
      </w:pPr>
      <w:r w:rsidRPr="00DF4718">
        <w:rPr>
          <w:rFonts w:cs="Times New Roman"/>
          <w:lang w:val="nl-NL"/>
          <w:rPrChange w:id="906" w:author="nijian.15" w:date="2026-04-28T22:48:00Z">
            <w:rPr>
              <w:rFonts w:cs="Times New Roman"/>
              <w:lang w:val="pl-PL"/>
            </w:rPr>
          </w:rPrChange>
        </w:rPr>
        <w:t>TAN H, ZHANG Z, MA C</w:t>
      </w:r>
      <w:del w:id="907" w:author="nijian.15" w:date="2026-04-28T22:48:00Z">
        <w:r w:rsidRPr="00DF4718" w:rsidDel="00DF4718">
          <w:rPr>
            <w:rFonts w:cs="Times New Roman"/>
            <w:lang w:val="nl-NL"/>
            <w:rPrChange w:id="908" w:author="nijian.15" w:date="2026-04-28T22:48:00Z">
              <w:rPr>
                <w:rFonts w:cs="Times New Roman"/>
                <w:lang w:val="pl-PL"/>
              </w:rPr>
            </w:rPrChange>
          </w:rPr>
          <w:delText xml:space="preserve">, </w:delText>
        </w:r>
        <w:r w:rsidRPr="008959B6" w:rsidDel="00DF4718">
          <w:rPr>
            <w:rFonts w:cs="Times New Roman"/>
          </w:rPr>
          <w:delText>等</w:delText>
        </w:r>
      </w:del>
      <w:ins w:id="909" w:author="nijian.15" w:date="2026-04-28T22:48:00Z">
        <w:r w:rsidR="00DF4718" w:rsidRPr="00DF4718">
          <w:rPr>
            <w:rFonts w:cs="Times New Roman"/>
            <w:lang w:val="nl-NL"/>
            <w:rPrChange w:id="910" w:author="nijian.15" w:date="2026-04-28T22:48:00Z">
              <w:rPr>
                <w:rFonts w:cs="Times New Roman"/>
                <w:lang w:val="pl-PL"/>
              </w:rPr>
            </w:rPrChange>
          </w:rPr>
          <w:t>, et al</w:t>
        </w:r>
      </w:ins>
      <w:r w:rsidRPr="00DF4718">
        <w:rPr>
          <w:rFonts w:cs="Times New Roman"/>
          <w:lang w:val="nl-NL"/>
          <w:rPrChange w:id="911" w:author="nijian.15" w:date="2026-04-28T22:48:00Z">
            <w:rPr>
              <w:rFonts w:cs="Times New Roman"/>
              <w:lang w:val="pl-PL"/>
            </w:rPr>
          </w:rPrChange>
        </w:rPr>
        <w:t xml:space="preserve">, 2025. </w:t>
      </w:r>
      <w:proofErr w:type="spellStart"/>
      <w:r w:rsidRPr="008959B6">
        <w:rPr>
          <w:rFonts w:cs="Times New Roman"/>
        </w:rPr>
        <w:t>MemBench</w:t>
      </w:r>
      <w:proofErr w:type="spellEnd"/>
      <w:r w:rsidRPr="008959B6">
        <w:rPr>
          <w:rFonts w:cs="Times New Roman"/>
        </w:rPr>
        <w:t xml:space="preserve">: Towards More Comprehensive Evaluation on the Memory of LLM-based Agents[C/OL]//Findings of the Association for Computational Linguistics: ACL 2025. </w:t>
      </w:r>
      <w:r w:rsidRPr="008959B6">
        <w:rPr>
          <w:rFonts w:cs="Times New Roman"/>
          <w:lang w:val="it-IT"/>
        </w:rPr>
        <w:t xml:space="preserve">Vienna, Austria: Association for Computational Linguistics: 19336-19352. https://aclanthology.org/2025.findings-acl.989/. </w:t>
      </w:r>
      <w:r w:rsidRPr="008959B6">
        <w:rPr>
          <w:rFonts w:cs="Times New Roman"/>
        </w:rPr>
        <w:t>DOI:10.18653/v1/2025.findings-acl.989.</w:t>
      </w:r>
    </w:p>
    <w:p w14:paraId="0D099D6B" w14:textId="77777777" w:rsidR="008E49DE" w:rsidRPr="008959B6" w:rsidRDefault="008E49DE" w:rsidP="001C377D">
      <w:pPr>
        <w:pStyle w:val="aff0"/>
        <w:numPr>
          <w:ilvl w:val="0"/>
          <w:numId w:val="19"/>
        </w:numPr>
        <w:wordWrap w:val="0"/>
        <w:ind w:start="22.10pt" w:hanging="22.10pt"/>
        <w:rPr>
          <w:rFonts w:cs="Times New Roman"/>
        </w:rPr>
        <w:pPrChange w:id="912" w:author="nijian.15" w:date="2026-04-28T22:38:00Z">
          <w:pPr>
            <w:pStyle w:val="aff0"/>
            <w:numPr>
              <w:numId w:val="19"/>
            </w:numPr>
            <w:ind w:start="22pt" w:hanging="22pt"/>
          </w:pPr>
        </w:pPrChange>
      </w:pPr>
      <w:r w:rsidRPr="008959B6">
        <w:rPr>
          <w:rFonts w:cs="Times New Roman"/>
        </w:rPr>
        <w:t>THALER R H, 1985. Mental Accounting and Consumer Choice[J/OL]. Marketing Science, 4(3): 199-214. DOI:10.1287/mksc.4.3.199.</w:t>
      </w:r>
    </w:p>
    <w:p w14:paraId="44E8D35C" w14:textId="77777777" w:rsidR="008E49DE" w:rsidRPr="008959B6" w:rsidRDefault="008E49DE" w:rsidP="001C377D">
      <w:pPr>
        <w:pStyle w:val="aff0"/>
        <w:numPr>
          <w:ilvl w:val="0"/>
          <w:numId w:val="19"/>
        </w:numPr>
        <w:wordWrap w:val="0"/>
        <w:ind w:start="22.10pt" w:hanging="22.10pt"/>
        <w:rPr>
          <w:rFonts w:cs="Times New Roman"/>
          <w:lang w:val="pt-BR"/>
        </w:rPr>
        <w:pPrChange w:id="913" w:author="nijian.15" w:date="2026-04-28T22:38:00Z">
          <w:pPr>
            <w:pStyle w:val="aff0"/>
            <w:numPr>
              <w:numId w:val="19"/>
            </w:numPr>
            <w:ind w:start="22pt" w:hanging="22pt"/>
          </w:pPr>
        </w:pPrChange>
      </w:pPr>
      <w:r w:rsidRPr="008959B6">
        <w:rPr>
          <w:rFonts w:cs="Times New Roman"/>
        </w:rPr>
        <w:t xml:space="preserve">TULVING E, 1972. Episodic and semantic memory[M/OL]//TULVING E, DONALDSON W. Organization of Memory. New York, NY, USA: Academic Press: 381-403. https://www.sciencedirect.com/science/article/pii/S0028393220300373. </w:t>
      </w:r>
      <w:r w:rsidRPr="008959B6">
        <w:rPr>
          <w:rFonts w:cs="Times New Roman"/>
          <w:lang w:val="pt-BR"/>
        </w:rPr>
        <w:t>DOI:10.1016/S0028-3932(20)30037-3.</w:t>
      </w:r>
    </w:p>
    <w:p w14:paraId="33014C53" w14:textId="77777777" w:rsidR="008E49DE" w:rsidRPr="008959B6" w:rsidRDefault="008E49DE" w:rsidP="001C377D">
      <w:pPr>
        <w:pStyle w:val="aff0"/>
        <w:numPr>
          <w:ilvl w:val="0"/>
          <w:numId w:val="19"/>
        </w:numPr>
        <w:wordWrap w:val="0"/>
        <w:ind w:start="22.10pt" w:hanging="22.10pt"/>
        <w:rPr>
          <w:rFonts w:cs="Times New Roman"/>
        </w:rPr>
        <w:pPrChange w:id="914" w:author="nijian.15" w:date="2026-04-28T22:38:00Z">
          <w:pPr>
            <w:pStyle w:val="aff0"/>
            <w:numPr>
              <w:numId w:val="19"/>
            </w:numPr>
            <w:ind w:start="22pt" w:hanging="22pt"/>
          </w:pPr>
        </w:pPrChange>
      </w:pPr>
      <w:r w:rsidRPr="007D345B">
        <w:rPr>
          <w:rFonts w:cs="Times New Roman"/>
          <w:lang w:val="de-DE"/>
        </w:rPr>
        <w:t xml:space="preserve">YANG H, LIU X Y, WANG C D, 2023. </w:t>
      </w:r>
      <w:r w:rsidRPr="008959B6">
        <w:rPr>
          <w:rFonts w:cs="Times New Roman"/>
        </w:rPr>
        <w:t>FinGPT: Open-Source Financial Large Language Models[R/OL]. AI4Finance Foundation. https://ai4finance.org/FinGPT-Paper.pdf.</w:t>
      </w:r>
    </w:p>
    <w:p w14:paraId="53D9CA7E" w14:textId="7AFE54BE" w:rsidR="008E49DE" w:rsidRPr="008959B6" w:rsidRDefault="008E49DE" w:rsidP="001C377D">
      <w:pPr>
        <w:pStyle w:val="aff0"/>
        <w:numPr>
          <w:ilvl w:val="0"/>
          <w:numId w:val="19"/>
        </w:numPr>
        <w:wordWrap w:val="0"/>
        <w:ind w:start="22.10pt" w:hanging="22.10pt"/>
        <w:rPr>
          <w:rFonts w:cs="Times New Roman"/>
        </w:rPr>
        <w:pPrChange w:id="915" w:author="nijian.15" w:date="2026-04-28T22:38:00Z">
          <w:pPr>
            <w:pStyle w:val="aff0"/>
            <w:numPr>
              <w:numId w:val="19"/>
            </w:numPr>
            <w:ind w:start="22pt" w:hanging="22pt"/>
          </w:pPr>
        </w:pPrChange>
      </w:pPr>
      <w:r w:rsidRPr="008959B6">
        <w:rPr>
          <w:rFonts w:cs="Times New Roman"/>
        </w:rPr>
        <w:t>YANG H, ZHANG B, WANG N</w:t>
      </w:r>
      <w:del w:id="916" w:author="nijian.15" w:date="2026-04-28T22:48:00Z">
        <w:r w:rsidRPr="008959B6" w:rsidDel="00DF4718">
          <w:rPr>
            <w:rFonts w:cs="Times New Roman"/>
          </w:rPr>
          <w:delText xml:space="preserve">, </w:delText>
        </w:r>
        <w:r w:rsidRPr="008959B6" w:rsidDel="00DF4718">
          <w:rPr>
            <w:rFonts w:cs="Times New Roman"/>
          </w:rPr>
          <w:delText>等</w:delText>
        </w:r>
      </w:del>
      <w:ins w:id="917" w:author="nijian.15" w:date="2026-04-28T22:48:00Z">
        <w:r w:rsidR="00DF4718">
          <w:rPr>
            <w:rFonts w:cs="Times New Roman"/>
          </w:rPr>
          <w:t>, et al</w:t>
        </w:r>
      </w:ins>
      <w:r w:rsidRPr="008959B6">
        <w:rPr>
          <w:rFonts w:cs="Times New Roman"/>
        </w:rPr>
        <w:t xml:space="preserve">, 2024. </w:t>
      </w:r>
      <w:proofErr w:type="spellStart"/>
      <w:r w:rsidRPr="008959B6">
        <w:rPr>
          <w:rFonts w:cs="Times New Roman"/>
        </w:rPr>
        <w:t>FinRobot</w:t>
      </w:r>
      <w:proofErr w:type="spellEnd"/>
      <w:r w:rsidRPr="008959B6">
        <w:rPr>
          <w:rFonts w:cs="Times New Roman"/>
        </w:rPr>
        <w:t>: An Open-Source AI Agent Platform for Financial Applications using Large Language Models[Z/OL]. (2024). https://arxiv.org/abs/2405.14767.</w:t>
      </w:r>
    </w:p>
    <w:p w14:paraId="653A2268" w14:textId="0CEB1977" w:rsidR="008E49DE" w:rsidRPr="008959B6" w:rsidRDefault="008E49DE" w:rsidP="001C377D">
      <w:pPr>
        <w:pStyle w:val="aff0"/>
        <w:numPr>
          <w:ilvl w:val="0"/>
          <w:numId w:val="19"/>
        </w:numPr>
        <w:wordWrap w:val="0"/>
        <w:ind w:start="22.10pt" w:hanging="22.10pt"/>
        <w:rPr>
          <w:rFonts w:cs="Times New Roman"/>
        </w:rPr>
        <w:pPrChange w:id="918" w:author="nijian.15" w:date="2026-04-28T22:38:00Z">
          <w:pPr>
            <w:pStyle w:val="aff0"/>
            <w:numPr>
              <w:numId w:val="19"/>
            </w:numPr>
            <w:ind w:start="22pt" w:hanging="22pt"/>
          </w:pPr>
        </w:pPrChange>
      </w:pPr>
      <w:r w:rsidRPr="00DF4718">
        <w:rPr>
          <w:rFonts w:cs="Times New Roman"/>
          <w:lang w:val="nl-NL"/>
          <w:rPrChange w:id="919" w:author="nijian.15" w:date="2026-04-28T22:48:00Z">
            <w:rPr>
              <w:rFonts w:cs="Times New Roman"/>
              <w:lang w:val="pt-BR"/>
            </w:rPr>
          </w:rPrChange>
        </w:rPr>
        <w:t>YAO S, ZHAO J, YU D</w:t>
      </w:r>
      <w:del w:id="920" w:author="nijian.15" w:date="2026-04-28T22:48:00Z">
        <w:r w:rsidRPr="00DF4718" w:rsidDel="00DF4718">
          <w:rPr>
            <w:rFonts w:cs="Times New Roman"/>
            <w:lang w:val="nl-NL"/>
            <w:rPrChange w:id="921" w:author="nijian.15" w:date="2026-04-28T22:48:00Z">
              <w:rPr>
                <w:rFonts w:cs="Times New Roman"/>
                <w:lang w:val="pt-BR"/>
              </w:rPr>
            </w:rPrChange>
          </w:rPr>
          <w:delText xml:space="preserve">, </w:delText>
        </w:r>
        <w:r w:rsidRPr="008959B6" w:rsidDel="00DF4718">
          <w:rPr>
            <w:rFonts w:cs="Times New Roman"/>
          </w:rPr>
          <w:delText>等</w:delText>
        </w:r>
      </w:del>
      <w:ins w:id="922" w:author="nijian.15" w:date="2026-04-28T22:48:00Z">
        <w:r w:rsidR="00DF4718" w:rsidRPr="00DF4718">
          <w:rPr>
            <w:rFonts w:cs="Times New Roman"/>
            <w:lang w:val="nl-NL"/>
            <w:rPrChange w:id="923" w:author="nijian.15" w:date="2026-04-28T22:48:00Z">
              <w:rPr>
                <w:rFonts w:cs="Times New Roman"/>
                <w:lang w:val="pt-BR"/>
              </w:rPr>
            </w:rPrChange>
          </w:rPr>
          <w:t>, et al</w:t>
        </w:r>
      </w:ins>
      <w:r w:rsidRPr="00DF4718">
        <w:rPr>
          <w:rFonts w:cs="Times New Roman"/>
          <w:lang w:val="nl-NL"/>
          <w:rPrChange w:id="924" w:author="nijian.15" w:date="2026-04-28T22:48:00Z">
            <w:rPr>
              <w:rFonts w:cs="Times New Roman"/>
              <w:lang w:val="pt-BR"/>
            </w:rPr>
          </w:rPrChange>
        </w:rPr>
        <w:t xml:space="preserve">, 2023. </w:t>
      </w:r>
      <w:proofErr w:type="spellStart"/>
      <w:r w:rsidRPr="008959B6">
        <w:rPr>
          <w:rFonts w:cs="Times New Roman"/>
        </w:rPr>
        <w:t>ReAct</w:t>
      </w:r>
      <w:proofErr w:type="spellEnd"/>
      <w:r w:rsidRPr="008959B6">
        <w:rPr>
          <w:rFonts w:cs="Times New Roman"/>
        </w:rPr>
        <w:t>: Synergizing Reasoning and Acting in Language Models[C/OL]//The Eleventh International Conference on Learning Representations. https://openreview.net/forum?id=WE_vluYUL-X.</w:t>
      </w:r>
    </w:p>
    <w:p w14:paraId="0246D96F" w14:textId="055BE758" w:rsidR="008E49DE" w:rsidRPr="008959B6" w:rsidRDefault="008E49DE" w:rsidP="001C377D">
      <w:pPr>
        <w:pStyle w:val="aff0"/>
        <w:numPr>
          <w:ilvl w:val="0"/>
          <w:numId w:val="19"/>
        </w:numPr>
        <w:wordWrap w:val="0"/>
        <w:ind w:start="22.10pt" w:hanging="22.10pt"/>
        <w:rPr>
          <w:rFonts w:cs="Times New Roman"/>
        </w:rPr>
        <w:pPrChange w:id="925" w:author="nijian.15" w:date="2026-04-28T22:38:00Z">
          <w:pPr>
            <w:pStyle w:val="aff0"/>
            <w:numPr>
              <w:numId w:val="19"/>
            </w:numPr>
            <w:ind w:start="22pt" w:hanging="22pt"/>
          </w:pPr>
        </w:pPrChange>
      </w:pPr>
      <w:r w:rsidRPr="00DF4718">
        <w:rPr>
          <w:rFonts w:cs="Times New Roman"/>
          <w:rPrChange w:id="926" w:author="nijian.15" w:date="2026-04-28T22:48:00Z">
            <w:rPr>
              <w:rFonts w:cs="Times New Roman"/>
              <w:lang w:val="pt-BR"/>
            </w:rPr>
          </w:rPrChange>
        </w:rPr>
        <w:t>ZHANG S, DINAN E, URBANEK J</w:t>
      </w:r>
      <w:del w:id="927" w:author="nijian.15" w:date="2026-04-28T22:48:00Z">
        <w:r w:rsidRPr="00DF4718" w:rsidDel="00DF4718">
          <w:rPr>
            <w:rFonts w:cs="Times New Roman"/>
            <w:rPrChange w:id="928" w:author="nijian.15" w:date="2026-04-28T22:48:00Z">
              <w:rPr>
                <w:rFonts w:cs="Times New Roman"/>
                <w:lang w:val="pt-BR"/>
              </w:rPr>
            </w:rPrChange>
          </w:rPr>
          <w:delText xml:space="preserve">, </w:delText>
        </w:r>
        <w:r w:rsidRPr="008959B6" w:rsidDel="00DF4718">
          <w:rPr>
            <w:rFonts w:cs="Times New Roman"/>
          </w:rPr>
          <w:delText>等</w:delText>
        </w:r>
      </w:del>
      <w:ins w:id="929" w:author="nijian.15" w:date="2026-04-28T22:48:00Z">
        <w:r w:rsidR="00DF4718" w:rsidRPr="00DF4718">
          <w:rPr>
            <w:rFonts w:cs="Times New Roman"/>
            <w:rPrChange w:id="930" w:author="nijian.15" w:date="2026-04-28T22:48:00Z">
              <w:rPr>
                <w:rFonts w:cs="Times New Roman"/>
                <w:lang w:val="pt-BR"/>
              </w:rPr>
            </w:rPrChange>
          </w:rPr>
          <w:t>, et al</w:t>
        </w:r>
      </w:ins>
      <w:r w:rsidRPr="00DF4718">
        <w:rPr>
          <w:rFonts w:cs="Times New Roman"/>
          <w:rPrChange w:id="931" w:author="nijian.15" w:date="2026-04-28T22:48:00Z">
            <w:rPr>
              <w:rFonts w:cs="Times New Roman"/>
              <w:lang w:val="pt-BR"/>
            </w:rPr>
          </w:rPrChange>
        </w:rPr>
        <w:t xml:space="preserve">, 2018. </w:t>
      </w:r>
      <w:r w:rsidRPr="008959B6">
        <w:rPr>
          <w:rFonts w:cs="Times New Roman"/>
        </w:rPr>
        <w:t xml:space="preserve">Personalizing Dialogue Agents: I have a dog, do you have pets </w:t>
      </w:r>
      <w:proofErr w:type="gramStart"/>
      <w:r w:rsidRPr="008959B6">
        <w:rPr>
          <w:rFonts w:cs="Times New Roman"/>
        </w:rPr>
        <w:t>too?[</w:t>
      </w:r>
      <w:proofErr w:type="gramEnd"/>
      <w:r w:rsidRPr="008959B6">
        <w:rPr>
          <w:rFonts w:cs="Times New Roman"/>
        </w:rPr>
        <w:t>C/OL]//GUREVYCH I, MIYAO Y. Proceedings of the 56th Annual Meeting of the Association for Computational Linguistics (Volume 1: Long Papers). Melbourne, Australia: Association for Computational Linguistics: 2204-2213. https://aclanthology.org/P18-1205/. DOI:10.18653/v1/P18-1205.</w:t>
      </w:r>
    </w:p>
    <w:p w14:paraId="73102F25" w14:textId="75136545" w:rsidR="008E49DE" w:rsidRPr="008959B6" w:rsidRDefault="008E49DE" w:rsidP="001C377D">
      <w:pPr>
        <w:pStyle w:val="aff0"/>
        <w:numPr>
          <w:ilvl w:val="0"/>
          <w:numId w:val="19"/>
        </w:numPr>
        <w:wordWrap w:val="0"/>
        <w:ind w:start="22.10pt" w:hanging="22.10pt"/>
        <w:rPr>
          <w:rFonts w:cs="Times New Roman"/>
        </w:rPr>
        <w:pPrChange w:id="932" w:author="nijian.15" w:date="2026-04-28T22:38:00Z">
          <w:pPr>
            <w:pStyle w:val="aff0"/>
            <w:numPr>
              <w:numId w:val="19"/>
            </w:numPr>
            <w:ind w:start="22pt" w:hanging="22pt"/>
          </w:pPr>
        </w:pPrChange>
      </w:pPr>
      <w:r w:rsidRPr="00DF4718">
        <w:rPr>
          <w:rFonts w:cs="Times New Roman"/>
          <w:rPrChange w:id="933" w:author="nijian.15" w:date="2026-04-28T22:48:00Z">
            <w:rPr>
              <w:rFonts w:cs="Times New Roman"/>
              <w:lang w:val="es-ES"/>
            </w:rPr>
          </w:rPrChange>
        </w:rPr>
        <w:lastRenderedPageBreak/>
        <w:t>ZHANG Y, SUN S, GALLEY M</w:t>
      </w:r>
      <w:del w:id="934" w:author="nijian.15" w:date="2026-04-28T22:48:00Z">
        <w:r w:rsidRPr="00DF4718" w:rsidDel="00DF4718">
          <w:rPr>
            <w:rFonts w:cs="Times New Roman"/>
            <w:rPrChange w:id="935" w:author="nijian.15" w:date="2026-04-28T22:48:00Z">
              <w:rPr>
                <w:rFonts w:cs="Times New Roman"/>
                <w:lang w:val="es-ES"/>
              </w:rPr>
            </w:rPrChange>
          </w:rPr>
          <w:delText xml:space="preserve">, </w:delText>
        </w:r>
        <w:r w:rsidRPr="008959B6" w:rsidDel="00DF4718">
          <w:rPr>
            <w:rFonts w:cs="Times New Roman"/>
          </w:rPr>
          <w:delText>等</w:delText>
        </w:r>
      </w:del>
      <w:ins w:id="936" w:author="nijian.15" w:date="2026-04-28T22:48:00Z">
        <w:r w:rsidR="00DF4718" w:rsidRPr="00DF4718">
          <w:rPr>
            <w:rFonts w:cs="Times New Roman"/>
            <w:rPrChange w:id="937" w:author="nijian.15" w:date="2026-04-28T22:48:00Z">
              <w:rPr>
                <w:rFonts w:cs="Times New Roman"/>
                <w:lang w:val="es-ES"/>
              </w:rPr>
            </w:rPrChange>
          </w:rPr>
          <w:t>, et al</w:t>
        </w:r>
      </w:ins>
      <w:r w:rsidRPr="00DF4718">
        <w:rPr>
          <w:rFonts w:cs="Times New Roman"/>
          <w:rPrChange w:id="938" w:author="nijian.15" w:date="2026-04-28T22:48:00Z">
            <w:rPr>
              <w:rFonts w:cs="Times New Roman"/>
              <w:lang w:val="es-ES"/>
            </w:rPr>
          </w:rPrChange>
        </w:rPr>
        <w:t xml:space="preserve">, 2020. </w:t>
      </w:r>
      <w:proofErr w:type="gramStart"/>
      <w:r w:rsidRPr="008959B6">
        <w:rPr>
          <w:rFonts w:cs="Times New Roman"/>
        </w:rPr>
        <w:t>DIALOGPT :</w:t>
      </w:r>
      <w:proofErr w:type="gramEnd"/>
      <w:r w:rsidRPr="008959B6">
        <w:rPr>
          <w:rFonts w:cs="Times New Roman"/>
        </w:rPr>
        <w:t xml:space="preserve">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DOI:10.18653/v1/2020.acl-demos.30.</w:t>
      </w:r>
    </w:p>
    <w:p w14:paraId="4EED84A5" w14:textId="77777777" w:rsidR="008E49DE" w:rsidRPr="008959B6" w:rsidRDefault="008E49DE" w:rsidP="001C377D">
      <w:pPr>
        <w:pStyle w:val="aff0"/>
        <w:numPr>
          <w:ilvl w:val="0"/>
          <w:numId w:val="19"/>
        </w:numPr>
        <w:wordWrap w:val="0"/>
        <w:ind w:start="22.10pt" w:hanging="22.10pt"/>
        <w:rPr>
          <w:rFonts w:cs="Times New Roman"/>
        </w:rPr>
        <w:pPrChange w:id="939" w:author="nijian.15" w:date="2026-04-28T22:38:00Z">
          <w:pPr>
            <w:pStyle w:val="aff0"/>
            <w:numPr>
              <w:numId w:val="19"/>
            </w:numPr>
            <w:ind w:start="22pt" w:hanging="22pt"/>
          </w:pPr>
        </w:pPrChange>
      </w:pPr>
      <w:r w:rsidRPr="008959B6">
        <w:rPr>
          <w:rFonts w:cs="Times New Roman"/>
        </w:rPr>
        <w:t>ZHANG Y, XIE C, 2020. Regulating Investment Robo-Advisors in China: Problems and Prospects[J/OL]. European Business Organization Law Review, 21: 737-766. DOI:10.1007/s40804-020-00187-8.</w:t>
      </w:r>
    </w:p>
    <w:p w14:paraId="0906956C" w14:textId="6561D6E7" w:rsidR="008E49DE" w:rsidRPr="008959B6" w:rsidRDefault="008E49DE" w:rsidP="001C377D">
      <w:pPr>
        <w:pStyle w:val="aff0"/>
        <w:numPr>
          <w:ilvl w:val="0"/>
          <w:numId w:val="19"/>
        </w:numPr>
        <w:wordWrap w:val="0"/>
        <w:ind w:start="22.10pt" w:hanging="22.10pt"/>
        <w:rPr>
          <w:rFonts w:cs="Times New Roman"/>
        </w:rPr>
        <w:pPrChange w:id="940" w:author="nijian.15" w:date="2026-04-28T22:38:00Z">
          <w:pPr>
            <w:pStyle w:val="aff0"/>
            <w:numPr>
              <w:numId w:val="19"/>
            </w:numPr>
            <w:ind w:start="22pt" w:hanging="22pt"/>
          </w:pPr>
        </w:pPrChange>
      </w:pPr>
      <w:r w:rsidRPr="008959B6">
        <w:rPr>
          <w:rFonts w:cs="Times New Roman"/>
        </w:rPr>
        <w:t>ZHU F, LEI W, HUANG Y</w:t>
      </w:r>
      <w:del w:id="941" w:author="nijian.15" w:date="2026-04-28T22:48:00Z">
        <w:r w:rsidRPr="008959B6" w:rsidDel="00DF4718">
          <w:rPr>
            <w:rFonts w:cs="Times New Roman"/>
          </w:rPr>
          <w:delText xml:space="preserve">, </w:delText>
        </w:r>
        <w:r w:rsidRPr="008959B6" w:rsidDel="00DF4718">
          <w:rPr>
            <w:rFonts w:cs="Times New Roman"/>
          </w:rPr>
          <w:delText>等</w:delText>
        </w:r>
      </w:del>
      <w:ins w:id="942" w:author="nijian.15" w:date="2026-04-28T22:48:00Z">
        <w:r w:rsidR="00DF4718">
          <w:rPr>
            <w:rFonts w:cs="Times New Roman"/>
          </w:rPr>
          <w:t>, et al</w:t>
        </w:r>
      </w:ins>
      <w:r w:rsidRPr="008959B6">
        <w:rPr>
          <w:rFonts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rsidRPr="008959B6">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6210F44" w14:textId="77777777" w:rsidR="004C2D06" w:rsidRDefault="004C2D06" w:rsidP="000801C5">
      <w:pPr>
        <w:ind w:firstLine="24pt"/>
      </w:pPr>
      <w:r>
        <w:separator/>
      </w:r>
    </w:p>
  </w:endnote>
  <w:endnote w:type="continuationSeparator" w:id="0">
    <w:p w14:paraId="16C1F225" w14:textId="77777777" w:rsidR="004C2D06" w:rsidRDefault="004C2D06"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DF9D882" w14:textId="77777777" w:rsidR="004C2D06" w:rsidRDefault="004C2D06" w:rsidP="000801C5">
      <w:pPr>
        <w:ind w:firstLine="24pt"/>
      </w:pPr>
      <w:r>
        <w:separator/>
      </w:r>
    </w:p>
  </w:footnote>
  <w:footnote w:type="continuationSeparator" w:id="0">
    <w:p w14:paraId="39DAC23B" w14:textId="77777777" w:rsidR="004C2D06" w:rsidRDefault="004C2D06" w:rsidP="000801C5">
      <w:pPr>
        <w:ind w:firstLine="24pt"/>
      </w:pPr>
      <w:r>
        <w:continuationSeparator/>
      </w:r>
    </w:p>
  </w:footnote>
  <w:footnote w:id="1">
    <w:p w14:paraId="229AF36B" w14:textId="5F0B0C49" w:rsidR="00785AA7" w:rsidRDefault="00785AA7">
      <w:pPr>
        <w:pStyle w:val="afa"/>
      </w:pPr>
      <w:r>
        <w:rPr>
          <w:rStyle w:val="afc"/>
        </w:rPr>
        <w:footnoteRef/>
      </w:r>
      <w:r>
        <w:t xml:space="preserve"> </w:t>
      </w:r>
      <w:proofErr w:type="gramStart"/>
      <w:r>
        <w:rPr>
          <w:rFonts w:hint="eastAsia"/>
        </w:rPr>
        <w:t>MemFinRobot</w:t>
      </w:r>
      <w:r w:rsidR="00EB5AE7">
        <w:rPr>
          <w:rFonts w:hint="eastAsia"/>
        </w:rPr>
        <w:t>,</w:t>
      </w:r>
      <w:r>
        <w:rPr>
          <w:rFonts w:hint="eastAsia"/>
        </w:rPr>
        <w:t>MemFinConv</w:t>
      </w:r>
      <w:proofErr w:type="gramEnd"/>
      <w:r w:rsidR="00EB5AE7">
        <w:rPr>
          <w:rFonts w:hint="eastAsia"/>
        </w:rPr>
        <w:t>:</w:t>
      </w:r>
      <w:r w:rsidRPr="00785AA7">
        <w:t>https://github.com/nj-guiqi/MemFinRobot</w:t>
      </w:r>
    </w:p>
  </w:footnote>
  <w:footnote w:id="2">
    <w:p w14:paraId="353A7C8C" w14:textId="77777777" w:rsidR="003657D6" w:rsidRDefault="003657D6" w:rsidP="002202F9">
      <w:pPr>
        <w:pStyle w:val="afa"/>
        <w:numPr>
          <w:ilvl w:val="0"/>
          <w:numId w:val="17"/>
        </w:numPr>
        <w:spacing w:line="12pt" w:lineRule="exact"/>
        <w:ind w:start="17.85pt" w:hanging="17.85pt"/>
      </w:pPr>
      <w:proofErr w:type="gramStart"/>
      <w:r>
        <w:t>FinRL:</w:t>
      </w:r>
      <w:r w:rsidRPr="008B4D94">
        <w:t>https://github.com/AI4Finance-Foundation/FinRL</w:t>
      </w:r>
      <w:proofErr w:type="gramEnd"/>
    </w:p>
  </w:footnote>
  <w:footnote w:id="3">
    <w:p w14:paraId="1FC8E02D" w14:textId="77777777" w:rsidR="003657D6" w:rsidRPr="005E36E5" w:rsidRDefault="003657D6" w:rsidP="002202F9">
      <w:pPr>
        <w:pStyle w:val="a7"/>
        <w:numPr>
          <w:ilvl w:val="0"/>
          <w:numId w:val="17"/>
        </w:numPr>
        <w:spacing w:line="12pt" w:lineRule="exact"/>
        <w:ind w:start="17.85pt" w:firstLineChars="0" w:hanging="17.85pt"/>
        <w:rPr>
          <w:sz w:val="18"/>
          <w:szCs w:val="18"/>
        </w:rPr>
      </w:pPr>
      <w:r w:rsidRPr="005E36E5">
        <w:rPr>
          <w:sz w:val="18"/>
          <w:szCs w:val="18"/>
        </w:rPr>
        <w:t>IM Guidance Update No. 2017-02: Robo-Advisers</w:t>
      </w:r>
    </w:p>
  </w:footnote>
  <w:footnote w:id="4">
    <w:p w14:paraId="784CE59A" w14:textId="77777777" w:rsidR="003657D6" w:rsidRPr="005E36E5" w:rsidRDefault="003657D6" w:rsidP="002202F9">
      <w:pPr>
        <w:pStyle w:val="a7"/>
        <w:numPr>
          <w:ilvl w:val="0"/>
          <w:numId w:val="17"/>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5">
    <w:p w14:paraId="39113B2F" w14:textId="77777777" w:rsidR="003657D6" w:rsidRPr="005E36E5" w:rsidRDefault="003657D6" w:rsidP="002202F9">
      <w:pPr>
        <w:pStyle w:val="a7"/>
        <w:numPr>
          <w:ilvl w:val="0"/>
          <w:numId w:val="17"/>
        </w:numPr>
        <w:ind w:firstLineChars="0"/>
        <w:rPr>
          <w:sz w:val="18"/>
          <w:szCs w:val="18"/>
        </w:rPr>
      </w:pPr>
      <w:r w:rsidRPr="005E36E5">
        <w:rPr>
          <w:sz w:val="18"/>
          <w:szCs w:val="18"/>
        </w:rPr>
        <w:t>FINRA Rule 2111 Suitability Obligations</w:t>
      </w:r>
    </w:p>
  </w:footnote>
  <w:footnote w:id="6">
    <w:p w14:paraId="5FD48181" w14:textId="0591B13F" w:rsidR="001D1F81" w:rsidRDefault="001D1F81" w:rsidP="002202F9">
      <w:pPr>
        <w:pStyle w:val="afa"/>
        <w:numPr>
          <w:ilvl w:val="0"/>
          <w:numId w:val="17"/>
        </w:numPr>
      </w:pPr>
      <w:r>
        <w:t>FinTalk-19</w:t>
      </w:r>
      <w:r>
        <w:rPr>
          <w:rFonts w:hint="eastAsia"/>
        </w:rPr>
        <w:t>数据集：</w:t>
      </w:r>
      <w:hyperlink r:id="rId1" w:tgtFrame="_blank" w:history="1">
        <w:r>
          <w:rPr>
            <w:rStyle w:val="ac"/>
            <w:rFonts w:ascii="Arial" w:hAnsi="Arial" w:cs="Arial"/>
            <w:color w:val="0057FF"/>
          </w:rPr>
          <w:t>https://huggingface.co/datasets/ceadar-ie/FinTalk-19k</w:t>
        </w:r>
      </w:hyperlink>
      <w:r>
        <w:rPr>
          <w:rStyle w:val="afc"/>
          <w:rFonts w:hint="eastAsia"/>
        </w:rPr>
        <w:t xml:space="preserve"> </w:t>
      </w:r>
      <w:r>
        <w:rPr>
          <w:rStyle w:val="afc"/>
          <w:rFonts w:hint="eastAsia"/>
        </w:rPr>
        <w:footnoteRef/>
      </w:r>
      <w:r>
        <w:t xml:space="preserve"> </w:t>
      </w:r>
    </w:p>
  </w:footnote>
  <w:footnote w:id="7">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8">
    <w:p w14:paraId="37FBDBA7" w14:textId="2A7EC627" w:rsidR="005D1132" w:rsidRDefault="00FD47BF">
      <w:pPr>
        <w:pStyle w:val="afa"/>
      </w:pPr>
      <w:r>
        <w:t>7</w:t>
      </w:r>
      <w:r w:rsidR="005D1132">
        <w:t>.</w:t>
      </w:r>
      <w:r w:rsidR="005D1132" w:rsidRPr="005D1132">
        <w:t xml:space="preserve"> </w:t>
      </w:r>
      <w:r w:rsidR="005D1132">
        <w:t>Qwen3.5-</w:t>
      </w:r>
      <w:proofErr w:type="gramStart"/>
      <w:r w:rsidR="005D1132">
        <w:t>Plus:</w:t>
      </w:r>
      <w:r w:rsidR="005D1132" w:rsidRPr="005D1132">
        <w:t>https://qwen.ai/blog?id=qwen3.5</w:t>
      </w:r>
      <w:proofErr w:type="gramEnd"/>
      <w:r w:rsidR="005D1132">
        <w:rPr>
          <w:rStyle w:val="afc"/>
        </w:rPr>
        <w:footnoteRef/>
      </w:r>
      <w:r w:rsidR="005D1132">
        <w:t xml:space="preserve"> </w:t>
      </w:r>
    </w:p>
  </w:footnote>
  <w:footnote w:id="9">
    <w:p w14:paraId="4A9F9784" w14:textId="2E6A3615" w:rsidR="00F03577" w:rsidRDefault="00E86AEE">
      <w:pPr>
        <w:pStyle w:val="afa"/>
      </w:pPr>
      <w:r>
        <w:t>8</w:t>
      </w:r>
      <w:r w:rsidR="00F03577">
        <w:t>.</w:t>
      </w:r>
      <w:r w:rsidR="00F03577" w:rsidRPr="00F03577">
        <w:t xml:space="preserve"> https://github.com/langchain-ai/langmem</w:t>
      </w:r>
      <w:r w:rsidR="00F03577">
        <w:rPr>
          <w:rStyle w:val="afc"/>
        </w:rPr>
        <w:footnoteRef/>
      </w:r>
      <w:r w:rsidR="00F03577">
        <w:t xml:space="preserve"> </w:t>
      </w:r>
    </w:p>
  </w:footnote>
  <w:footnote w:id="10">
    <w:p w14:paraId="2E9F9AC1" w14:textId="6BB7A1DA" w:rsidR="00A24BB2" w:rsidRDefault="00A24BB2" w:rsidP="002202F9">
      <w:pPr>
        <w:pStyle w:val="afa"/>
        <w:numPr>
          <w:ilvl w:val="0"/>
          <w:numId w:val="18"/>
        </w:numPr>
      </w:pPr>
      <w:r w:rsidRPr="00A24BB2">
        <w:t>https://www.udesk.cn/ucm/faq/66209</w:t>
      </w:r>
      <w:del w:id="587" w:author="nijian.15" w:date="2026-04-27T20:57:00Z">
        <w:r w:rsidRPr="00A24BB2" w:rsidDel="004C205B">
          <w:delText>?utm_source=chatgpt.com</w:delText>
        </w:r>
      </w:del>
    </w:p>
  </w:footnote>
  <w:footnote w:id="11">
    <w:p w14:paraId="350025A0" w14:textId="26D53382" w:rsidR="00237C90" w:rsidRDefault="00241763" w:rsidP="002202F9">
      <w:pPr>
        <w:pStyle w:val="afa"/>
        <w:numPr>
          <w:ilvl w:val="0"/>
          <w:numId w:val="18"/>
        </w:numPr>
      </w:pPr>
      <w:r>
        <w:rPr>
          <w:rFonts w:hint="eastAsia"/>
        </w:rPr>
        <w:t>收入口径行业报告：</w:t>
      </w:r>
      <w:hyperlink r:id="rId2" w:history="1">
        <w:r w:rsidR="00237C90" w:rsidRPr="00241763">
          <w:t>https://www.grandviewresearch.com</w:t>
        </w:r>
      </w:hyperlink>
    </w:p>
  </w:footnote>
  <w:footnote w:id="12">
    <w:p w14:paraId="1E3D28D8" w14:textId="54A00673" w:rsidR="00237C90" w:rsidRDefault="00241763" w:rsidP="002202F9">
      <w:pPr>
        <w:pStyle w:val="afa"/>
        <w:numPr>
          <w:ilvl w:val="0"/>
          <w:numId w:val="18"/>
        </w:numPr>
      </w:pPr>
      <w:r>
        <w:rPr>
          <w:rFonts w:hint="eastAsia"/>
        </w:rPr>
        <w:t>AUM</w:t>
      </w:r>
      <w:r>
        <w:rPr>
          <w:rFonts w:hint="eastAsia"/>
        </w:rPr>
        <w:t>行业报告：</w:t>
      </w:r>
      <w:r w:rsidR="00237C90" w:rsidRPr="00237C90">
        <w:t>https://www.statista.com</w:t>
      </w:r>
    </w:p>
  </w:footnote>
  <w:footnote w:id="13">
    <w:p w14:paraId="5EC2BAFA" w14:textId="645B424A" w:rsidR="00241763" w:rsidRDefault="00241763" w:rsidP="002202F9">
      <w:pPr>
        <w:pStyle w:val="afa"/>
        <w:numPr>
          <w:ilvl w:val="0"/>
          <w:numId w:val="18"/>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512CE3BC" w:rsidR="00653230" w:rsidRPr="00C71DAD" w:rsidRDefault="00C71DAD" w:rsidP="00C71DAD">
    <w:pPr>
      <w:pStyle w:val="a4"/>
    </w:pPr>
    <w:r w:rsidRPr="00C71DAD">
      <w:rPr>
        <w:rFonts w:hint="eastAsia"/>
        <w:position w:val="4"/>
      </w:rPr>
      <w:t>面向证券投资的记忆增强智能体架构设计与决策机理研究</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1"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4"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5"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6"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7"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8"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9"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10"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11"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2"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3" w15:restartNumberingAfterBreak="0">
    <w:nsid w:val="41ED74F7"/>
    <w:multiLevelType w:val="multilevel"/>
    <w:tmpl w:val="B70021DE"/>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14"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5"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6"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17"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8" w15:restartNumberingAfterBreak="0">
    <w:nsid w:val="79311E93"/>
    <w:multiLevelType w:val="hybridMultilevel"/>
    <w:tmpl w:val="3C527588"/>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num w:numId="1" w16cid:durableId="1959218713">
    <w:abstractNumId w:val="16"/>
  </w:num>
  <w:num w:numId="2" w16cid:durableId="1593585970">
    <w:abstractNumId w:val="0"/>
  </w:num>
  <w:num w:numId="3" w16cid:durableId="61955501">
    <w:abstractNumId w:val="8"/>
  </w:num>
  <w:num w:numId="4" w16cid:durableId="1458185409">
    <w:abstractNumId w:val="6"/>
  </w:num>
  <w:num w:numId="5" w16cid:durableId="987442893">
    <w:abstractNumId w:val="7"/>
  </w:num>
  <w:num w:numId="6" w16cid:durableId="445930507">
    <w:abstractNumId w:val="17"/>
  </w:num>
  <w:num w:numId="7" w16cid:durableId="280960696">
    <w:abstractNumId w:val="3"/>
  </w:num>
  <w:num w:numId="8" w16cid:durableId="1992978860">
    <w:abstractNumId w:val="12"/>
  </w:num>
  <w:num w:numId="9" w16cid:durableId="266357109">
    <w:abstractNumId w:val="11"/>
  </w:num>
  <w:num w:numId="10" w16cid:durableId="1095326226">
    <w:abstractNumId w:val="5"/>
  </w:num>
  <w:num w:numId="11" w16cid:durableId="962151498">
    <w:abstractNumId w:val="9"/>
  </w:num>
  <w:num w:numId="12" w16cid:durableId="388963095">
    <w:abstractNumId w:val="2"/>
  </w:num>
  <w:num w:numId="13" w16cid:durableId="1692366951">
    <w:abstractNumId w:val="15"/>
  </w:num>
  <w:num w:numId="14" w16cid:durableId="435759949">
    <w:abstractNumId w:val="13"/>
  </w:num>
  <w:num w:numId="15" w16cid:durableId="1209538489">
    <w:abstractNumId w:val="10"/>
  </w:num>
  <w:num w:numId="16" w16cid:durableId="1750881890">
    <w:abstractNumId w:val="1"/>
  </w:num>
  <w:num w:numId="17" w16cid:durableId="1416240829">
    <w:abstractNumId w:val="4"/>
  </w:num>
  <w:num w:numId="18" w16cid:durableId="1864240862">
    <w:abstractNumId w:val="14"/>
  </w:num>
  <w:num w:numId="19" w16cid:durableId="1372998607">
    <w:abstractNumId w:val="18"/>
  </w:num>
  <w:numIdMacAtCleanup w:val="19"/>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nijian.15">
    <w15:presenceInfo w15:providerId="None" w15:userId="nijian.1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15808"/>
    <w:rsid w:val="00017F37"/>
    <w:rsid w:val="0002397C"/>
    <w:rsid w:val="00030287"/>
    <w:rsid w:val="000321C5"/>
    <w:rsid w:val="00032F01"/>
    <w:rsid w:val="00051BE6"/>
    <w:rsid w:val="00060E52"/>
    <w:rsid w:val="00074DEC"/>
    <w:rsid w:val="000801C5"/>
    <w:rsid w:val="00087BAB"/>
    <w:rsid w:val="0009575D"/>
    <w:rsid w:val="000A65F9"/>
    <w:rsid w:val="000B38D4"/>
    <w:rsid w:val="000C2D6E"/>
    <w:rsid w:val="000C36D8"/>
    <w:rsid w:val="000F2CAD"/>
    <w:rsid w:val="0010728F"/>
    <w:rsid w:val="0011110A"/>
    <w:rsid w:val="00112D62"/>
    <w:rsid w:val="00124036"/>
    <w:rsid w:val="0012632B"/>
    <w:rsid w:val="0013592B"/>
    <w:rsid w:val="00170D0D"/>
    <w:rsid w:val="00197B60"/>
    <w:rsid w:val="001B2AED"/>
    <w:rsid w:val="001B7581"/>
    <w:rsid w:val="001C377D"/>
    <w:rsid w:val="001C3EF5"/>
    <w:rsid w:val="001C4873"/>
    <w:rsid w:val="001C4A62"/>
    <w:rsid w:val="001D1F81"/>
    <w:rsid w:val="0020197F"/>
    <w:rsid w:val="00212420"/>
    <w:rsid w:val="002202F9"/>
    <w:rsid w:val="00223994"/>
    <w:rsid w:val="00237C90"/>
    <w:rsid w:val="00241763"/>
    <w:rsid w:val="00243839"/>
    <w:rsid w:val="002461D6"/>
    <w:rsid w:val="00246BBD"/>
    <w:rsid w:val="00255255"/>
    <w:rsid w:val="0026008C"/>
    <w:rsid w:val="00282363"/>
    <w:rsid w:val="00284166"/>
    <w:rsid w:val="002A5C6A"/>
    <w:rsid w:val="002B0615"/>
    <w:rsid w:val="002F2931"/>
    <w:rsid w:val="003011AF"/>
    <w:rsid w:val="003035BD"/>
    <w:rsid w:val="00304B6A"/>
    <w:rsid w:val="0031050C"/>
    <w:rsid w:val="00310F31"/>
    <w:rsid w:val="003138F3"/>
    <w:rsid w:val="00313A35"/>
    <w:rsid w:val="00333353"/>
    <w:rsid w:val="00334CB4"/>
    <w:rsid w:val="003553BE"/>
    <w:rsid w:val="003657D6"/>
    <w:rsid w:val="00365C15"/>
    <w:rsid w:val="003747AB"/>
    <w:rsid w:val="003D0EB1"/>
    <w:rsid w:val="00410216"/>
    <w:rsid w:val="004605A0"/>
    <w:rsid w:val="00474E36"/>
    <w:rsid w:val="0047648F"/>
    <w:rsid w:val="004773F9"/>
    <w:rsid w:val="00485C64"/>
    <w:rsid w:val="004938F8"/>
    <w:rsid w:val="004A7E02"/>
    <w:rsid w:val="004B07E9"/>
    <w:rsid w:val="004B28E8"/>
    <w:rsid w:val="004B30B9"/>
    <w:rsid w:val="004B3AB1"/>
    <w:rsid w:val="004B7941"/>
    <w:rsid w:val="004C205B"/>
    <w:rsid w:val="004C2D06"/>
    <w:rsid w:val="004F6F4A"/>
    <w:rsid w:val="0050645D"/>
    <w:rsid w:val="00515BBC"/>
    <w:rsid w:val="00533D6F"/>
    <w:rsid w:val="0053695D"/>
    <w:rsid w:val="005442D2"/>
    <w:rsid w:val="005530C7"/>
    <w:rsid w:val="00554597"/>
    <w:rsid w:val="00572EF3"/>
    <w:rsid w:val="00575950"/>
    <w:rsid w:val="005820E0"/>
    <w:rsid w:val="005D1132"/>
    <w:rsid w:val="005D39B2"/>
    <w:rsid w:val="005E2CBE"/>
    <w:rsid w:val="005E36E5"/>
    <w:rsid w:val="005E463D"/>
    <w:rsid w:val="005E66C2"/>
    <w:rsid w:val="005E7366"/>
    <w:rsid w:val="005F6DB5"/>
    <w:rsid w:val="006013F1"/>
    <w:rsid w:val="00602B93"/>
    <w:rsid w:val="006052C5"/>
    <w:rsid w:val="006164C9"/>
    <w:rsid w:val="00631647"/>
    <w:rsid w:val="00642CC7"/>
    <w:rsid w:val="00645F88"/>
    <w:rsid w:val="00653230"/>
    <w:rsid w:val="00660FDF"/>
    <w:rsid w:val="00685C15"/>
    <w:rsid w:val="00686543"/>
    <w:rsid w:val="006B53DD"/>
    <w:rsid w:val="006B7DC4"/>
    <w:rsid w:val="006C7729"/>
    <w:rsid w:val="006E5895"/>
    <w:rsid w:val="006F163D"/>
    <w:rsid w:val="0070082B"/>
    <w:rsid w:val="00704A41"/>
    <w:rsid w:val="00716A5E"/>
    <w:rsid w:val="00742528"/>
    <w:rsid w:val="00753888"/>
    <w:rsid w:val="00760944"/>
    <w:rsid w:val="00761096"/>
    <w:rsid w:val="00773161"/>
    <w:rsid w:val="007755A8"/>
    <w:rsid w:val="00785AA7"/>
    <w:rsid w:val="00791EEA"/>
    <w:rsid w:val="007A67DA"/>
    <w:rsid w:val="007A6866"/>
    <w:rsid w:val="007B7BE2"/>
    <w:rsid w:val="007C53C6"/>
    <w:rsid w:val="007D345B"/>
    <w:rsid w:val="007E1297"/>
    <w:rsid w:val="007E15A8"/>
    <w:rsid w:val="007E1C62"/>
    <w:rsid w:val="00830B35"/>
    <w:rsid w:val="00834CED"/>
    <w:rsid w:val="0084078A"/>
    <w:rsid w:val="008510A1"/>
    <w:rsid w:val="00853B4C"/>
    <w:rsid w:val="00864695"/>
    <w:rsid w:val="00871127"/>
    <w:rsid w:val="00872C60"/>
    <w:rsid w:val="008801EF"/>
    <w:rsid w:val="0088444B"/>
    <w:rsid w:val="008945AF"/>
    <w:rsid w:val="008959B6"/>
    <w:rsid w:val="008966ED"/>
    <w:rsid w:val="008A6D4C"/>
    <w:rsid w:val="008B3D26"/>
    <w:rsid w:val="008B4D94"/>
    <w:rsid w:val="008B7978"/>
    <w:rsid w:val="008C2B75"/>
    <w:rsid w:val="008C44DA"/>
    <w:rsid w:val="008C574E"/>
    <w:rsid w:val="008D4711"/>
    <w:rsid w:val="008E3CB5"/>
    <w:rsid w:val="008E49DE"/>
    <w:rsid w:val="008F55FC"/>
    <w:rsid w:val="00903222"/>
    <w:rsid w:val="00930B35"/>
    <w:rsid w:val="00935D8F"/>
    <w:rsid w:val="00943EA6"/>
    <w:rsid w:val="009760A6"/>
    <w:rsid w:val="0097793C"/>
    <w:rsid w:val="0099549A"/>
    <w:rsid w:val="00997228"/>
    <w:rsid w:val="009A60B8"/>
    <w:rsid w:val="009A69DA"/>
    <w:rsid w:val="009B012D"/>
    <w:rsid w:val="009B56F6"/>
    <w:rsid w:val="009C37FC"/>
    <w:rsid w:val="009E1C31"/>
    <w:rsid w:val="009E78A4"/>
    <w:rsid w:val="009F4134"/>
    <w:rsid w:val="009F432B"/>
    <w:rsid w:val="00A02766"/>
    <w:rsid w:val="00A0409B"/>
    <w:rsid w:val="00A13CF7"/>
    <w:rsid w:val="00A14D3E"/>
    <w:rsid w:val="00A17EB5"/>
    <w:rsid w:val="00A24BB2"/>
    <w:rsid w:val="00A47B38"/>
    <w:rsid w:val="00A47C6D"/>
    <w:rsid w:val="00A53237"/>
    <w:rsid w:val="00A55D22"/>
    <w:rsid w:val="00A60F76"/>
    <w:rsid w:val="00A66122"/>
    <w:rsid w:val="00A87CAC"/>
    <w:rsid w:val="00A933A4"/>
    <w:rsid w:val="00AA27A9"/>
    <w:rsid w:val="00AA2D70"/>
    <w:rsid w:val="00AA357A"/>
    <w:rsid w:val="00AA7608"/>
    <w:rsid w:val="00AB7F83"/>
    <w:rsid w:val="00AC562A"/>
    <w:rsid w:val="00AC7FAA"/>
    <w:rsid w:val="00AE2CD5"/>
    <w:rsid w:val="00AE5647"/>
    <w:rsid w:val="00AF09EF"/>
    <w:rsid w:val="00AF2CB4"/>
    <w:rsid w:val="00AF471F"/>
    <w:rsid w:val="00AF7F9C"/>
    <w:rsid w:val="00B04513"/>
    <w:rsid w:val="00B04A2E"/>
    <w:rsid w:val="00B11CC7"/>
    <w:rsid w:val="00B12090"/>
    <w:rsid w:val="00B221EC"/>
    <w:rsid w:val="00B4168B"/>
    <w:rsid w:val="00B434F4"/>
    <w:rsid w:val="00B52AC4"/>
    <w:rsid w:val="00B64541"/>
    <w:rsid w:val="00B65B46"/>
    <w:rsid w:val="00B71824"/>
    <w:rsid w:val="00B805E7"/>
    <w:rsid w:val="00B80D66"/>
    <w:rsid w:val="00B8730C"/>
    <w:rsid w:val="00B93F88"/>
    <w:rsid w:val="00BC76A1"/>
    <w:rsid w:val="00BD243B"/>
    <w:rsid w:val="00BE0970"/>
    <w:rsid w:val="00C013FB"/>
    <w:rsid w:val="00C01F19"/>
    <w:rsid w:val="00C06F88"/>
    <w:rsid w:val="00C12A5E"/>
    <w:rsid w:val="00C17777"/>
    <w:rsid w:val="00C341F3"/>
    <w:rsid w:val="00C522CF"/>
    <w:rsid w:val="00C623FE"/>
    <w:rsid w:val="00C71DAD"/>
    <w:rsid w:val="00C72468"/>
    <w:rsid w:val="00C73CDA"/>
    <w:rsid w:val="00C7423F"/>
    <w:rsid w:val="00C7788A"/>
    <w:rsid w:val="00C80BA8"/>
    <w:rsid w:val="00C86FDA"/>
    <w:rsid w:val="00C90C89"/>
    <w:rsid w:val="00CA55E8"/>
    <w:rsid w:val="00CB3D59"/>
    <w:rsid w:val="00CB579A"/>
    <w:rsid w:val="00CC1C7A"/>
    <w:rsid w:val="00CD1471"/>
    <w:rsid w:val="00CD161B"/>
    <w:rsid w:val="00CD50C6"/>
    <w:rsid w:val="00CE5E83"/>
    <w:rsid w:val="00CF023F"/>
    <w:rsid w:val="00CF0B13"/>
    <w:rsid w:val="00CF1355"/>
    <w:rsid w:val="00CF1843"/>
    <w:rsid w:val="00D13DC9"/>
    <w:rsid w:val="00D24BE1"/>
    <w:rsid w:val="00D51AAD"/>
    <w:rsid w:val="00D53BA6"/>
    <w:rsid w:val="00D55228"/>
    <w:rsid w:val="00D76E98"/>
    <w:rsid w:val="00D800BA"/>
    <w:rsid w:val="00D803FA"/>
    <w:rsid w:val="00D85AA8"/>
    <w:rsid w:val="00DA4655"/>
    <w:rsid w:val="00DB74F9"/>
    <w:rsid w:val="00DB7F43"/>
    <w:rsid w:val="00DC0A81"/>
    <w:rsid w:val="00DC3DFD"/>
    <w:rsid w:val="00DE16DE"/>
    <w:rsid w:val="00DE32C0"/>
    <w:rsid w:val="00DF4718"/>
    <w:rsid w:val="00E015AF"/>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B20FA"/>
    <w:rsid w:val="00EB4550"/>
    <w:rsid w:val="00EB5AE7"/>
    <w:rsid w:val="00EC42B5"/>
    <w:rsid w:val="00ED3B46"/>
    <w:rsid w:val="00EF23E4"/>
    <w:rsid w:val="00F03577"/>
    <w:rsid w:val="00F046AD"/>
    <w:rsid w:val="00F1283A"/>
    <w:rsid w:val="00F15B46"/>
    <w:rsid w:val="00F172A4"/>
    <w:rsid w:val="00F2193D"/>
    <w:rsid w:val="00F21C54"/>
    <w:rsid w:val="00F2282F"/>
    <w:rsid w:val="00F30523"/>
    <w:rsid w:val="00F43158"/>
    <w:rsid w:val="00F445AB"/>
    <w:rsid w:val="00F62FA7"/>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C2B75"/>
    <w:pPr>
      <w:jc w:val="both"/>
    </w:pPr>
    <w:rPr>
      <w:rFonts w:cs="宋体"/>
      <w:sz w:val="24"/>
      <w:szCs w:val="24"/>
    </w:rPr>
  </w:style>
  <w:style w:type="paragraph" w:styleId="11">
    <w:name w:val="heading 1"/>
    <w:basedOn w:val="a0"/>
    <w:next w:val="a0"/>
    <w:qFormat/>
    <w:rsid w:val="0088444B"/>
    <w:pPr>
      <w:keepNext/>
      <w:numPr>
        <w:numId w:val="14"/>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1"/>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1"/>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1"/>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1"/>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1"/>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1"/>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1"/>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1"/>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sz w:val="28"/>
      <w:szCs w:val="28"/>
    </w:rPr>
  </w:style>
  <w:style w:type="character" w:customStyle="1" w:styleId="21">
    <w:name w:val="标题 2 字符"/>
    <w:link w:val="20"/>
    <w:uiPriority w:val="9"/>
    <w:rsid w:val="00871127"/>
    <w:rPr>
      <w:rFonts w:ascii="等线 Light" w:eastAsia="等线 Light" w:hAnsi="等线 Light"/>
      <w:b/>
      <w:bCs/>
      <w:sz w:val="32"/>
      <w:szCs w:val="32"/>
    </w:rPr>
  </w:style>
  <w:style w:type="character" w:customStyle="1" w:styleId="31">
    <w:name w:val="标题 3 字符"/>
    <w:link w:val="30"/>
    <w:uiPriority w:val="9"/>
    <w:rsid w:val="00871127"/>
    <w:rPr>
      <w:rFonts w:cs="宋体"/>
      <w:b/>
      <w:bCs/>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14"/>
      </w:numPr>
      <w:spacing w:beforeLines="100" w:before="5pt" w:afterLines="100" w:after="5pt"/>
      <w:outlineLvl w:val="2"/>
    </w:pPr>
    <w:rPr>
      <w:rFonts w:eastAsia="黑体"/>
    </w:rPr>
  </w:style>
  <w:style w:type="character" w:customStyle="1" w:styleId="51">
    <w:name w:val="标题 5 字符"/>
    <w:link w:val="50"/>
    <w:semiHidden/>
    <w:rsid w:val="00E91598"/>
    <w:rPr>
      <w:rFonts w:cs="宋体"/>
      <w:b/>
      <w:bCs/>
      <w:sz w:val="28"/>
      <w:szCs w:val="28"/>
    </w:rPr>
  </w:style>
  <w:style w:type="character" w:customStyle="1" w:styleId="61">
    <w:name w:val="标题 6 字符"/>
    <w:link w:val="60"/>
    <w:semiHidden/>
    <w:rsid w:val="00E91598"/>
    <w:rPr>
      <w:rFonts w:ascii="等线 Light" w:eastAsia="等线 Light" w:hAnsi="等线 Light"/>
      <w:b/>
      <w:bCs/>
      <w:sz w:val="24"/>
      <w:szCs w:val="24"/>
    </w:rPr>
  </w:style>
  <w:style w:type="character" w:customStyle="1" w:styleId="71">
    <w:name w:val="标题 7 字符"/>
    <w:link w:val="70"/>
    <w:semiHidden/>
    <w:rsid w:val="00E91598"/>
    <w:rPr>
      <w:rFonts w:cs="宋体"/>
      <w:b/>
      <w:bCs/>
      <w:sz w:val="24"/>
      <w:szCs w:val="24"/>
    </w:rPr>
  </w:style>
  <w:style w:type="character" w:customStyle="1" w:styleId="81">
    <w:name w:val="标题 8 字符"/>
    <w:link w:val="80"/>
    <w:semiHidden/>
    <w:rsid w:val="00E91598"/>
    <w:rPr>
      <w:rFonts w:ascii="等线 Light" w:eastAsia="等线 Light" w:hAnsi="等线 Light"/>
      <w:sz w:val="24"/>
      <w:szCs w:val="24"/>
    </w:rPr>
  </w:style>
  <w:style w:type="character" w:customStyle="1" w:styleId="91">
    <w:name w:val="标题 9 字符"/>
    <w:link w:val="90"/>
    <w:semiHidden/>
    <w:rsid w:val="00E91598"/>
    <w:rPr>
      <w:rFonts w:ascii="等线 Light" w:eastAsia="等线 Light" w:hAnsi="等线 Light"/>
      <w:sz w:val="21"/>
      <w:szCs w:val="21"/>
    </w:rPr>
  </w:style>
  <w:style w:type="numbering" w:styleId="111111">
    <w:name w:val="Outline List 2"/>
    <w:basedOn w:val="a3"/>
    <w:rsid w:val="00E91598"/>
    <w:pPr>
      <w:numPr>
        <w:numId w:val="2"/>
      </w:numPr>
    </w:pPr>
  </w:style>
  <w:style w:type="numbering" w:customStyle="1" w:styleId="1">
    <w:name w:val="当前列表1"/>
    <w:rsid w:val="00E91598"/>
    <w:pPr>
      <w:numPr>
        <w:numId w:val="3"/>
      </w:numPr>
    </w:pPr>
  </w:style>
  <w:style w:type="numbering" w:customStyle="1" w:styleId="2">
    <w:name w:val="当前列表2"/>
    <w:rsid w:val="00E91598"/>
    <w:pPr>
      <w:numPr>
        <w:numId w:val="4"/>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14"/>
      </w:numPr>
      <w:spacing w:before="10pt" w:after="10pt"/>
      <w:outlineLvl w:val="1"/>
    </w:pPr>
  </w:style>
  <w:style w:type="numbering" w:customStyle="1" w:styleId="3">
    <w:name w:val="当前列表3"/>
    <w:rsid w:val="00E91598"/>
    <w:pPr>
      <w:numPr>
        <w:numId w:val="5"/>
      </w:numPr>
    </w:pPr>
  </w:style>
  <w:style w:type="numbering" w:customStyle="1" w:styleId="40">
    <w:name w:val="当前列表4"/>
    <w:rsid w:val="00E91598"/>
    <w:pPr>
      <w:numPr>
        <w:numId w:val="6"/>
      </w:numPr>
    </w:pPr>
  </w:style>
  <w:style w:type="numbering" w:customStyle="1" w:styleId="5">
    <w:name w:val="当前列表5"/>
    <w:rsid w:val="00E91598"/>
    <w:pPr>
      <w:numPr>
        <w:numId w:val="7"/>
      </w:numPr>
    </w:pPr>
  </w:style>
  <w:style w:type="numbering" w:customStyle="1" w:styleId="6">
    <w:name w:val="当前列表6"/>
    <w:rsid w:val="00E91598"/>
    <w:pPr>
      <w:numPr>
        <w:numId w:val="8"/>
      </w:numPr>
    </w:pPr>
  </w:style>
  <w:style w:type="numbering" w:customStyle="1" w:styleId="7">
    <w:name w:val="当前列表7"/>
    <w:rsid w:val="00E91598"/>
    <w:pPr>
      <w:numPr>
        <w:numId w:val="9"/>
      </w:numPr>
    </w:pPr>
  </w:style>
  <w:style w:type="numbering" w:customStyle="1" w:styleId="8">
    <w:name w:val="当前列表8"/>
    <w:rsid w:val="00E91598"/>
    <w:pPr>
      <w:numPr>
        <w:numId w:val="10"/>
      </w:numPr>
    </w:pPr>
  </w:style>
  <w:style w:type="numbering" w:customStyle="1" w:styleId="9">
    <w:name w:val="当前列表9"/>
    <w:rsid w:val="00E91598"/>
    <w:pPr>
      <w:numPr>
        <w:numId w:val="11"/>
      </w:numPr>
    </w:pPr>
  </w:style>
  <w:style w:type="numbering" w:customStyle="1" w:styleId="10">
    <w:name w:val="当前列表10"/>
    <w:rsid w:val="00E91598"/>
    <w:pPr>
      <w:numPr>
        <w:numId w:val="12"/>
      </w:numPr>
    </w:pPr>
  </w:style>
  <w:style w:type="numbering" w:customStyle="1" w:styleId="110">
    <w:name w:val="当前列表11"/>
    <w:rsid w:val="00E91598"/>
    <w:pPr>
      <w:numPr>
        <w:numId w:val="13"/>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9A69DA"/>
    <w:pPr>
      <w:tabs>
        <w:tab w:val="end" w:leader="dot" w:pos="396.30pt"/>
      </w:tabs>
      <w:spacing w:before="0pt" w:after="0pt"/>
    </w:pPr>
    <w:rPr>
      <w:rFonts w:eastAsia="黑体"/>
      <w:noProof/>
      <w:sz w:val="28"/>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087BAB"/>
    <w:pPr>
      <w:jc w:val="center"/>
    </w:pPr>
    <w:rPr>
      <w:noProof/>
    </w:rPr>
  </w:style>
  <w:style w:type="character" w:customStyle="1" w:styleId="af6">
    <w:name w:val="图 字符"/>
    <w:link w:val="af5"/>
    <w:rsid w:val="00087BAB"/>
    <w:rPr>
      <w:rFonts w:cs="宋体"/>
      <w:noProof/>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 w:type="paragraph" w:customStyle="1" w:styleId="aff4">
    <w:name w:val="公式"/>
    <w:basedOn w:val="a0"/>
    <w:qFormat/>
    <w:rsid w:val="00212420"/>
    <w:pPr>
      <w:tabs>
        <w:tab w:val="center" w:pos="150pt"/>
        <w:tab w:val="end" w:pos="300pt"/>
      </w:tabs>
    </w:pPr>
    <w:rPr>
      <w:rFonts w:ascii="Cambria Math" w:hAnsi="Cambria Math"/>
      <w:i/>
    </w:rPr>
  </w:style>
  <w:style w:type="paragraph" w:customStyle="1" w:styleId="23">
    <w:name w:val="公式_2"/>
    <w:basedOn w:val="a0"/>
    <w:qFormat/>
    <w:rsid w:val="006013F1"/>
    <w:pPr>
      <w:tabs>
        <w:tab w:val="center" w:pos="126pt"/>
        <w:tab w:val="end" w:pos="252pt"/>
      </w:tabs>
    </w:pPr>
    <w:rPr>
      <w:rFonts w:ascii="Cambria Math" w:hAnsi="Cambria Math"/>
      <w:i/>
    </w:rPr>
  </w:style>
  <w:style w:type="paragraph" w:customStyle="1" w:styleId="fix">
    <w:name w:val="公式_fix"/>
    <w:basedOn w:val="aff4"/>
    <w:qFormat/>
    <w:rsid w:val="003553BE"/>
    <w:pPr>
      <w:jc w:val="end"/>
    </w:pPr>
    <w:rPr>
      <w:i w:val="0"/>
    </w:rPr>
  </w:style>
  <w:style w:type="character" w:customStyle="1" w:styleId="katex-mathml">
    <w:name w:val="katex-mathml"/>
    <w:basedOn w:val="a1"/>
    <w:rsid w:val="007E1297"/>
  </w:style>
  <w:style w:type="character" w:customStyle="1" w:styleId="mord">
    <w:name w:val="mord"/>
    <w:basedOn w:val="a1"/>
    <w:rsid w:val="007E1297"/>
  </w:style>
  <w:style w:type="character" w:customStyle="1" w:styleId="vlist-s">
    <w:name w:val="vlist-s"/>
    <w:basedOn w:val="a1"/>
    <w:rsid w:val="007E1297"/>
  </w:style>
  <w:style w:type="character" w:customStyle="1" w:styleId="mrel">
    <w:name w:val="mrel"/>
    <w:basedOn w:val="a1"/>
    <w:rsid w:val="007E1297"/>
  </w:style>
  <w:style w:type="character" w:customStyle="1" w:styleId="mopen">
    <w:name w:val="mopen"/>
    <w:basedOn w:val="a1"/>
    <w:rsid w:val="007E1297"/>
  </w:style>
  <w:style w:type="character" w:customStyle="1" w:styleId="mpunct">
    <w:name w:val="mpunct"/>
    <w:basedOn w:val="a1"/>
    <w:rsid w:val="007E1297"/>
  </w:style>
  <w:style w:type="character" w:customStyle="1" w:styleId="mclose">
    <w:name w:val="mclose"/>
    <w:basedOn w:val="a1"/>
    <w:rsid w:val="007E129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167989537">
      <w:bodyDiv w:val="1"/>
      <w:marLeft w:val="0pt"/>
      <w:marRight w:val="0pt"/>
      <w:marTop w:val="0pt"/>
      <w:marBottom w:val="0pt"/>
      <w:divBdr>
        <w:top w:val="none" w:sz="0" w:space="0" w:color="auto"/>
        <w:left w:val="none" w:sz="0" w:space="0" w:color="auto"/>
        <w:bottom w:val="none" w:sz="0" w:space="0" w:color="auto"/>
        <w:right w:val="none" w:sz="0" w:space="0" w:color="auto"/>
      </w:divBdr>
    </w:div>
    <w:div w:id="174809376">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101204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9664660">
          <w:blockQuote w:val="1"/>
          <w:marLeft w:val="36pt"/>
          <w:marRight w:val="36pt"/>
          <w:marTop w:val="5pt"/>
          <w:marBottom w:val="5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1957832314">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34573448">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437672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png"/><Relationship Id="rId42" Type="http://purl.oclc.org/ooxml/officeDocument/relationships/image" Target="media/image20.png"/><Relationship Id="rId47" Type="http://purl.oclc.org/ooxml/officeDocument/relationships/header" Target="header7.xml"/><Relationship Id="rId50" Type="http://schemas.microsoft.com/office/2011/relationships/people" Target="people.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chart" Target="charts/chart1.xml"/><Relationship Id="rId40" Type="http://purl.oclc.org/ooxml/officeDocument/relationships/image" Target="media/image18.png"/><Relationship Id="rId45" Type="http://purl.oclc.org/ooxml/officeDocument/relationships/image" Target="media/image23.png"/><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svg"/><Relationship Id="rId36" Type="http://purl.oclc.org/ooxml/officeDocument/relationships/image" Target="media/image15.png"/><Relationship Id="rId49" Type="http://purl.oclc.org/ooxml/officeDocument/relationships/fontTable" Target="fontTable.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jpeg"/><Relationship Id="rId43" Type="http://purl.oclc.org/ooxml/officeDocument/relationships/image" Target="media/image21.png"/><Relationship Id="rId48" Type="http://purl.oclc.org/ooxml/officeDocument/relationships/footer" Target="footer7.xml"/><Relationship Id="rId8" Type="http://purl.oclc.org/ooxml/officeDocument/relationships/image" Target="media/image1.png"/><Relationship Id="rId51" Type="http://purl.oclc.org/ooxml/officeDocument/relationships/theme" Target="theme/theme1.xml"/><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png"/><Relationship Id="rId38" Type="http://purl.oclc.org/ooxml/officeDocument/relationships/image" Target="media/image16.jpeg"/><Relationship Id="rId46" Type="http://purl.oclc.org/ooxml/officeDocument/relationships/hyperlink" Target="https://www.grandviewresearch.com/horizon/outlook/robo-advisory-market/china?utm_source=chatgpt.com" TargetMode="Externa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2" Type="http://purl.oclc.org/ooxml/officeDocument/relationships/hyperlink" Target="https://www.grandviewresearch.com/horizon/outlook/robo-advisory-market/china" TargetMode="External"/><Relationship Id="rId1" Type="http://purl.oclc.org/ooxml/officeDocument/relationships/hyperlink" Target="https://huggingface.co/datasets/ceadar-ie/FinTalk-19k"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1666</TotalTime>
  <Pages>81</Pages>
  <Words>23436</Words>
  <Characters>133589</Characters>
  <Application>Microsoft Office Word</Application>
  <DocSecurity>0</DocSecurity>
  <Lines>1113</Lines>
  <Paragraphs>313</Paragraphs>
  <ScaleCrop>false</ScaleCrop>
  <Company/>
  <LinksUpToDate>false</LinksUpToDate>
  <CharactersWithSpaces>156712</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108</cp:revision>
  <dcterms:created xsi:type="dcterms:W3CDTF">2026-03-02T15:34:00Z</dcterms:created>
  <dcterms:modified xsi:type="dcterms:W3CDTF">2026-04-28T14:50:00Z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