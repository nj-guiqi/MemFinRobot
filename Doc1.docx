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94D3" w14:textId="77777777" w:rsidR="00280F82" w:rsidRDefault="00280F82" w:rsidP="00280F82">
      <w:pPr>
        <w:jc w:val="center"/>
        <w:rPr>
          <w:rFonts w:eastAsia="华文行楷"/>
          <w:b/>
          <w:bCs/>
          <w:sz w:val="52"/>
        </w:rPr>
      </w:pPr>
      <w:r>
        <w:rPr>
          <w:rFonts w:eastAsia="华文行楷" w:hint="eastAsia"/>
          <w:b/>
          <w:bCs/>
          <w:sz w:val="52"/>
        </w:rPr>
        <w:t>中国人民大学</w:t>
      </w:r>
    </w:p>
    <w:p w14:paraId="3EB0159B" w14:textId="77777777" w:rsidR="00280F82" w:rsidRDefault="00280F82" w:rsidP="00280F82">
      <w:pPr>
        <w:jc w:val="center"/>
        <w:rPr>
          <w:rFonts w:ascii="黑体" w:eastAsia="黑体"/>
          <w:b/>
          <w:sz w:val="48"/>
          <w:szCs w:val="48"/>
        </w:rPr>
      </w:pPr>
      <w:r>
        <w:rPr>
          <w:rFonts w:eastAsia="黑体" w:hint="eastAsia"/>
          <w:b/>
          <w:bCs/>
          <w:sz w:val="52"/>
        </w:rPr>
        <w:t>专业学位硕士研究生学位论文</w:t>
      </w:r>
    </w:p>
    <w:p w14:paraId="0439A292" w14:textId="77777777" w:rsidR="00280F82" w:rsidRDefault="00280F82" w:rsidP="00280F82">
      <w:pPr>
        <w:rPr>
          <w:rFonts w:eastAsia="黑体"/>
          <w:b/>
          <w:bCs/>
          <w:sz w:val="52"/>
        </w:rPr>
      </w:pPr>
    </w:p>
    <w:p w14:paraId="321E7004" w14:textId="77777777" w:rsidR="00280F82" w:rsidRDefault="00280F82" w:rsidP="00280F82">
      <w:pPr>
        <w:jc w:val="center"/>
        <w:rPr>
          <w:b/>
          <w:bCs/>
          <w:sz w:val="52"/>
        </w:rPr>
      </w:pPr>
    </w:p>
    <w:p w14:paraId="54BC0D0A" w14:textId="77777777" w:rsidR="00280F82" w:rsidRDefault="00280F82" w:rsidP="00280F82">
      <w:pPr>
        <w:jc w:val="center"/>
        <w:rPr>
          <w:b/>
          <w:bCs/>
          <w:sz w:val="52"/>
        </w:rPr>
      </w:pPr>
    </w:p>
    <w:p w14:paraId="4D4D0C54" w14:textId="77777777" w:rsidR="00280F82" w:rsidRDefault="00280F82" w:rsidP="00280F82">
      <w:pPr>
        <w:spacing w:beforeLines="50" w:before="156" w:afterLines="50" w:after="156"/>
        <w:ind w:left="2209" w:hangingChars="500" w:hanging="2209"/>
        <w:rPr>
          <w:rFonts w:ascii="黑体" w:eastAsia="黑体" w:hAnsi="黑体" w:cs="黑体"/>
          <w:b/>
          <w:sz w:val="44"/>
          <w:szCs w:val="44"/>
          <w:u w:val="single"/>
        </w:rPr>
      </w:pPr>
      <w:r>
        <w:rPr>
          <w:rFonts w:ascii="黑体" w:eastAsia="黑体" w:hAnsi="黑体" w:cs="黑体" w:hint="eastAsia"/>
          <w:b/>
          <w:sz w:val="44"/>
          <w:szCs w:val="44"/>
        </w:rPr>
        <w:t>论文题目：</w:t>
      </w:r>
      <w:r>
        <w:rPr>
          <w:rFonts w:ascii="黑体" w:eastAsia="黑体" w:hAnsi="黑体" w:cs="黑体" w:hint="eastAsia"/>
          <w:b/>
          <w:sz w:val="44"/>
          <w:szCs w:val="44"/>
          <w:u w:val="single"/>
        </w:rPr>
        <w:t xml:space="preserve">  </w:t>
      </w:r>
      <w:r w:rsidRPr="003F7534">
        <w:rPr>
          <w:rFonts w:ascii="黑体" w:eastAsia="黑体" w:hAnsi="黑体" w:cs="黑体"/>
          <w:b/>
          <w:sz w:val="44"/>
          <w:szCs w:val="44"/>
          <w:u w:val="single"/>
        </w:rPr>
        <w:t>面向证券投资的记忆增强型</w:t>
      </w:r>
    </w:p>
    <w:p w14:paraId="1FDEC83C" w14:textId="77777777" w:rsidR="00280F82" w:rsidRPr="00F27D7D" w:rsidRDefault="00280F82" w:rsidP="00280F82">
      <w:pPr>
        <w:spacing w:beforeLines="50" w:before="156" w:afterLines="50" w:after="156"/>
        <w:ind w:firstLineChars="500" w:firstLine="2209"/>
        <w:rPr>
          <w:rFonts w:ascii="黑体" w:eastAsia="黑体" w:hAnsi="黑体" w:cs="黑体"/>
          <w:b/>
          <w:sz w:val="44"/>
          <w:szCs w:val="44"/>
          <w:u w:val="single"/>
        </w:rPr>
      </w:pPr>
      <w:r>
        <w:rPr>
          <w:rFonts w:ascii="黑体" w:eastAsia="黑体" w:hAnsi="黑体" w:cs="黑体" w:hint="eastAsia"/>
          <w:b/>
          <w:sz w:val="44"/>
          <w:szCs w:val="44"/>
          <w:u w:val="single"/>
        </w:rPr>
        <w:t xml:space="preserve">     </w:t>
      </w:r>
      <w:r w:rsidRPr="003F7534">
        <w:rPr>
          <w:rFonts w:ascii="黑体" w:eastAsia="黑体" w:hAnsi="黑体" w:cs="黑体"/>
          <w:b/>
          <w:sz w:val="44"/>
          <w:szCs w:val="44"/>
          <w:u w:val="single"/>
        </w:rPr>
        <w:t>智</w:t>
      </w:r>
      <w:r>
        <w:rPr>
          <w:rFonts w:ascii="黑体" w:eastAsia="黑体" w:hAnsi="黑体" w:cs="黑体" w:hint="eastAsia"/>
          <w:b/>
          <w:sz w:val="44"/>
          <w:szCs w:val="44"/>
          <w:u w:val="single"/>
        </w:rPr>
        <w:t>能</w:t>
      </w:r>
      <w:r w:rsidRPr="003F7534">
        <w:rPr>
          <w:rFonts w:ascii="黑体" w:eastAsia="黑体" w:hAnsi="黑体" w:cs="黑体"/>
          <w:b/>
          <w:sz w:val="44"/>
          <w:szCs w:val="44"/>
          <w:u w:val="single"/>
        </w:rPr>
        <w:t>财顾问</w:t>
      </w:r>
      <w:r>
        <w:rPr>
          <w:rFonts w:ascii="黑体" w:eastAsia="黑体" w:hAnsi="黑体" w:cs="黑体" w:hint="eastAsia"/>
          <w:b/>
          <w:sz w:val="44"/>
          <w:szCs w:val="44"/>
          <w:u w:val="single"/>
        </w:rPr>
        <w:t>智能体</w:t>
      </w:r>
      <w:r w:rsidRPr="003F7534">
        <w:rPr>
          <w:rFonts w:ascii="黑体" w:eastAsia="黑体" w:hAnsi="黑体" w:cs="黑体"/>
          <w:b/>
          <w:sz w:val="44"/>
          <w:szCs w:val="44"/>
          <w:u w:val="single"/>
        </w:rPr>
        <w:t xml:space="preserve"> </w:t>
      </w:r>
      <w:r>
        <w:rPr>
          <w:rFonts w:ascii="黑体" w:eastAsia="黑体" w:hAnsi="黑体" w:cs="黑体" w:hint="eastAsia"/>
          <w:b/>
          <w:sz w:val="44"/>
          <w:szCs w:val="44"/>
          <w:u w:val="single"/>
        </w:rPr>
        <w:t xml:space="preserve">    </w:t>
      </w:r>
    </w:p>
    <w:p w14:paraId="40B477D8" w14:textId="77777777" w:rsidR="00280F82" w:rsidRDefault="00280F82" w:rsidP="00280F82">
      <w:pPr>
        <w:spacing w:beforeLines="50" w:before="156" w:afterLines="50" w:after="156"/>
        <w:ind w:left="2209" w:hangingChars="500" w:hanging="2209"/>
        <w:rPr>
          <w:rFonts w:ascii="仿宋" w:eastAsia="仿宋" w:hAnsi="仿宋"/>
          <w:b/>
          <w:sz w:val="44"/>
          <w:szCs w:val="44"/>
          <w:u w:val="single"/>
        </w:rPr>
      </w:pPr>
      <w:r>
        <w:rPr>
          <w:rFonts w:ascii="黑体" w:eastAsia="黑体" w:hAnsi="黑体" w:cs="黑体" w:hint="eastAsia"/>
          <w:b/>
          <w:sz w:val="44"/>
          <w:szCs w:val="44"/>
        </w:rPr>
        <w:t>关 键 词：</w:t>
      </w:r>
      <w:r>
        <w:rPr>
          <w:rFonts w:ascii="仿宋" w:eastAsia="仿宋" w:hAnsi="仿宋" w:hint="eastAsia"/>
          <w:b/>
          <w:sz w:val="44"/>
          <w:szCs w:val="44"/>
          <w:u w:val="single"/>
        </w:rPr>
        <w:t xml:space="preserve"> 大语言模型 智能体 智能投顾</w:t>
      </w:r>
      <w:r>
        <w:rPr>
          <w:rFonts w:ascii="仿宋" w:eastAsia="仿宋" w:hAnsi="仿宋"/>
          <w:b/>
          <w:sz w:val="44"/>
          <w:szCs w:val="44"/>
          <w:u w:val="single"/>
        </w:rPr>
        <w:t xml:space="preserve">                   </w:t>
      </w:r>
    </w:p>
    <w:p w14:paraId="66666F56" w14:textId="77777777" w:rsidR="00280F82" w:rsidRDefault="00280F82" w:rsidP="00280F82">
      <w:pPr>
        <w:jc w:val="center"/>
        <w:rPr>
          <w:rFonts w:eastAsia="黑体"/>
          <w:b/>
          <w:bCs/>
          <w:sz w:val="44"/>
          <w:u w:val="single"/>
        </w:rPr>
      </w:pPr>
    </w:p>
    <w:p w14:paraId="02CA163B" w14:textId="77777777" w:rsidR="00280F82" w:rsidRPr="00280F82" w:rsidRDefault="00280F82" w:rsidP="00280F82">
      <w:pPr>
        <w:spacing w:beforeLines="100" w:before="312" w:line="360" w:lineRule="auto"/>
        <w:rPr>
          <w:b/>
          <w:bCs/>
          <w:sz w:val="52"/>
          <w:u w:val="single"/>
        </w:rPr>
      </w:pPr>
    </w:p>
    <w:p w14:paraId="1DC37CB3" w14:textId="77777777" w:rsidR="00280F82" w:rsidRDefault="00280F82" w:rsidP="00280F82">
      <w:pPr>
        <w:snapToGrid w:val="0"/>
        <w:spacing w:line="300" w:lineRule="auto"/>
        <w:jc w:val="center"/>
        <w:rPr>
          <w:rFonts w:ascii="黑体" w:eastAsia="黑体" w:hAnsi="宋体"/>
          <w:b/>
          <w:sz w:val="40"/>
          <w:szCs w:val="40"/>
          <w:u w:val="single"/>
        </w:rPr>
      </w:pPr>
      <w:r>
        <w:rPr>
          <w:rFonts w:ascii="黑体" w:eastAsia="黑体" w:hAnsi="宋体" w:hint="eastAsia"/>
          <w:b/>
          <w:sz w:val="40"/>
          <w:szCs w:val="40"/>
        </w:rPr>
        <w:t xml:space="preserve">姓    名 </w:t>
      </w:r>
      <w:r>
        <w:rPr>
          <w:rFonts w:hint="eastAsia"/>
          <w:b/>
          <w:bCs/>
          <w:sz w:val="36"/>
          <w:u w:val="single"/>
        </w:rPr>
        <w:tab/>
      </w:r>
      <w:r>
        <w:rPr>
          <w:rFonts w:hint="eastAsia"/>
          <w:b/>
          <w:bCs/>
          <w:sz w:val="36"/>
          <w:u w:val="single"/>
        </w:rPr>
        <w:tab/>
      </w:r>
      <w:r>
        <w:rPr>
          <w:rFonts w:hint="eastAsia"/>
          <w:b/>
          <w:bCs/>
          <w:sz w:val="36"/>
          <w:u w:val="single"/>
        </w:rPr>
        <w:tab/>
        <w:t xml:space="preserve">  </w:t>
      </w:r>
      <w:r>
        <w:rPr>
          <w:rFonts w:hint="eastAsia"/>
          <w:b/>
          <w:bCs/>
          <w:sz w:val="36"/>
          <w:u w:val="single"/>
        </w:rPr>
        <w:tab/>
      </w:r>
      <w:r>
        <w:rPr>
          <w:rFonts w:hint="eastAsia"/>
          <w:b/>
          <w:bCs/>
          <w:sz w:val="36"/>
          <w:u w:val="single"/>
        </w:rPr>
        <w:t>倪鉴</w:t>
      </w:r>
      <w:r>
        <w:rPr>
          <w:rFonts w:hint="eastAsia"/>
          <w:b/>
          <w:bCs/>
          <w:sz w:val="36"/>
          <w:u w:val="single"/>
        </w:rPr>
        <w:tab/>
        <w:t xml:space="preserve">     </w:t>
      </w:r>
      <w:r>
        <w:rPr>
          <w:rFonts w:hint="eastAsia"/>
          <w:b/>
          <w:bCs/>
          <w:sz w:val="36"/>
          <w:u w:val="single"/>
        </w:rPr>
        <w:tab/>
      </w:r>
      <w:r>
        <w:rPr>
          <w:rFonts w:hint="eastAsia"/>
          <w:b/>
          <w:bCs/>
          <w:sz w:val="36"/>
          <w:u w:val="single"/>
        </w:rPr>
        <w:tab/>
      </w:r>
    </w:p>
    <w:p w14:paraId="6F939965" w14:textId="77777777" w:rsidR="00280F82" w:rsidRDefault="00280F82" w:rsidP="00280F82">
      <w:pPr>
        <w:snapToGrid w:val="0"/>
        <w:spacing w:line="300" w:lineRule="auto"/>
        <w:jc w:val="center"/>
        <w:rPr>
          <w:rFonts w:ascii="黑体" w:eastAsia="黑体" w:hAnsi="宋体"/>
          <w:b/>
          <w:sz w:val="40"/>
          <w:szCs w:val="40"/>
        </w:rPr>
      </w:pPr>
      <w:r>
        <w:rPr>
          <w:rFonts w:ascii="黑体" w:eastAsia="黑体" w:hAnsi="宋体" w:hint="eastAsia"/>
          <w:b/>
          <w:sz w:val="40"/>
          <w:szCs w:val="40"/>
        </w:rPr>
        <w:t xml:space="preserve">学    号 </w:t>
      </w:r>
      <w:r>
        <w:rPr>
          <w:rFonts w:hint="eastAsia"/>
          <w:b/>
          <w:bCs/>
          <w:sz w:val="36"/>
          <w:u w:val="single"/>
        </w:rPr>
        <w:tab/>
      </w:r>
      <w:r>
        <w:rPr>
          <w:rFonts w:hint="eastAsia"/>
          <w:b/>
          <w:bCs/>
          <w:sz w:val="36"/>
          <w:u w:val="single"/>
        </w:rPr>
        <w:tab/>
        <w:t xml:space="preserve"> 2024104352   </w:t>
      </w:r>
      <w:r>
        <w:rPr>
          <w:rFonts w:hint="eastAsia"/>
          <w:b/>
          <w:bCs/>
          <w:sz w:val="36"/>
          <w:u w:val="single"/>
        </w:rPr>
        <w:tab/>
      </w:r>
      <w:r>
        <w:rPr>
          <w:rFonts w:hint="eastAsia"/>
          <w:b/>
          <w:bCs/>
          <w:sz w:val="36"/>
          <w:u w:val="single"/>
        </w:rPr>
        <w:tab/>
      </w:r>
    </w:p>
    <w:p w14:paraId="0C70BBA5" w14:textId="77777777" w:rsidR="00280F82" w:rsidRDefault="00280F82" w:rsidP="00280F82">
      <w:pPr>
        <w:snapToGrid w:val="0"/>
        <w:spacing w:line="300" w:lineRule="auto"/>
        <w:jc w:val="center"/>
        <w:rPr>
          <w:b/>
          <w:bCs/>
          <w:sz w:val="36"/>
          <w:u w:val="single"/>
        </w:rPr>
      </w:pPr>
      <w:r>
        <w:rPr>
          <w:rFonts w:ascii="黑体" w:eastAsia="黑体" w:hAnsi="宋体" w:hint="eastAsia"/>
          <w:b/>
          <w:sz w:val="40"/>
          <w:szCs w:val="40"/>
        </w:rPr>
        <w:t>院 （系）</w:t>
      </w:r>
      <w:r>
        <w:rPr>
          <w:rFonts w:hint="eastAsia"/>
          <w:b/>
          <w:bCs/>
          <w:sz w:val="36"/>
          <w:u w:val="single"/>
        </w:rPr>
        <w:tab/>
      </w:r>
      <w:r>
        <w:rPr>
          <w:rFonts w:hint="eastAsia"/>
          <w:b/>
          <w:bCs/>
          <w:sz w:val="36"/>
          <w:u w:val="single"/>
        </w:rPr>
        <w:tab/>
      </w:r>
      <w:r>
        <w:rPr>
          <w:rFonts w:hint="eastAsia"/>
          <w:b/>
          <w:bCs/>
          <w:sz w:val="36"/>
          <w:u w:val="single"/>
        </w:rPr>
        <w:t>智慧治理学院</w:t>
      </w:r>
      <w:r>
        <w:rPr>
          <w:rFonts w:hint="eastAsia"/>
          <w:b/>
          <w:bCs/>
          <w:sz w:val="36"/>
          <w:u w:val="single"/>
        </w:rPr>
        <w:t xml:space="preserve">  </w:t>
      </w:r>
      <w:r>
        <w:rPr>
          <w:rFonts w:hint="eastAsia"/>
          <w:b/>
          <w:bCs/>
          <w:sz w:val="36"/>
          <w:u w:val="single"/>
        </w:rPr>
        <w:tab/>
      </w:r>
      <w:r>
        <w:rPr>
          <w:rFonts w:hint="eastAsia"/>
          <w:b/>
          <w:bCs/>
          <w:sz w:val="36"/>
          <w:u w:val="single"/>
        </w:rPr>
        <w:tab/>
      </w:r>
    </w:p>
    <w:p w14:paraId="5BDB5778" w14:textId="77777777" w:rsidR="00280F82" w:rsidRDefault="00280F82" w:rsidP="00280F82">
      <w:pPr>
        <w:snapToGrid w:val="0"/>
        <w:spacing w:line="300" w:lineRule="auto"/>
        <w:jc w:val="center"/>
        <w:rPr>
          <w:b/>
          <w:bCs/>
          <w:sz w:val="36"/>
          <w:u w:val="single"/>
        </w:rPr>
      </w:pPr>
      <w:r>
        <w:rPr>
          <w:rFonts w:ascii="黑体" w:eastAsia="黑体" w:hAnsi="宋体" w:hint="eastAsia"/>
          <w:b/>
          <w:sz w:val="40"/>
          <w:szCs w:val="40"/>
        </w:rPr>
        <w:t xml:space="preserve">专    业 </w:t>
      </w:r>
      <w:r>
        <w:rPr>
          <w:rFonts w:hint="eastAsia"/>
          <w:b/>
          <w:bCs/>
          <w:sz w:val="36"/>
          <w:u w:val="single"/>
        </w:rPr>
        <w:tab/>
      </w:r>
      <w:r>
        <w:rPr>
          <w:rFonts w:hint="eastAsia"/>
          <w:b/>
          <w:bCs/>
          <w:sz w:val="36"/>
          <w:u w:val="single"/>
        </w:rPr>
        <w:tab/>
      </w:r>
      <w:r>
        <w:rPr>
          <w:rFonts w:hint="eastAsia"/>
          <w:b/>
          <w:bCs/>
          <w:sz w:val="36"/>
          <w:u w:val="single"/>
        </w:rPr>
        <w:tab/>
      </w:r>
      <w:r>
        <w:rPr>
          <w:rFonts w:hint="eastAsia"/>
          <w:b/>
          <w:bCs/>
          <w:sz w:val="36"/>
          <w:u w:val="single"/>
        </w:rPr>
        <w:t>数字经济</w:t>
      </w:r>
      <w:r>
        <w:rPr>
          <w:rFonts w:hint="eastAsia"/>
          <w:b/>
          <w:bCs/>
          <w:sz w:val="36"/>
          <w:u w:val="single"/>
        </w:rPr>
        <w:t xml:space="preserve">     </w:t>
      </w:r>
      <w:r>
        <w:rPr>
          <w:rFonts w:hint="eastAsia"/>
          <w:b/>
          <w:bCs/>
          <w:sz w:val="36"/>
          <w:u w:val="single"/>
        </w:rPr>
        <w:tab/>
      </w:r>
      <w:r>
        <w:rPr>
          <w:rFonts w:hint="eastAsia"/>
          <w:b/>
          <w:bCs/>
          <w:sz w:val="36"/>
          <w:u w:val="single"/>
        </w:rPr>
        <w:tab/>
      </w:r>
    </w:p>
    <w:p w14:paraId="08B78F15" w14:textId="77777777" w:rsidR="00280F82" w:rsidRDefault="00280F82" w:rsidP="00280F82">
      <w:pPr>
        <w:snapToGrid w:val="0"/>
        <w:spacing w:line="300" w:lineRule="auto"/>
        <w:jc w:val="center"/>
        <w:rPr>
          <w:b/>
          <w:bCs/>
          <w:sz w:val="36"/>
          <w:u w:val="single"/>
        </w:rPr>
      </w:pPr>
      <w:r>
        <w:rPr>
          <w:rFonts w:ascii="黑体" w:eastAsia="黑体" w:hAnsi="宋体" w:hint="eastAsia"/>
          <w:b/>
          <w:sz w:val="40"/>
          <w:szCs w:val="40"/>
        </w:rPr>
        <w:t xml:space="preserve">研究方向 </w:t>
      </w:r>
      <w:r>
        <w:rPr>
          <w:rFonts w:hint="eastAsia"/>
          <w:b/>
          <w:bCs/>
          <w:sz w:val="36"/>
          <w:u w:val="single"/>
        </w:rPr>
        <w:tab/>
      </w:r>
      <w:r>
        <w:rPr>
          <w:rFonts w:hint="eastAsia"/>
          <w:b/>
          <w:bCs/>
          <w:sz w:val="36"/>
          <w:u w:val="single"/>
        </w:rPr>
        <w:t>数字经济与信息检索</w:t>
      </w:r>
      <w:r>
        <w:rPr>
          <w:rFonts w:hint="eastAsia"/>
          <w:b/>
          <w:bCs/>
          <w:sz w:val="36"/>
          <w:u w:val="single"/>
        </w:rPr>
        <w:tab/>
        <w:t xml:space="preserve">  </w:t>
      </w:r>
      <w:r>
        <w:rPr>
          <w:rFonts w:hint="eastAsia"/>
          <w:b/>
          <w:bCs/>
          <w:sz w:val="36"/>
          <w:u w:val="single"/>
        </w:rPr>
        <w:tab/>
      </w:r>
    </w:p>
    <w:p w14:paraId="04F8CF1B" w14:textId="77777777" w:rsidR="00280F82" w:rsidRDefault="00280F82" w:rsidP="00280F82">
      <w:pPr>
        <w:snapToGrid w:val="0"/>
        <w:spacing w:line="300" w:lineRule="auto"/>
        <w:jc w:val="center"/>
        <w:rPr>
          <w:b/>
          <w:bCs/>
          <w:sz w:val="36"/>
          <w:u w:val="single"/>
        </w:rPr>
      </w:pPr>
      <w:r>
        <w:rPr>
          <w:rFonts w:ascii="黑体" w:eastAsia="黑体" w:hAnsi="宋体" w:hint="eastAsia"/>
          <w:b/>
          <w:sz w:val="40"/>
          <w:szCs w:val="40"/>
        </w:rPr>
        <w:t xml:space="preserve">学术教师 </w:t>
      </w:r>
      <w:r>
        <w:rPr>
          <w:rFonts w:hint="eastAsia"/>
          <w:b/>
          <w:bCs/>
          <w:sz w:val="36"/>
          <w:u w:val="single"/>
        </w:rPr>
        <w:tab/>
      </w:r>
      <w:r>
        <w:rPr>
          <w:rFonts w:hint="eastAsia"/>
          <w:b/>
          <w:bCs/>
          <w:sz w:val="36"/>
          <w:u w:val="single"/>
        </w:rPr>
        <w:tab/>
      </w:r>
      <w:r>
        <w:rPr>
          <w:rFonts w:hint="eastAsia"/>
          <w:b/>
          <w:bCs/>
          <w:sz w:val="36"/>
          <w:u w:val="single"/>
        </w:rPr>
        <w:tab/>
        <w:t xml:space="preserve"> </w:t>
      </w:r>
      <w:r>
        <w:rPr>
          <w:rFonts w:hint="eastAsia"/>
          <w:b/>
          <w:bCs/>
          <w:sz w:val="36"/>
          <w:u w:val="single"/>
        </w:rPr>
        <w:t>莫际仙</w:t>
      </w:r>
      <w:r>
        <w:rPr>
          <w:rFonts w:hint="eastAsia"/>
          <w:b/>
          <w:bCs/>
          <w:sz w:val="36"/>
          <w:u w:val="single"/>
        </w:rPr>
        <w:t xml:space="preserve">      </w:t>
      </w:r>
      <w:r>
        <w:rPr>
          <w:rFonts w:hint="eastAsia"/>
          <w:b/>
          <w:bCs/>
          <w:sz w:val="36"/>
          <w:u w:val="single"/>
        </w:rPr>
        <w:tab/>
      </w:r>
      <w:r>
        <w:rPr>
          <w:rFonts w:hint="eastAsia"/>
          <w:b/>
          <w:bCs/>
          <w:sz w:val="36"/>
          <w:u w:val="single"/>
        </w:rPr>
        <w:tab/>
      </w:r>
    </w:p>
    <w:p w14:paraId="582DF44E" w14:textId="77777777" w:rsidR="00280F82" w:rsidRDefault="00280F82" w:rsidP="00280F82">
      <w:pPr>
        <w:snapToGrid w:val="0"/>
        <w:spacing w:line="300" w:lineRule="auto"/>
        <w:jc w:val="center"/>
        <w:rPr>
          <w:rFonts w:ascii="黑体" w:eastAsia="黑体" w:hAnsi="宋体"/>
          <w:b/>
          <w:bCs/>
          <w:sz w:val="40"/>
        </w:rPr>
      </w:pPr>
      <w:r>
        <w:rPr>
          <w:rFonts w:ascii="黑体" w:eastAsia="黑体" w:hAnsi="宋体" w:hint="eastAsia"/>
          <w:b/>
          <w:sz w:val="40"/>
          <w:szCs w:val="40"/>
        </w:rPr>
        <w:t xml:space="preserve">日    期 </w:t>
      </w:r>
      <w:r>
        <w:rPr>
          <w:rFonts w:hint="eastAsia"/>
          <w:b/>
          <w:bCs/>
          <w:sz w:val="36"/>
          <w:u w:val="single"/>
        </w:rPr>
        <w:tab/>
      </w:r>
      <w:r>
        <w:rPr>
          <w:rFonts w:hint="eastAsia"/>
          <w:b/>
          <w:bCs/>
          <w:sz w:val="36"/>
          <w:u w:val="single"/>
        </w:rPr>
        <w:tab/>
        <w:t xml:space="preserve">  </w:t>
      </w:r>
      <w:r w:rsidRPr="00F27D7D">
        <w:rPr>
          <w:rFonts w:hint="eastAsia"/>
          <w:sz w:val="36"/>
          <w:u w:val="single"/>
        </w:rPr>
        <w:t xml:space="preserve"> 2025.12.3 </w:t>
      </w:r>
      <w:r>
        <w:rPr>
          <w:rFonts w:hint="eastAsia"/>
          <w:b/>
          <w:bCs/>
          <w:sz w:val="36"/>
          <w:u w:val="single"/>
        </w:rPr>
        <w:t xml:space="preserve">  </w:t>
      </w:r>
      <w:r>
        <w:rPr>
          <w:rFonts w:hint="eastAsia"/>
          <w:b/>
          <w:bCs/>
          <w:sz w:val="36"/>
          <w:u w:val="single"/>
        </w:rPr>
        <w:tab/>
      </w:r>
      <w:r>
        <w:rPr>
          <w:rFonts w:hint="eastAsia"/>
          <w:b/>
          <w:bCs/>
          <w:sz w:val="36"/>
          <w:u w:val="single"/>
        </w:rPr>
        <w:tab/>
      </w:r>
    </w:p>
    <w:p w14:paraId="760248B2" w14:textId="77777777" w:rsidR="00280F82" w:rsidRDefault="00280F82">
      <w:pPr>
        <w:widowControl/>
        <w:jc w:val="left"/>
        <w:rPr>
          <w:rFonts w:eastAsia="楷体_GB2312"/>
          <w:b/>
          <w:bCs/>
          <w:sz w:val="36"/>
        </w:rPr>
      </w:pPr>
      <w:r>
        <w:rPr>
          <w:rFonts w:eastAsia="楷体_GB2312"/>
          <w:b/>
          <w:bCs/>
          <w:sz w:val="36"/>
        </w:rPr>
        <w:br w:type="page"/>
      </w:r>
    </w:p>
    <w:p w14:paraId="50ABD83D" w14:textId="77777777" w:rsidR="00280F82" w:rsidRDefault="00280F82" w:rsidP="00280F82">
      <w:pPr>
        <w:jc w:val="center"/>
        <w:rPr>
          <w:b/>
          <w:bCs/>
          <w:sz w:val="32"/>
          <w:szCs w:val="32"/>
        </w:rPr>
      </w:pPr>
      <w:r w:rsidRPr="00280F82">
        <w:rPr>
          <w:rFonts w:hint="eastAsia"/>
          <w:b/>
          <w:bCs/>
          <w:sz w:val="32"/>
          <w:szCs w:val="32"/>
        </w:rPr>
        <w:lastRenderedPageBreak/>
        <w:t>摘要</w:t>
      </w:r>
    </w:p>
    <w:p w14:paraId="6B937480" w14:textId="77777777" w:rsidR="00280F82" w:rsidRDefault="00280F82" w:rsidP="00280F82">
      <w:pPr>
        <w:jc w:val="left"/>
        <w:rPr>
          <w:b/>
          <w:bCs/>
          <w:sz w:val="32"/>
          <w:szCs w:val="32"/>
        </w:rPr>
      </w:pPr>
      <w:r>
        <w:rPr>
          <w:rFonts w:hint="eastAsia"/>
          <w:b/>
          <w:bCs/>
          <w:sz w:val="32"/>
          <w:szCs w:val="32"/>
        </w:rPr>
        <w:t>略</w:t>
      </w:r>
      <w:r>
        <w:rPr>
          <w:b/>
          <w:bCs/>
          <w:sz w:val="32"/>
          <w:szCs w:val="32"/>
        </w:rPr>
        <w:t>…</w:t>
      </w:r>
    </w:p>
    <w:p w14:paraId="12E93243" w14:textId="77777777" w:rsidR="00280F82" w:rsidRDefault="00280F82">
      <w:pPr>
        <w:widowControl/>
        <w:jc w:val="left"/>
        <w:rPr>
          <w:b/>
          <w:bCs/>
          <w:sz w:val="32"/>
          <w:szCs w:val="32"/>
        </w:rPr>
      </w:pPr>
      <w:r>
        <w:rPr>
          <w:b/>
          <w:bCs/>
          <w:sz w:val="32"/>
          <w:szCs w:val="32"/>
        </w:rPr>
        <w:br w:type="page"/>
      </w:r>
    </w:p>
    <w:p w14:paraId="1739ED37" w14:textId="77777777" w:rsidR="00280F82" w:rsidRDefault="00280F82" w:rsidP="00280F82">
      <w:pPr>
        <w:pStyle w:val="1"/>
      </w:pPr>
      <w:r>
        <w:rPr>
          <w:rFonts w:hint="eastAsia"/>
        </w:rPr>
        <w:lastRenderedPageBreak/>
        <w:t>一、绪论</w:t>
      </w:r>
    </w:p>
    <w:p w14:paraId="244E054A" w14:textId="77777777" w:rsidR="00280F82" w:rsidRDefault="00280F82" w:rsidP="00280F82">
      <w:pPr>
        <w:pStyle w:val="2"/>
      </w:pPr>
      <w:r>
        <w:rPr>
          <w:rFonts w:hint="eastAsia"/>
        </w:rPr>
        <w:t>2</w:t>
      </w:r>
      <w:r>
        <w:t>.1</w:t>
      </w:r>
      <w:r w:rsidRPr="00280F82">
        <w:rPr>
          <w:rFonts w:hint="eastAsia"/>
        </w:rPr>
        <w:t>研究背景</w:t>
      </w:r>
    </w:p>
    <w:p w14:paraId="602DA519" w14:textId="77777777" w:rsidR="00280F82" w:rsidRPr="00A20EF9" w:rsidRDefault="00280F82" w:rsidP="00280F82">
      <w:pPr>
        <w:spacing w:beforeLines="50" w:before="156"/>
        <w:ind w:firstLineChars="200" w:firstLine="480"/>
        <w:rPr>
          <w:sz w:val="24"/>
        </w:rPr>
      </w:pPr>
      <w:r w:rsidRPr="00A20EF9">
        <w:rPr>
          <w:sz w:val="24"/>
        </w:rPr>
        <w:t>近年来，随着人工智能技术在金融行业的深入应用，智能投顾逐渐成为证券投资咨询的重要工具。然而，现有智能投顾系统仍存在明显不足。多数系统依赖规则引擎或传统问答模型，只能根据单轮对话生成回答，缺乏对用户长期投资行为和偏好信息的记忆能力。这使得系统难以形成连续的逻辑链条，经常出现回答割裂、重复解释或忽略历史语境等问题。此外，现有智能投顾在个性化程度上较为有限，无法根据用户风险承受能力、投资期限、主题偏好等关键信息提供持续、稳定的专业化咨询体验。在严格的证券监管背景下，这些系统也难以做到对风险等级与用户画像的动态跟踪，导致风险提示不充分、表达不一致，从而影响智能投顾的可信度和合规性。</w:t>
      </w:r>
    </w:p>
    <w:p w14:paraId="52239948" w14:textId="77777777" w:rsidR="00280F82" w:rsidRPr="00A20EF9" w:rsidRDefault="00280F82" w:rsidP="00280F82">
      <w:pPr>
        <w:spacing w:beforeLines="50" w:before="156"/>
        <w:ind w:firstLineChars="200" w:firstLine="480"/>
        <w:rPr>
          <w:sz w:val="24"/>
        </w:rPr>
      </w:pPr>
      <w:r w:rsidRPr="00A20EF9">
        <w:rPr>
          <w:sz w:val="24"/>
        </w:rPr>
        <w:t>与此同时，大模型驱动的</w:t>
      </w:r>
      <w:r>
        <w:rPr>
          <w:rFonts w:hint="eastAsia"/>
          <w:sz w:val="24"/>
        </w:rPr>
        <w:t>智能体</w:t>
      </w:r>
      <w:r w:rsidRPr="00A20EF9">
        <w:rPr>
          <w:sz w:val="24"/>
        </w:rPr>
        <w:t>虽然在通用对话方面表现优越，但在金融等高专业度场景中仍受到记忆能力限制。当前主流大模型的上下文窗口有限，无法长期保留用户关键行为信息，也无法处理证券投资情境中常见的</w:t>
      </w:r>
      <w:r w:rsidRPr="00A20EF9">
        <w:rPr>
          <w:sz w:val="24"/>
        </w:rPr>
        <w:t>“</w:t>
      </w:r>
      <w:r w:rsidRPr="00A20EF9">
        <w:rPr>
          <w:sz w:val="24"/>
        </w:rPr>
        <w:t>跨轮次依赖</w:t>
      </w:r>
      <w:r w:rsidRPr="00A20EF9">
        <w:rPr>
          <w:sz w:val="24"/>
        </w:rPr>
        <w:t>”“</w:t>
      </w:r>
      <w:r w:rsidRPr="00A20EF9">
        <w:rPr>
          <w:sz w:val="24"/>
        </w:rPr>
        <w:t>长周期跟踪</w:t>
      </w:r>
      <w:r w:rsidRPr="00A20EF9">
        <w:rPr>
          <w:sz w:val="24"/>
        </w:rPr>
        <w:t>”</w:t>
      </w:r>
      <w:r w:rsidRPr="00A20EF9">
        <w:rPr>
          <w:sz w:val="24"/>
        </w:rPr>
        <w:t>等复杂对话需求。现有的记忆机制通常依赖简单摘要或向量检索，缺乏结构化、可控、可解释的记忆管理体系，容易在召回时出现噪声或遗漏关键信息。此外，</w:t>
      </w:r>
      <w:r>
        <w:rPr>
          <w:rFonts w:hint="eastAsia"/>
          <w:sz w:val="24"/>
        </w:rPr>
        <w:t>智能体</w:t>
      </w:r>
      <w:r w:rsidRPr="00A20EF9">
        <w:rPr>
          <w:sz w:val="24"/>
        </w:rPr>
        <w:t>目前普遍缺乏任务导向的记忆筛选策略，不知道</w:t>
      </w:r>
      <w:r w:rsidRPr="00A20EF9">
        <w:rPr>
          <w:sz w:val="24"/>
        </w:rPr>
        <w:t>“</w:t>
      </w:r>
      <w:r w:rsidRPr="00A20EF9">
        <w:rPr>
          <w:sz w:val="24"/>
        </w:rPr>
        <w:t>哪些信息值得记</w:t>
      </w:r>
      <w:r w:rsidRPr="00A20EF9">
        <w:rPr>
          <w:sz w:val="24"/>
        </w:rPr>
        <w:t>”“</w:t>
      </w:r>
      <w:r w:rsidRPr="00A20EF9">
        <w:rPr>
          <w:sz w:val="24"/>
        </w:rPr>
        <w:t>何时使用记忆</w:t>
      </w:r>
      <w:r w:rsidRPr="00A20EF9">
        <w:rPr>
          <w:sz w:val="24"/>
        </w:rPr>
        <w:t>”</w:t>
      </w:r>
      <w:r w:rsidRPr="00A20EF9">
        <w:rPr>
          <w:sz w:val="24"/>
        </w:rPr>
        <w:t>，导致生成内容难以兼顾稳定性、专业性与合规性。这些问题使得</w:t>
      </w:r>
      <w:r>
        <w:rPr>
          <w:rFonts w:hint="eastAsia"/>
          <w:sz w:val="24"/>
        </w:rPr>
        <w:t>智能体</w:t>
      </w:r>
      <w:r w:rsidRPr="00A20EF9">
        <w:rPr>
          <w:sz w:val="24"/>
        </w:rPr>
        <w:t>尚无法胜任证券投资场景中对长期陪伴式咨询、逻辑一致性和风险控制能力的要求。</w:t>
      </w:r>
    </w:p>
    <w:p w14:paraId="3ABC39E5" w14:textId="77777777" w:rsidR="00280F82" w:rsidRPr="00280F82" w:rsidRDefault="00280F82" w:rsidP="00280F82">
      <w:pPr>
        <w:spacing w:beforeLines="50" w:before="156"/>
        <w:ind w:firstLineChars="200" w:firstLine="480"/>
        <w:rPr>
          <w:sz w:val="24"/>
        </w:rPr>
      </w:pPr>
      <w:r w:rsidRPr="00A20EF9">
        <w:rPr>
          <w:sz w:val="24"/>
        </w:rPr>
        <w:t>基于上述行业痛点与技术缺口，本研究提出构建</w:t>
      </w:r>
      <w:r w:rsidRPr="00A20EF9">
        <w:rPr>
          <w:sz w:val="24"/>
        </w:rPr>
        <w:t>“</w:t>
      </w:r>
      <w:r w:rsidRPr="00A20EF9">
        <w:rPr>
          <w:sz w:val="24"/>
        </w:rPr>
        <w:t>面向证券投资的记忆增强型智能理财顾问智能体</w:t>
      </w:r>
      <w:r w:rsidRPr="00A20EF9">
        <w:rPr>
          <w:sz w:val="24"/>
        </w:rPr>
        <w:t>”</w:t>
      </w:r>
      <w:r w:rsidRPr="00A20EF9">
        <w:rPr>
          <w:sz w:val="24"/>
        </w:rPr>
        <w:t>。该智能体旨在引入多层次、可控且可解释的记忆机制，包括短期对话记忆、长期知识记忆与用户画像记忆，从而使系统能够真正理解用户的投资偏好、关注主题、风险水平及历史咨询内容。在此基础上，通过强化学习驱动的动态记忆选择策略与检索增强生成方法，提升长期语境的召回准确性与回答连续性，使智能体能够在合规边界内提供稳定、个性化且具备风险提示能力的辅助决策服务。研究目标在于构建一个在金融场景中具有长期价值、可落地性强、逻辑一致性高的智能投顾产品原型，为智能金融服务的进一步发展提供技术和方法上的创新。</w:t>
      </w:r>
    </w:p>
    <w:p w14:paraId="6205DEC1" w14:textId="77777777" w:rsidR="00280F82" w:rsidRDefault="00280F82" w:rsidP="00280F82">
      <w:pPr>
        <w:pStyle w:val="2"/>
      </w:pPr>
      <w:r>
        <w:rPr>
          <w:rFonts w:hint="eastAsia"/>
        </w:rPr>
        <w:t>2</w:t>
      </w:r>
      <w:r>
        <w:t xml:space="preserve">.2 </w:t>
      </w:r>
      <w:r>
        <w:rPr>
          <w:rFonts w:hint="eastAsia"/>
        </w:rPr>
        <w:t>研究意义</w:t>
      </w:r>
    </w:p>
    <w:p w14:paraId="163F86C8" w14:textId="77777777" w:rsidR="00280F82" w:rsidRPr="00FA3360" w:rsidRDefault="00280F82" w:rsidP="00280F82">
      <w:pPr>
        <w:pStyle w:val="4"/>
      </w:pPr>
      <w:r>
        <w:t xml:space="preserve">2.2.1 </w:t>
      </w:r>
      <w:r w:rsidRPr="00FA3360">
        <w:t>理论意义</w:t>
      </w:r>
    </w:p>
    <w:p w14:paraId="1E225304" w14:textId="77777777" w:rsidR="00280F82" w:rsidRPr="00A20EF9" w:rsidRDefault="00280F82" w:rsidP="00280F82">
      <w:pPr>
        <w:spacing w:beforeLines="50" w:before="156"/>
        <w:ind w:firstLineChars="200" w:firstLine="480"/>
        <w:rPr>
          <w:sz w:val="24"/>
        </w:rPr>
      </w:pPr>
      <w:r w:rsidRPr="00A20EF9">
        <w:rPr>
          <w:sz w:val="24"/>
        </w:rPr>
        <w:t>本研究在理论层面具有多重意义。首先，在数字经济背景下，智能金融服务作为数字化生产要素的重要组成部分，其核心挑战在于如何利用人工智能提升信息处理效率与资源配置能力。现有研究多聚焦于模型性能或投资策略优化，而较</w:t>
      </w:r>
      <w:r w:rsidRPr="00A20EF9">
        <w:rPr>
          <w:sz w:val="24"/>
        </w:rPr>
        <w:lastRenderedPageBreak/>
        <w:t>少关注智能投顾在长期交互和用户理解方面的机制设计。本文提出的多层次记忆增强框架，将</w:t>
      </w:r>
      <w:r w:rsidRPr="00A20EF9">
        <w:rPr>
          <w:sz w:val="24"/>
        </w:rPr>
        <w:t>“</w:t>
      </w:r>
      <w:r w:rsidRPr="00A20EF9">
        <w:rPr>
          <w:sz w:val="24"/>
        </w:rPr>
        <w:t>连续性对话</w:t>
      </w:r>
      <w:r w:rsidRPr="00A20EF9">
        <w:rPr>
          <w:sz w:val="24"/>
        </w:rPr>
        <w:t>”“</w:t>
      </w:r>
      <w:r w:rsidRPr="00A20EF9">
        <w:rPr>
          <w:sz w:val="24"/>
        </w:rPr>
        <w:t>个性化理解</w:t>
      </w:r>
      <w:r w:rsidRPr="00A20EF9">
        <w:rPr>
          <w:sz w:val="24"/>
        </w:rPr>
        <w:t>”</w:t>
      </w:r>
      <w:r w:rsidRPr="00A20EF9">
        <w:rPr>
          <w:sz w:val="24"/>
        </w:rPr>
        <w:t>与</w:t>
      </w:r>
      <w:r w:rsidRPr="00A20EF9">
        <w:rPr>
          <w:sz w:val="24"/>
        </w:rPr>
        <w:t>“</w:t>
      </w:r>
      <w:r w:rsidRPr="00A20EF9">
        <w:rPr>
          <w:sz w:val="24"/>
        </w:rPr>
        <w:t>金融信息处理</w:t>
      </w:r>
      <w:r w:rsidRPr="00A20EF9">
        <w:rPr>
          <w:sz w:val="24"/>
        </w:rPr>
        <w:t>”</w:t>
      </w:r>
      <w:r w:rsidRPr="00A20EF9">
        <w:rPr>
          <w:sz w:val="24"/>
        </w:rPr>
        <w:t>结合，为数字经济条件下智能服务系统的智能化演进提供了新的理论路径，有助于扩展数字经济研究中关于智能化服务供给方式的理论边界。</w:t>
      </w:r>
    </w:p>
    <w:p w14:paraId="25D78850" w14:textId="77777777" w:rsidR="00280F82" w:rsidRPr="00A20EF9" w:rsidRDefault="00280F82" w:rsidP="00280F82">
      <w:pPr>
        <w:spacing w:beforeLines="50" w:before="156"/>
        <w:ind w:firstLineChars="200" w:firstLine="480"/>
        <w:rPr>
          <w:sz w:val="24"/>
        </w:rPr>
      </w:pPr>
      <w:r w:rsidRPr="00A20EF9">
        <w:rPr>
          <w:sz w:val="24"/>
        </w:rPr>
        <w:t>其次，从行为决策理论视角来看，投资者的咨询行为往往具有路径依赖、情绪波动、信息偏好稳定性等特征，用户的风险认知、投资风格及关注主题会在多轮交互中逐渐显现。因此，构建适用于证券投资场景的记忆机制，不仅能够更真实地模拟投资者的动态行为特征，也有助于深化对</w:t>
      </w:r>
      <w:r w:rsidRPr="00A20EF9">
        <w:rPr>
          <w:sz w:val="24"/>
        </w:rPr>
        <w:t>“</w:t>
      </w:r>
      <w:r w:rsidRPr="00A20EF9">
        <w:rPr>
          <w:sz w:val="24"/>
        </w:rPr>
        <w:t>数字化场景中的投资者行为</w:t>
      </w:r>
      <w:r w:rsidRPr="00A20EF9">
        <w:rPr>
          <w:sz w:val="24"/>
        </w:rPr>
        <w:t>”</w:t>
      </w:r>
      <w:r w:rsidRPr="00A20EF9">
        <w:rPr>
          <w:sz w:val="24"/>
        </w:rPr>
        <w:t>这一领域的理论认识。本文提出的用户画像记忆与长期偏好建模机制，可作为解释数字金融场景下行为决策模式的重要工具，从而丰富行为金融与行为决策理论在数字环境下的扩展研究。</w:t>
      </w:r>
    </w:p>
    <w:p w14:paraId="58951FF4" w14:textId="77777777" w:rsidR="00280F82" w:rsidRPr="00A20EF9" w:rsidRDefault="00280F82" w:rsidP="00280F82">
      <w:pPr>
        <w:spacing w:beforeLines="50" w:before="156"/>
        <w:ind w:firstLineChars="200" w:firstLine="480"/>
        <w:rPr>
          <w:sz w:val="24"/>
        </w:rPr>
      </w:pPr>
      <w:r w:rsidRPr="00A20EF9">
        <w:rPr>
          <w:sz w:val="24"/>
        </w:rPr>
        <w:t>再次，从智能体与认知建模理论的角度来看，传统大语言模型虽然具备强大的生成能力，但缺乏连续性、可控性与持久记忆，难以支撑经济金融场景中的高要求任务。本文通过强化学习驱动的记忆选择策略和结构化的长期记忆设计，使智能体能够实现</w:t>
      </w:r>
      <w:r w:rsidRPr="00A20EF9">
        <w:rPr>
          <w:sz w:val="24"/>
        </w:rPr>
        <w:t>“</w:t>
      </w:r>
      <w:r w:rsidRPr="00A20EF9">
        <w:rPr>
          <w:sz w:val="24"/>
        </w:rPr>
        <w:t>稳定记忆</w:t>
      </w:r>
      <w:r w:rsidRPr="00A20EF9">
        <w:rPr>
          <w:sz w:val="24"/>
        </w:rPr>
        <w:t>—</w:t>
      </w:r>
      <w:r w:rsidRPr="00A20EF9">
        <w:rPr>
          <w:sz w:val="24"/>
        </w:rPr>
        <w:t>准确召回</w:t>
      </w:r>
      <w:r w:rsidRPr="00A20EF9">
        <w:rPr>
          <w:sz w:val="24"/>
        </w:rPr>
        <w:t>—</w:t>
      </w:r>
      <w:r w:rsidRPr="00A20EF9">
        <w:rPr>
          <w:sz w:val="24"/>
        </w:rPr>
        <w:t>情境化推理</w:t>
      </w:r>
      <w:r w:rsidRPr="00A20EF9">
        <w:rPr>
          <w:sz w:val="24"/>
        </w:rPr>
        <w:t>”</w:t>
      </w:r>
      <w:r w:rsidRPr="00A20EF9">
        <w:rPr>
          <w:sz w:val="24"/>
        </w:rPr>
        <w:t>的完整闭环。这不仅推进了智能体记忆机制的研究，也为构建具备</w:t>
      </w:r>
      <w:r w:rsidRPr="00A20EF9">
        <w:rPr>
          <w:sz w:val="24"/>
        </w:rPr>
        <w:t>“</w:t>
      </w:r>
      <w:r w:rsidRPr="00A20EF9">
        <w:rPr>
          <w:sz w:val="24"/>
        </w:rPr>
        <w:t>类认知能力</w:t>
      </w:r>
      <w:r w:rsidRPr="00A20EF9">
        <w:rPr>
          <w:sz w:val="24"/>
        </w:rPr>
        <w:t>”</w:t>
      </w:r>
      <w:r w:rsidRPr="00A20EF9">
        <w:rPr>
          <w:sz w:val="24"/>
        </w:rPr>
        <w:t>的金融</w:t>
      </w:r>
      <w:r>
        <w:rPr>
          <w:rFonts w:hint="eastAsia"/>
          <w:sz w:val="24"/>
        </w:rPr>
        <w:t>智能</w:t>
      </w:r>
      <w:r w:rsidRPr="00A20EF9">
        <w:rPr>
          <w:sz w:val="24"/>
        </w:rPr>
        <w:t>系统提供了理论参考，推动</w:t>
      </w:r>
      <w:r>
        <w:rPr>
          <w:rFonts w:hint="eastAsia"/>
          <w:sz w:val="24"/>
        </w:rPr>
        <w:t>智能体</w:t>
      </w:r>
      <w:r w:rsidRPr="00A20EF9">
        <w:rPr>
          <w:sz w:val="24"/>
        </w:rPr>
        <w:t>研究向更加解释性、可控和任务导向的方向发展。</w:t>
      </w:r>
    </w:p>
    <w:p w14:paraId="6BF7CB00" w14:textId="77777777" w:rsidR="00280F82" w:rsidRPr="00A20EF9" w:rsidRDefault="00280F82" w:rsidP="00280F82">
      <w:pPr>
        <w:spacing w:beforeLines="50" w:before="156"/>
        <w:ind w:firstLineChars="200" w:firstLine="480"/>
        <w:rPr>
          <w:sz w:val="24"/>
        </w:rPr>
      </w:pPr>
      <w:r w:rsidRPr="00A20EF9">
        <w:rPr>
          <w:sz w:val="24"/>
        </w:rPr>
        <w:t>综上所述，本文将数字经济理论、行为决策理论与智能体记忆机制研究相结合，填补了现阶段智能投顾在理论层面的空白，提出了可在经济学、管理学与人工智能领域交叉使用的理论框架，为后续关于智能投顾、数字金融服务、认知型智能体的发展提供了坚实的理论基础。</w:t>
      </w:r>
    </w:p>
    <w:p w14:paraId="1C33A667" w14:textId="77777777" w:rsidR="00280F82" w:rsidRPr="00FA3360" w:rsidRDefault="00280F82" w:rsidP="00280F82">
      <w:pPr>
        <w:pStyle w:val="4"/>
      </w:pPr>
      <w:r>
        <w:rPr>
          <w:rFonts w:hint="eastAsia"/>
        </w:rPr>
        <w:t>2</w:t>
      </w:r>
      <w:r>
        <w:t xml:space="preserve">.2.2 </w:t>
      </w:r>
      <w:r w:rsidRPr="00FA3360">
        <w:t>实践意义</w:t>
      </w:r>
    </w:p>
    <w:p w14:paraId="04838A60" w14:textId="77777777" w:rsidR="00280F82" w:rsidRPr="00A20EF9" w:rsidRDefault="00280F82" w:rsidP="00280F82">
      <w:pPr>
        <w:spacing w:beforeLines="50" w:before="156"/>
        <w:ind w:firstLineChars="200" w:firstLine="482"/>
        <w:rPr>
          <w:sz w:val="24"/>
        </w:rPr>
      </w:pPr>
      <w:r>
        <w:rPr>
          <w:rFonts w:hint="eastAsia"/>
          <w:b/>
          <w:bCs/>
          <w:sz w:val="24"/>
        </w:rPr>
        <w:t xml:space="preserve"> </w:t>
      </w:r>
      <w:r w:rsidRPr="00A20EF9">
        <w:rPr>
          <w:sz w:val="24"/>
        </w:rPr>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w:t>
      </w:r>
      <w:r w:rsidRPr="00A20EF9">
        <w:rPr>
          <w:sz w:val="24"/>
        </w:rPr>
        <w:t>“</w:t>
      </w:r>
      <w:r w:rsidRPr="00A20EF9">
        <w:rPr>
          <w:sz w:val="24"/>
        </w:rPr>
        <w:t>工具型问答系统</w:t>
      </w:r>
      <w:r w:rsidRPr="00A20EF9">
        <w:rPr>
          <w:sz w:val="24"/>
        </w:rPr>
        <w:t>”</w:t>
      </w:r>
      <w:r w:rsidRPr="00A20EF9">
        <w:rPr>
          <w:sz w:val="24"/>
        </w:rPr>
        <w:t>向</w:t>
      </w:r>
      <w:r w:rsidRPr="00A20EF9">
        <w:rPr>
          <w:sz w:val="24"/>
        </w:rPr>
        <w:t>“</w:t>
      </w:r>
      <w:r w:rsidRPr="00A20EF9">
        <w:rPr>
          <w:sz w:val="24"/>
        </w:rPr>
        <w:t>陪伴式智能咨询服务</w:t>
      </w:r>
      <w:r w:rsidRPr="00A20EF9">
        <w:rPr>
          <w:sz w:val="24"/>
        </w:rPr>
        <w:t>”</w:t>
      </w:r>
      <w:r w:rsidRPr="00A20EF9">
        <w:rPr>
          <w:sz w:val="24"/>
        </w:rPr>
        <w:t>转变。</w:t>
      </w:r>
    </w:p>
    <w:p w14:paraId="456026E4" w14:textId="77777777" w:rsidR="00280F82" w:rsidRPr="00A20EF9" w:rsidRDefault="00280F82" w:rsidP="00280F82">
      <w:pPr>
        <w:spacing w:beforeLines="50" w:before="156"/>
        <w:ind w:firstLineChars="200" w:firstLine="480"/>
        <w:rPr>
          <w:sz w:val="24"/>
        </w:rPr>
      </w:pPr>
      <w:r w:rsidRPr="00A20EF9">
        <w:rPr>
          <w:sz w:val="24"/>
        </w:rPr>
        <w:t>其次，金融行业对合规性要求极高，尤其在适当性管理、风险提示、服务边界控制等方面需要严谨的流程设计。本文提出的结构化用户画像记忆和标准化风险提示机制，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4C0E481" w14:textId="77777777" w:rsidR="00280F82" w:rsidRPr="00A20EF9" w:rsidRDefault="00280F82" w:rsidP="00280F82">
      <w:pPr>
        <w:spacing w:beforeLines="50" w:before="156"/>
        <w:ind w:firstLineChars="200" w:firstLine="480"/>
        <w:rPr>
          <w:sz w:val="24"/>
        </w:rPr>
      </w:pPr>
      <w:r w:rsidRPr="00A20EF9">
        <w:rPr>
          <w:sz w:val="24"/>
        </w:rPr>
        <w:t>再次，从机构应用场景来看，可控的记忆管理、可解释的回答内容以及工具化的知识检索方式，使该智能体能够在基金解读、产品比较、市场教育、风险识别等多个业务环节发挥作用。相比传统客服或静态知识库系统，本研究提出的原型系统具备实时性强、适配性高、可扩展性强的优势，可成为金融机构</w:t>
      </w:r>
      <w:r w:rsidRPr="00A20EF9">
        <w:rPr>
          <w:sz w:val="24"/>
        </w:rPr>
        <w:t xml:space="preserve"> App</w:t>
      </w:r>
      <w:r w:rsidRPr="00A20EF9">
        <w:rPr>
          <w:sz w:val="24"/>
        </w:rPr>
        <w:t>、财</w:t>
      </w:r>
      <w:r w:rsidRPr="00A20EF9">
        <w:rPr>
          <w:sz w:val="24"/>
        </w:rPr>
        <w:lastRenderedPageBreak/>
        <w:t>富管理平台或线上投教系统的重要组件，有助于推动客户服务自动化与智能化水平的提升。</w:t>
      </w:r>
    </w:p>
    <w:p w14:paraId="470ADD03" w14:textId="77777777" w:rsidR="00280F82" w:rsidRPr="007C2116" w:rsidRDefault="00280F82" w:rsidP="00280F82">
      <w:pPr>
        <w:spacing w:beforeLines="50" w:before="156"/>
        <w:ind w:firstLineChars="200" w:firstLine="480"/>
        <w:rPr>
          <w:sz w:val="24"/>
        </w:rPr>
      </w:pPr>
      <w:r w:rsidRPr="00A20EF9">
        <w:rPr>
          <w:sz w:val="24"/>
        </w:rPr>
        <w:t>最后，本研究形成的记忆机制与智能体架构具有广泛的可迁移性，可扩展到保险咨询、银行信贷咨询、投资者教育等更广泛的金融服务场景，为行业构建通用的</w:t>
      </w:r>
      <w:r w:rsidRPr="00A20EF9">
        <w:rPr>
          <w:sz w:val="24"/>
        </w:rPr>
        <w:t>“</w:t>
      </w:r>
      <w:r w:rsidRPr="00A20EF9">
        <w:rPr>
          <w:sz w:val="24"/>
        </w:rPr>
        <w:t>合规型长期记忆智能体</w:t>
      </w:r>
      <w:r w:rsidRPr="00A20EF9">
        <w:rPr>
          <w:sz w:val="24"/>
        </w:rPr>
        <w:t>”</w:t>
      </w:r>
      <w:r w:rsidRPr="00A20EF9">
        <w:rPr>
          <w:sz w:val="24"/>
        </w:rPr>
        <w:t>提供了可复用的技术方案。整体而言，本研究不仅具备直接的工程应用价值，也能够为金融机构数字化转型提供实践参考，推动金融智能服务在安全、可靠、可控方向上进一步发展。</w:t>
      </w:r>
    </w:p>
    <w:p w14:paraId="06CDA61E" w14:textId="77777777" w:rsidR="00280F82" w:rsidRPr="00280F82" w:rsidRDefault="00280F82" w:rsidP="00280F82">
      <w:pPr>
        <w:pStyle w:val="2"/>
      </w:pPr>
      <w:r>
        <w:rPr>
          <w:rFonts w:hint="eastAsia"/>
        </w:rPr>
        <w:t>2</w:t>
      </w:r>
      <w:r>
        <w:t xml:space="preserve">.3 </w:t>
      </w:r>
      <w:r>
        <w:rPr>
          <w:rFonts w:hint="eastAsia"/>
        </w:rPr>
        <w:t>国内外研究综述</w:t>
      </w:r>
    </w:p>
    <w:p w14:paraId="1A6A8133" w14:textId="77777777" w:rsidR="00280F82" w:rsidRDefault="00280F82" w:rsidP="00280F82">
      <w:pPr>
        <w:pStyle w:val="4"/>
      </w:pPr>
      <w:r>
        <w:rPr>
          <w:rFonts w:hint="eastAsia"/>
        </w:rPr>
        <w:t>2</w:t>
      </w:r>
      <w:r>
        <w:t xml:space="preserve">.3.1 </w:t>
      </w:r>
      <w:r w:rsidRPr="00921B64">
        <w:t>人工智能与智能投顾研究</w:t>
      </w:r>
    </w:p>
    <w:p w14:paraId="02EB5321" w14:textId="77777777" w:rsidR="00280F82" w:rsidRDefault="00280F82" w:rsidP="00280F82">
      <w:pPr>
        <w:spacing w:beforeLines="50" w:before="156"/>
        <w:ind w:firstLineChars="200" w:firstLine="480"/>
        <w:rPr>
          <w:sz w:val="24"/>
        </w:rPr>
      </w:pPr>
      <w:r w:rsidRPr="009C06AB">
        <w:rPr>
          <w:sz w:val="24"/>
        </w:rPr>
        <w:t>人工智能技术在证券投资领域的应用已从传统的量化策略演变为智能化的投资顾问系统。智能投顾借助机器学习、自然语言处理及强化学习，能够提供个性化投资组合建议与动态风险控制</w:t>
      </w:r>
      <w:r w:rsidRPr="009C06AB">
        <w:rPr>
          <w:sz w:val="24"/>
        </w:rPr>
        <w:t xml:space="preserve"> [1][2]</w:t>
      </w:r>
      <w:r w:rsidRPr="009C06AB">
        <w:rPr>
          <w:sz w:val="24"/>
        </w:rPr>
        <w:t>。</w:t>
      </w:r>
    </w:p>
    <w:p w14:paraId="18E0C50D" w14:textId="77777777" w:rsidR="00280F82" w:rsidRPr="009C06AB" w:rsidRDefault="00280F82" w:rsidP="00280F82">
      <w:pPr>
        <w:spacing w:beforeLines="50" w:before="156"/>
        <w:ind w:firstLineChars="200" w:firstLine="480"/>
        <w:rPr>
          <w:sz w:val="24"/>
        </w:rPr>
      </w:pPr>
      <w:r w:rsidRPr="009C06AB">
        <w:rPr>
          <w:sz w:val="24"/>
        </w:rPr>
        <w:t>近年来，</w:t>
      </w:r>
      <w:r w:rsidRPr="009C06AB">
        <w:rPr>
          <w:sz w:val="24"/>
        </w:rPr>
        <w:t>AI</w:t>
      </w:r>
      <w:r w:rsidRPr="009C06AB">
        <w:rPr>
          <w:sz w:val="24"/>
        </w:rPr>
        <w:t>驱动的智能投顾不仅在收益预测上取得突破，也在可解释性和人机协同决策方面快速发展</w:t>
      </w:r>
      <w:r w:rsidRPr="009C06AB">
        <w:rPr>
          <w:sz w:val="24"/>
        </w:rPr>
        <w:t xml:space="preserve"> [3][4]</w:t>
      </w:r>
      <w:r w:rsidRPr="009C06AB">
        <w:rPr>
          <w:sz w:val="24"/>
        </w:rPr>
        <w:t>。例如，</w:t>
      </w:r>
      <w:r w:rsidRPr="009C06AB">
        <w:rPr>
          <w:sz w:val="24"/>
        </w:rPr>
        <w:t>Zhang</w:t>
      </w:r>
      <w:r w:rsidRPr="009C06AB">
        <w:rPr>
          <w:sz w:val="24"/>
        </w:rPr>
        <w:t>等（</w:t>
      </w:r>
      <w:r w:rsidRPr="009C06AB">
        <w:rPr>
          <w:sz w:val="24"/>
        </w:rPr>
        <w:t>2023</w:t>
      </w:r>
      <w:r w:rsidRPr="009C06AB">
        <w:rPr>
          <w:sz w:val="24"/>
        </w:rPr>
        <w:t>）提出基于深度强化学习的动态资产配置模型，实现了投资策略的自适应优化</w:t>
      </w:r>
      <w:r w:rsidRPr="009C06AB">
        <w:rPr>
          <w:sz w:val="24"/>
        </w:rPr>
        <w:t xml:space="preserve"> [5]</w:t>
      </w:r>
      <w:r w:rsidRPr="009C06AB">
        <w:rPr>
          <w:sz w:val="24"/>
        </w:rPr>
        <w:t>；而</w:t>
      </w:r>
      <w:r w:rsidRPr="009C06AB">
        <w:rPr>
          <w:sz w:val="24"/>
        </w:rPr>
        <w:t>Luo</w:t>
      </w:r>
      <w:r w:rsidRPr="009C06AB">
        <w:rPr>
          <w:sz w:val="24"/>
        </w:rPr>
        <w:t>等（</w:t>
      </w:r>
      <w:r w:rsidRPr="009C06AB">
        <w:rPr>
          <w:sz w:val="24"/>
        </w:rPr>
        <w:t>2024</w:t>
      </w:r>
      <w:r w:rsidRPr="009C06AB">
        <w:rPr>
          <w:sz w:val="24"/>
        </w:rPr>
        <w:t>）则通过可解释</w:t>
      </w:r>
      <w:r w:rsidRPr="009C06AB">
        <w:rPr>
          <w:sz w:val="24"/>
        </w:rPr>
        <w:t>AI</w:t>
      </w:r>
      <w:r w:rsidRPr="009C06AB">
        <w:rPr>
          <w:sz w:val="24"/>
        </w:rPr>
        <w:t>机制，提升了理财建议在监管语境下的透明性与可信度</w:t>
      </w:r>
      <w:r w:rsidRPr="009C06AB">
        <w:rPr>
          <w:sz w:val="24"/>
        </w:rPr>
        <w:t xml:space="preserve"> [6]</w:t>
      </w:r>
      <w:r w:rsidRPr="009C06AB">
        <w:rPr>
          <w:sz w:val="24"/>
        </w:rPr>
        <w:t>。</w:t>
      </w:r>
    </w:p>
    <w:p w14:paraId="01F42FB6" w14:textId="77777777" w:rsidR="00280F82" w:rsidRPr="009C06AB" w:rsidRDefault="00280F82" w:rsidP="00280F82">
      <w:pPr>
        <w:spacing w:beforeLines="50" w:before="156"/>
        <w:ind w:firstLineChars="200" w:firstLine="480"/>
        <w:rPr>
          <w:sz w:val="24"/>
        </w:rPr>
      </w:pPr>
      <w:r w:rsidRPr="009C06AB">
        <w:rPr>
          <w:sz w:val="24"/>
        </w:rPr>
        <w:t>此外，结合自然语言处理与多模态数据的研究为智能投顾提供了更全面的决策依据</w:t>
      </w:r>
      <w:r w:rsidRPr="009C06AB">
        <w:rPr>
          <w:sz w:val="24"/>
        </w:rPr>
        <w:t xml:space="preserve"> [7]</w:t>
      </w:r>
      <w:r w:rsidRPr="009C06AB">
        <w:rPr>
          <w:sz w:val="24"/>
        </w:rPr>
        <w:t>。</w:t>
      </w:r>
      <w:r w:rsidRPr="009C06AB">
        <w:rPr>
          <w:sz w:val="24"/>
        </w:rPr>
        <w:t>Chen</w:t>
      </w:r>
      <w:r w:rsidRPr="009C06AB">
        <w:rPr>
          <w:sz w:val="24"/>
        </w:rPr>
        <w:t>与</w:t>
      </w:r>
      <w:r w:rsidRPr="009C06AB">
        <w:rPr>
          <w:sz w:val="24"/>
        </w:rPr>
        <w:t>Hu</w:t>
      </w:r>
      <w:r w:rsidRPr="009C06AB">
        <w:rPr>
          <w:sz w:val="24"/>
        </w:rPr>
        <w:t>（</w:t>
      </w:r>
      <w:r w:rsidRPr="009C06AB">
        <w:rPr>
          <w:sz w:val="24"/>
        </w:rPr>
        <w:t>2022</w:t>
      </w:r>
      <w:r w:rsidRPr="009C06AB">
        <w:rPr>
          <w:sz w:val="24"/>
        </w:rPr>
        <w:t>）构建的多模态金融预测模型利用市场行情与财经文本的语义特征实现趋势预测的精度提升</w:t>
      </w:r>
      <w:r w:rsidRPr="009C06AB">
        <w:rPr>
          <w:sz w:val="24"/>
        </w:rPr>
        <w:t xml:space="preserve"> [8]</w:t>
      </w:r>
      <w:r w:rsidRPr="009C06AB">
        <w:rPr>
          <w:sz w:val="24"/>
        </w:rPr>
        <w:t>。</w:t>
      </w:r>
    </w:p>
    <w:p w14:paraId="0FD71523" w14:textId="77777777" w:rsidR="00280F82" w:rsidRPr="009C06AB" w:rsidRDefault="00280F82" w:rsidP="00280F82">
      <w:pPr>
        <w:rPr>
          <w:sz w:val="24"/>
        </w:rPr>
      </w:pPr>
    </w:p>
    <w:p w14:paraId="4952A626" w14:textId="77777777" w:rsidR="00280F82" w:rsidRDefault="00280F82" w:rsidP="00280F82">
      <w:pPr>
        <w:pStyle w:val="4"/>
      </w:pPr>
      <w:r>
        <w:rPr>
          <w:rFonts w:hint="eastAsia"/>
        </w:rPr>
        <w:t>2</w:t>
      </w:r>
      <w:r>
        <w:t xml:space="preserve">.3.2 </w:t>
      </w:r>
      <w:r w:rsidRPr="00921B64">
        <w:t>记忆机制相关研究</w:t>
      </w:r>
    </w:p>
    <w:p w14:paraId="02BCE6C3" w14:textId="77777777" w:rsidR="00280F82" w:rsidRDefault="00280F82" w:rsidP="00280F82">
      <w:pPr>
        <w:spacing w:beforeLines="50" w:before="156"/>
        <w:ind w:firstLineChars="200" w:firstLine="480"/>
        <w:rPr>
          <w:sz w:val="24"/>
        </w:rPr>
      </w:pPr>
      <w:r w:rsidRPr="009C06AB">
        <w:rPr>
          <w:sz w:val="24"/>
        </w:rPr>
        <w:t>随着</w:t>
      </w:r>
      <w:r w:rsidRPr="009C06AB">
        <w:rPr>
          <w:sz w:val="24"/>
        </w:rPr>
        <w:t>GPT</w:t>
      </w:r>
      <w:r w:rsidRPr="009C06AB">
        <w:rPr>
          <w:sz w:val="24"/>
        </w:rPr>
        <w:t>、</w:t>
      </w:r>
      <w:r w:rsidRPr="009C06AB">
        <w:rPr>
          <w:sz w:val="24"/>
        </w:rPr>
        <w:t>Claude</w:t>
      </w:r>
      <w:r w:rsidRPr="009C06AB">
        <w:rPr>
          <w:sz w:val="24"/>
        </w:rPr>
        <w:t>、</w:t>
      </w:r>
      <w:r w:rsidRPr="009C06AB">
        <w:rPr>
          <w:sz w:val="24"/>
        </w:rPr>
        <w:t>Gemini</w:t>
      </w:r>
      <w:r w:rsidRPr="009C06AB">
        <w:rPr>
          <w:sz w:val="24"/>
        </w:rPr>
        <w:t>等大型语言模型的崛起，</w:t>
      </w:r>
      <w:r w:rsidRPr="009C06AB">
        <w:rPr>
          <w:sz w:val="24"/>
        </w:rPr>
        <w:t>AI</w:t>
      </w:r>
      <w:r>
        <w:rPr>
          <w:rFonts w:hint="eastAsia"/>
          <w:sz w:val="24"/>
        </w:rPr>
        <w:t>智能体</w:t>
      </w:r>
      <w:r w:rsidRPr="009C06AB">
        <w:rPr>
          <w:sz w:val="24"/>
        </w:rPr>
        <w:t>从</w:t>
      </w:r>
      <w:r w:rsidRPr="009C06AB">
        <w:rPr>
          <w:sz w:val="24"/>
        </w:rPr>
        <w:t>“</w:t>
      </w:r>
      <w:r w:rsidRPr="009C06AB">
        <w:rPr>
          <w:sz w:val="24"/>
        </w:rPr>
        <w:t>短期问答系统</w:t>
      </w:r>
      <w:r w:rsidRPr="009C06AB">
        <w:rPr>
          <w:sz w:val="24"/>
        </w:rPr>
        <w:t>”</w:t>
      </w:r>
      <w:r w:rsidRPr="009C06AB">
        <w:rPr>
          <w:sz w:val="24"/>
        </w:rPr>
        <w:t>迈向</w:t>
      </w:r>
      <w:r w:rsidRPr="009C06AB">
        <w:rPr>
          <w:sz w:val="24"/>
        </w:rPr>
        <w:t>“</w:t>
      </w:r>
      <w:r w:rsidRPr="009C06AB">
        <w:rPr>
          <w:sz w:val="24"/>
        </w:rPr>
        <w:t>具备持续记忆与人格一致性</w:t>
      </w:r>
      <w:r w:rsidRPr="009C06AB">
        <w:rPr>
          <w:sz w:val="24"/>
        </w:rPr>
        <w:t>”</w:t>
      </w:r>
      <w:r w:rsidRPr="009C06AB">
        <w:rPr>
          <w:sz w:val="24"/>
        </w:rPr>
        <w:t>的认知型</w:t>
      </w:r>
      <w:r>
        <w:rPr>
          <w:rFonts w:hint="eastAsia"/>
          <w:sz w:val="24"/>
        </w:rPr>
        <w:t>智能体</w:t>
      </w:r>
      <w:r w:rsidRPr="009C06AB">
        <w:rPr>
          <w:sz w:val="24"/>
        </w:rPr>
        <w:t>。</w:t>
      </w:r>
      <w:r>
        <w:rPr>
          <w:rFonts w:hint="eastAsia"/>
          <w:sz w:val="24"/>
        </w:rPr>
        <w:t>智能体</w:t>
      </w:r>
      <w:r w:rsidRPr="009C06AB">
        <w:rPr>
          <w:sz w:val="24"/>
        </w:rPr>
        <w:t>的核心</w:t>
      </w:r>
      <w:r>
        <w:rPr>
          <w:rFonts w:hint="eastAsia"/>
          <w:sz w:val="24"/>
        </w:rPr>
        <w:t>之一在于</w:t>
      </w:r>
      <w:r w:rsidRPr="009C06AB">
        <w:rPr>
          <w:sz w:val="24"/>
        </w:rPr>
        <w:t>记忆机制：通过对话内容与任务状态的存储、检索、反思与重构，实现长期上下文理解和自我优化</w:t>
      </w:r>
      <w:r w:rsidRPr="009C06AB">
        <w:rPr>
          <w:sz w:val="24"/>
        </w:rPr>
        <w:t xml:space="preserve"> [8][9]</w:t>
      </w:r>
      <w:r w:rsidRPr="009C06AB">
        <w:rPr>
          <w:sz w:val="24"/>
        </w:rPr>
        <w:t>。</w:t>
      </w:r>
    </w:p>
    <w:p w14:paraId="23ED69FC" w14:textId="77777777" w:rsidR="00280F82" w:rsidRDefault="00280F82" w:rsidP="00280F82">
      <w:pPr>
        <w:spacing w:beforeLines="50" w:before="156"/>
        <w:ind w:firstLineChars="200" w:firstLine="480"/>
        <w:rPr>
          <w:sz w:val="24"/>
        </w:rPr>
      </w:pPr>
      <w:r w:rsidRPr="009C06AB">
        <w:rPr>
          <w:sz w:val="24"/>
        </w:rPr>
        <w:t>短期记忆基于</w:t>
      </w:r>
      <w:r>
        <w:rPr>
          <w:rFonts w:hint="eastAsia"/>
          <w:sz w:val="24"/>
        </w:rPr>
        <w:t>大语言模型</w:t>
      </w:r>
      <w:r w:rsidRPr="009C06AB">
        <w:rPr>
          <w:sz w:val="24"/>
        </w:rPr>
        <w:t>的上下文窗口。由于</w:t>
      </w:r>
      <w:r w:rsidRPr="009C06AB">
        <w:rPr>
          <w:sz w:val="24"/>
        </w:rPr>
        <w:t>Token</w:t>
      </w:r>
      <w:r w:rsidRPr="009C06AB">
        <w:rPr>
          <w:sz w:val="24"/>
        </w:rPr>
        <w:t>长度受限，研究者提出动态摘要</w:t>
      </w:r>
      <w:r w:rsidRPr="00B83053">
        <w:rPr>
          <w:sz w:val="24"/>
        </w:rPr>
        <w:t>与</w:t>
      </w:r>
      <w:r w:rsidRPr="009C06AB">
        <w:rPr>
          <w:sz w:val="24"/>
        </w:rPr>
        <w:t>语义压缩方法，用于减少历史信息损失。</w:t>
      </w:r>
      <w:r w:rsidRPr="009C06AB">
        <w:rPr>
          <w:sz w:val="24"/>
        </w:rPr>
        <w:t>Bae</w:t>
      </w:r>
      <w:r w:rsidRPr="009C06AB">
        <w:rPr>
          <w:sz w:val="24"/>
        </w:rPr>
        <w:t>等（</w:t>
      </w:r>
      <w:r w:rsidRPr="009C06AB">
        <w:rPr>
          <w:sz w:val="24"/>
        </w:rPr>
        <w:t>2023</w:t>
      </w:r>
      <w:r w:rsidRPr="009C06AB">
        <w:rPr>
          <w:sz w:val="24"/>
        </w:rPr>
        <w:t>）设计的</w:t>
      </w:r>
      <w:r w:rsidRPr="009C06AB">
        <w:rPr>
          <w:sz w:val="24"/>
        </w:rPr>
        <w:t>Contextual Compression Memory</w:t>
      </w:r>
      <w:r w:rsidRPr="009C06AB">
        <w:rPr>
          <w:sz w:val="24"/>
        </w:rPr>
        <w:t>模型有效延长了交互对话的记忆深度</w:t>
      </w:r>
      <w:r w:rsidRPr="009C06AB">
        <w:rPr>
          <w:sz w:val="24"/>
        </w:rPr>
        <w:t xml:space="preserve"> [10]</w:t>
      </w:r>
      <w:r w:rsidRPr="009C06AB">
        <w:rPr>
          <w:sz w:val="24"/>
        </w:rPr>
        <w:t>。</w:t>
      </w:r>
    </w:p>
    <w:p w14:paraId="6607A34A" w14:textId="77777777" w:rsidR="00280F82" w:rsidRDefault="00280F82" w:rsidP="00280F82">
      <w:pPr>
        <w:spacing w:beforeLines="50" w:before="156"/>
        <w:ind w:firstLineChars="200" w:firstLine="480"/>
        <w:rPr>
          <w:sz w:val="24"/>
        </w:rPr>
      </w:pPr>
      <w:r w:rsidRPr="009C06AB">
        <w:rPr>
          <w:sz w:val="24"/>
        </w:rPr>
        <w:t>长期记忆通常结合向量数据库与检索增强生成技术，将历史知识嵌入为语义向量，实现跨任务</w:t>
      </w:r>
      <w:r w:rsidRPr="009C06AB">
        <w:rPr>
          <w:sz w:val="24"/>
        </w:rPr>
        <w:t>“</w:t>
      </w:r>
      <w:r w:rsidRPr="009C06AB">
        <w:rPr>
          <w:sz w:val="24"/>
        </w:rPr>
        <w:t>回忆</w:t>
      </w:r>
      <w:r w:rsidRPr="009C06AB">
        <w:rPr>
          <w:sz w:val="24"/>
        </w:rPr>
        <w:t>”</w:t>
      </w:r>
      <w:r w:rsidRPr="009C06AB">
        <w:rPr>
          <w:sz w:val="24"/>
        </w:rPr>
        <w:t>。</w:t>
      </w:r>
      <w:r w:rsidRPr="009C06AB">
        <w:rPr>
          <w:sz w:val="24"/>
        </w:rPr>
        <w:t>Park</w:t>
      </w:r>
      <w:r w:rsidRPr="009C06AB">
        <w:rPr>
          <w:sz w:val="24"/>
        </w:rPr>
        <w:t>等（</w:t>
      </w:r>
      <w:r w:rsidRPr="009C06AB">
        <w:rPr>
          <w:sz w:val="24"/>
        </w:rPr>
        <w:t>2023</w:t>
      </w:r>
      <w:r w:rsidRPr="009C06AB">
        <w:rPr>
          <w:sz w:val="24"/>
        </w:rPr>
        <w:t>）提出的</w:t>
      </w:r>
      <w:r w:rsidRPr="009C06AB">
        <w:rPr>
          <w:sz w:val="24"/>
        </w:rPr>
        <w:t>Generative Agents</w:t>
      </w:r>
      <w:r w:rsidRPr="009C06AB">
        <w:rPr>
          <w:sz w:val="24"/>
        </w:rPr>
        <w:t>系统标志着这一方向的突破：</w:t>
      </w:r>
      <w:r>
        <w:rPr>
          <w:rFonts w:hint="eastAsia"/>
          <w:sz w:val="24"/>
        </w:rPr>
        <w:t>智能体</w:t>
      </w:r>
      <w:r w:rsidRPr="009C06AB">
        <w:rPr>
          <w:sz w:val="24"/>
        </w:rPr>
        <w:t>通过自然语言生成、检索与反思三阶段形成了</w:t>
      </w:r>
      <w:r w:rsidRPr="009C06AB">
        <w:rPr>
          <w:sz w:val="24"/>
        </w:rPr>
        <w:t>“</w:t>
      </w:r>
      <w:r w:rsidRPr="009C06AB">
        <w:rPr>
          <w:sz w:val="24"/>
        </w:rPr>
        <w:t>人类行为仿真体</w:t>
      </w:r>
      <w:r w:rsidRPr="009C06AB">
        <w:rPr>
          <w:sz w:val="24"/>
        </w:rPr>
        <w:t>”</w:t>
      </w:r>
      <w:r w:rsidRPr="009C06AB">
        <w:rPr>
          <w:sz w:val="24"/>
        </w:rPr>
        <w:t>，可在虚拟社会中学习与规划</w:t>
      </w:r>
      <w:r w:rsidRPr="009C06AB">
        <w:rPr>
          <w:sz w:val="24"/>
        </w:rPr>
        <w:t xml:space="preserve"> [11]</w:t>
      </w:r>
      <w:r w:rsidRPr="009C06AB">
        <w:rPr>
          <w:sz w:val="24"/>
        </w:rPr>
        <w:t>。后续研究（</w:t>
      </w:r>
      <w:r w:rsidRPr="009C06AB">
        <w:rPr>
          <w:sz w:val="24"/>
        </w:rPr>
        <w:t>Wu et al., 2024</w:t>
      </w:r>
      <w:r w:rsidRPr="009C06AB">
        <w:rPr>
          <w:sz w:val="24"/>
        </w:rPr>
        <w:t>）发展出</w:t>
      </w:r>
      <w:r w:rsidRPr="009C06AB">
        <w:rPr>
          <w:sz w:val="24"/>
        </w:rPr>
        <w:t>MemoryGPT</w:t>
      </w:r>
      <w:r w:rsidRPr="009C06AB">
        <w:rPr>
          <w:sz w:val="24"/>
        </w:rPr>
        <w:t>框架，通过层级检索实现长期记忆的语义关联</w:t>
      </w:r>
      <w:r w:rsidRPr="009C06AB">
        <w:rPr>
          <w:sz w:val="24"/>
        </w:rPr>
        <w:t xml:space="preserve"> [12]</w:t>
      </w:r>
      <w:r w:rsidRPr="009C06AB">
        <w:rPr>
          <w:sz w:val="24"/>
        </w:rPr>
        <w:t>。</w:t>
      </w:r>
    </w:p>
    <w:p w14:paraId="4E104E4F" w14:textId="77777777" w:rsidR="00280F82" w:rsidRDefault="00280F82" w:rsidP="00280F82">
      <w:pPr>
        <w:spacing w:beforeLines="50" w:before="156"/>
        <w:ind w:firstLineChars="200" w:firstLine="480"/>
        <w:rPr>
          <w:sz w:val="24"/>
        </w:rPr>
      </w:pPr>
      <w:r w:rsidRPr="009C06AB">
        <w:rPr>
          <w:sz w:val="24"/>
        </w:rPr>
        <w:t>Reflexion</w:t>
      </w:r>
      <w:r w:rsidRPr="009C06AB">
        <w:rPr>
          <w:sz w:val="24"/>
        </w:rPr>
        <w:t>框架（</w:t>
      </w:r>
      <w:r w:rsidRPr="009C06AB">
        <w:rPr>
          <w:sz w:val="24"/>
        </w:rPr>
        <w:t>Shinn et al., 2023</w:t>
      </w:r>
      <w:r w:rsidRPr="009C06AB">
        <w:rPr>
          <w:sz w:val="24"/>
        </w:rPr>
        <w:t>）使</w:t>
      </w:r>
      <w:r>
        <w:rPr>
          <w:rFonts w:hint="eastAsia"/>
          <w:sz w:val="24"/>
        </w:rPr>
        <w:t>大语言模型</w:t>
      </w:r>
      <w:r w:rsidRPr="009C06AB">
        <w:rPr>
          <w:sz w:val="24"/>
        </w:rPr>
        <w:t>对自身输出进行自评与迭</w:t>
      </w:r>
      <w:r w:rsidRPr="009C06AB">
        <w:rPr>
          <w:sz w:val="24"/>
        </w:rPr>
        <w:lastRenderedPageBreak/>
        <w:t>代改进，从而具备</w:t>
      </w:r>
      <w:r w:rsidRPr="009C06AB">
        <w:rPr>
          <w:sz w:val="24"/>
        </w:rPr>
        <w:t>“</w:t>
      </w:r>
      <w:r w:rsidRPr="009C06AB">
        <w:rPr>
          <w:sz w:val="24"/>
        </w:rPr>
        <w:t>反思学习</w:t>
      </w:r>
      <w:r w:rsidRPr="009C06AB">
        <w:rPr>
          <w:sz w:val="24"/>
        </w:rPr>
        <w:t>”</w:t>
      </w:r>
      <w:r w:rsidRPr="009C06AB">
        <w:rPr>
          <w:sz w:val="24"/>
        </w:rPr>
        <w:t>能力</w:t>
      </w:r>
      <w:r w:rsidRPr="009C06AB">
        <w:rPr>
          <w:sz w:val="24"/>
        </w:rPr>
        <w:t xml:space="preserve"> [13]</w:t>
      </w:r>
      <w:r w:rsidRPr="009C06AB">
        <w:rPr>
          <w:sz w:val="24"/>
        </w:rPr>
        <w:t>。</w:t>
      </w:r>
      <w:r w:rsidRPr="009C06AB">
        <w:rPr>
          <w:sz w:val="24"/>
        </w:rPr>
        <w:t>Anthropic</w:t>
      </w:r>
      <w:r w:rsidRPr="009C06AB">
        <w:rPr>
          <w:sz w:val="24"/>
        </w:rPr>
        <w:t>（</w:t>
      </w:r>
      <w:r w:rsidRPr="009C06AB">
        <w:rPr>
          <w:sz w:val="24"/>
        </w:rPr>
        <w:t>2024</w:t>
      </w:r>
      <w:r w:rsidRPr="009C06AB">
        <w:rPr>
          <w:sz w:val="24"/>
        </w:rPr>
        <w:t>）在</w:t>
      </w:r>
      <w:r w:rsidRPr="009C06AB">
        <w:rPr>
          <w:sz w:val="24"/>
        </w:rPr>
        <w:t>Claude Memory</w:t>
      </w:r>
      <w:r w:rsidRPr="009C06AB">
        <w:rPr>
          <w:sz w:val="24"/>
        </w:rPr>
        <w:t>实验中首次构建了</w:t>
      </w:r>
      <w:r w:rsidRPr="009C06AB">
        <w:rPr>
          <w:sz w:val="24"/>
        </w:rPr>
        <w:t>“</w:t>
      </w:r>
      <w:r w:rsidRPr="009C06AB">
        <w:rPr>
          <w:sz w:val="24"/>
        </w:rPr>
        <w:t>持续人格记忆</w:t>
      </w:r>
      <w:r w:rsidRPr="009C06AB">
        <w:rPr>
          <w:sz w:val="24"/>
        </w:rPr>
        <w:t>”</w:t>
      </w:r>
      <w:r w:rsidRPr="009C06AB">
        <w:rPr>
          <w:sz w:val="24"/>
        </w:rPr>
        <w:t>，实现用户长期偏好的稳定保持</w:t>
      </w:r>
      <w:r w:rsidRPr="009C06AB">
        <w:rPr>
          <w:sz w:val="24"/>
        </w:rPr>
        <w:t xml:space="preserve"> [14]</w:t>
      </w:r>
      <w:r w:rsidRPr="009C06AB">
        <w:rPr>
          <w:sz w:val="24"/>
        </w:rPr>
        <w:t>。</w:t>
      </w:r>
      <w:r w:rsidRPr="009C06AB">
        <w:rPr>
          <w:sz w:val="24"/>
        </w:rPr>
        <w:t>Liang</w:t>
      </w:r>
      <w:r w:rsidRPr="009C06AB">
        <w:rPr>
          <w:sz w:val="24"/>
        </w:rPr>
        <w:t>等（</w:t>
      </w:r>
      <w:r w:rsidRPr="009C06AB">
        <w:rPr>
          <w:sz w:val="24"/>
        </w:rPr>
        <w:t>2025</w:t>
      </w:r>
      <w:r w:rsidRPr="009C06AB">
        <w:rPr>
          <w:sz w:val="24"/>
        </w:rPr>
        <w:t>）提出</w:t>
      </w:r>
      <w:r w:rsidRPr="009C06AB">
        <w:rPr>
          <w:sz w:val="24"/>
        </w:rPr>
        <w:t>“</w:t>
      </w:r>
      <w:r w:rsidRPr="009C06AB">
        <w:rPr>
          <w:sz w:val="24"/>
        </w:rPr>
        <w:t>可塑性记忆</w:t>
      </w:r>
      <w:r w:rsidRPr="009C06AB">
        <w:rPr>
          <w:sz w:val="24"/>
        </w:rPr>
        <w:t>”</w:t>
      </w:r>
      <w:r w:rsidRPr="009C06AB">
        <w:rPr>
          <w:sz w:val="24"/>
        </w:rPr>
        <w:t>概念，支持</w:t>
      </w:r>
      <w:r>
        <w:rPr>
          <w:rFonts w:hint="eastAsia"/>
          <w:sz w:val="24"/>
        </w:rPr>
        <w:t>智能体</w:t>
      </w:r>
      <w:r w:rsidRPr="009C06AB">
        <w:rPr>
          <w:sz w:val="24"/>
        </w:rPr>
        <w:t>在跨任务学习中动态更新长期知识表示</w:t>
      </w:r>
      <w:r w:rsidRPr="009C06AB">
        <w:rPr>
          <w:sz w:val="24"/>
        </w:rPr>
        <w:t xml:space="preserve"> [15]</w:t>
      </w:r>
      <w:r w:rsidRPr="009C06AB">
        <w:rPr>
          <w:sz w:val="24"/>
        </w:rPr>
        <w:t>。这为金融场景中实现用户级持续学习提供了启发。</w:t>
      </w:r>
    </w:p>
    <w:p w14:paraId="62991346" w14:textId="77777777" w:rsidR="00280F82" w:rsidRPr="00921B64" w:rsidRDefault="00280F82" w:rsidP="00280F82">
      <w:pPr>
        <w:rPr>
          <w:sz w:val="24"/>
        </w:rPr>
      </w:pPr>
    </w:p>
    <w:p w14:paraId="258557D2" w14:textId="77777777" w:rsidR="00280F82" w:rsidRDefault="00280F82" w:rsidP="00280F82">
      <w:pPr>
        <w:pStyle w:val="4"/>
      </w:pPr>
      <w:r>
        <w:rPr>
          <w:rFonts w:hint="eastAsia"/>
        </w:rPr>
        <w:t>2</w:t>
      </w:r>
      <w:r>
        <w:t xml:space="preserve">.3.3 </w:t>
      </w:r>
      <w:r w:rsidRPr="00921B64">
        <w:t>大模型在金融领域应用相关研究</w:t>
      </w:r>
    </w:p>
    <w:p w14:paraId="0786E2A4" w14:textId="77777777" w:rsidR="00280F82" w:rsidRDefault="00280F82" w:rsidP="00280F82">
      <w:pPr>
        <w:spacing w:beforeLines="50" w:before="156"/>
        <w:ind w:firstLineChars="200" w:firstLine="480"/>
        <w:rPr>
          <w:sz w:val="24"/>
        </w:rPr>
      </w:pPr>
      <w:r w:rsidRPr="003D638F">
        <w:rPr>
          <w:sz w:val="24"/>
        </w:rPr>
        <w:t>大型语言模型在金融场景中的应用已成为近两年最热门的研究方向之一。通过文本理解、知识推理与自然交互，</w:t>
      </w:r>
      <w:r w:rsidRPr="003D638F">
        <w:rPr>
          <w:sz w:val="24"/>
        </w:rPr>
        <w:t>LLMs</w:t>
      </w:r>
      <w:r w:rsidRPr="003D638F">
        <w:rPr>
          <w:sz w:val="24"/>
        </w:rPr>
        <w:t>在金融分析、风险管理与投资决策中展现出强大的能力</w:t>
      </w:r>
      <w:r w:rsidRPr="003D638F">
        <w:rPr>
          <w:sz w:val="24"/>
        </w:rPr>
        <w:t xml:space="preserve"> [</w:t>
      </w:r>
      <w:r>
        <w:rPr>
          <w:rFonts w:hint="eastAsia"/>
          <w:sz w:val="24"/>
        </w:rPr>
        <w:t>20</w:t>
      </w:r>
      <w:r w:rsidRPr="003D638F">
        <w:rPr>
          <w:sz w:val="24"/>
        </w:rPr>
        <w:t>][</w:t>
      </w:r>
      <w:r>
        <w:rPr>
          <w:rFonts w:hint="eastAsia"/>
          <w:sz w:val="24"/>
        </w:rPr>
        <w:t>21</w:t>
      </w:r>
      <w:r w:rsidRPr="003D638F">
        <w:rPr>
          <w:sz w:val="24"/>
        </w:rPr>
        <w:t>]</w:t>
      </w:r>
      <w:r w:rsidRPr="003D638F">
        <w:rPr>
          <w:sz w:val="24"/>
        </w:rPr>
        <w:t>。</w:t>
      </w:r>
    </w:p>
    <w:p w14:paraId="5CB16EC4" w14:textId="77777777" w:rsidR="00280F82" w:rsidRPr="003D638F" w:rsidRDefault="00280F82" w:rsidP="00280F82">
      <w:pPr>
        <w:spacing w:beforeLines="50" w:before="156"/>
        <w:ind w:firstLineChars="200" w:firstLine="480"/>
        <w:rPr>
          <w:sz w:val="24"/>
        </w:rPr>
      </w:pPr>
      <w:r w:rsidRPr="003D638F">
        <w:rPr>
          <w:sz w:val="24"/>
        </w:rPr>
        <w:t>Li</w:t>
      </w:r>
      <w:r w:rsidRPr="003D638F">
        <w:rPr>
          <w:sz w:val="24"/>
        </w:rPr>
        <w:t>等（</w:t>
      </w:r>
      <w:r w:rsidRPr="003D638F">
        <w:rPr>
          <w:sz w:val="24"/>
        </w:rPr>
        <w:t>2024</w:t>
      </w:r>
      <w:r w:rsidRPr="003D638F">
        <w:rPr>
          <w:sz w:val="24"/>
        </w:rPr>
        <w:t>）的</w:t>
      </w:r>
      <w:r w:rsidRPr="003D638F">
        <w:rPr>
          <w:sz w:val="24"/>
        </w:rPr>
        <w:t>FinGPT</w:t>
      </w:r>
      <w:r w:rsidRPr="003D638F">
        <w:rPr>
          <w:sz w:val="24"/>
        </w:rPr>
        <w:t>框架通过在开放金融语料上进行微调，使模型具备对市场趋势、财经新闻与公告文本的专业理解能力</w:t>
      </w:r>
      <w:r w:rsidRPr="003D638F">
        <w:rPr>
          <w:sz w:val="24"/>
        </w:rPr>
        <w:t xml:space="preserve"> [1</w:t>
      </w:r>
      <w:r>
        <w:rPr>
          <w:rFonts w:hint="eastAsia"/>
          <w:sz w:val="24"/>
        </w:rPr>
        <w:t>7</w:t>
      </w:r>
      <w:r w:rsidRPr="003D638F">
        <w:rPr>
          <w:sz w:val="24"/>
        </w:rPr>
        <w:t>]</w:t>
      </w:r>
      <w:r w:rsidRPr="003D638F">
        <w:rPr>
          <w:sz w:val="24"/>
        </w:rPr>
        <w:t>。</w:t>
      </w:r>
      <w:r w:rsidRPr="003D638F">
        <w:rPr>
          <w:sz w:val="24"/>
        </w:rPr>
        <w:t>IJbema</w:t>
      </w:r>
      <w:r w:rsidRPr="003D638F">
        <w:rPr>
          <w:sz w:val="24"/>
        </w:rPr>
        <w:t>（</w:t>
      </w:r>
      <w:r w:rsidRPr="003D638F">
        <w:rPr>
          <w:sz w:val="24"/>
        </w:rPr>
        <w:t>2025</w:t>
      </w:r>
      <w:r w:rsidRPr="003D638F">
        <w:rPr>
          <w:sz w:val="24"/>
        </w:rPr>
        <w:t>）进一步结合深度强化学习实现基于自然语言指令的投资组合优化</w:t>
      </w:r>
      <w:r w:rsidRPr="003D638F">
        <w:rPr>
          <w:sz w:val="24"/>
        </w:rPr>
        <w:t xml:space="preserve"> [1</w:t>
      </w:r>
      <w:r>
        <w:rPr>
          <w:rFonts w:hint="eastAsia"/>
          <w:sz w:val="24"/>
        </w:rPr>
        <w:t>6</w:t>
      </w:r>
      <w:r w:rsidRPr="003D638F">
        <w:rPr>
          <w:sz w:val="24"/>
        </w:rPr>
        <w:t>]</w:t>
      </w:r>
      <w:r w:rsidRPr="003D638F">
        <w:rPr>
          <w:sz w:val="24"/>
        </w:rPr>
        <w:t>。</w:t>
      </w:r>
    </w:p>
    <w:p w14:paraId="1DF33018" w14:textId="77777777" w:rsidR="00280F82" w:rsidRPr="005A76FE" w:rsidRDefault="00280F82" w:rsidP="00280F82">
      <w:pPr>
        <w:spacing w:beforeLines="50" w:before="156"/>
        <w:ind w:firstLineChars="200" w:firstLine="480"/>
        <w:rPr>
          <w:sz w:val="24"/>
        </w:rPr>
      </w:pPr>
      <w:r w:rsidRPr="003D638F">
        <w:rPr>
          <w:sz w:val="24"/>
        </w:rPr>
        <w:t>同时，</w:t>
      </w:r>
      <w:r w:rsidRPr="003D638F">
        <w:rPr>
          <w:sz w:val="24"/>
        </w:rPr>
        <w:t>Hu</w:t>
      </w:r>
      <w:r w:rsidRPr="003D638F">
        <w:rPr>
          <w:sz w:val="24"/>
        </w:rPr>
        <w:t>与</w:t>
      </w:r>
      <w:r w:rsidRPr="003D638F">
        <w:rPr>
          <w:sz w:val="24"/>
        </w:rPr>
        <w:t>Wu</w:t>
      </w:r>
      <w:r w:rsidRPr="003D638F">
        <w:rPr>
          <w:sz w:val="24"/>
        </w:rPr>
        <w:t>（</w:t>
      </w:r>
      <w:r w:rsidRPr="003D638F">
        <w:rPr>
          <w:sz w:val="24"/>
        </w:rPr>
        <w:t>2023</w:t>
      </w:r>
      <w:r w:rsidRPr="003D638F">
        <w:rPr>
          <w:sz w:val="24"/>
        </w:rPr>
        <w:t>）指出，</w:t>
      </w:r>
      <w:r w:rsidRPr="003D638F">
        <w:rPr>
          <w:sz w:val="24"/>
        </w:rPr>
        <w:t>LLMs</w:t>
      </w:r>
      <w:r w:rsidRPr="003D638F">
        <w:rPr>
          <w:sz w:val="24"/>
        </w:rPr>
        <w:t>在情绪分析与舆情驱动交易中能有效捕捉非结构化金融信号</w:t>
      </w:r>
      <w:r w:rsidRPr="003D638F">
        <w:rPr>
          <w:sz w:val="24"/>
        </w:rPr>
        <w:t xml:space="preserve"> [</w:t>
      </w:r>
      <w:r>
        <w:rPr>
          <w:rFonts w:hint="eastAsia"/>
          <w:sz w:val="24"/>
        </w:rPr>
        <w:t>18</w:t>
      </w:r>
      <w:r w:rsidRPr="003D638F">
        <w:rPr>
          <w:sz w:val="24"/>
        </w:rPr>
        <w:t>]</w:t>
      </w:r>
      <w:r w:rsidRPr="003D638F">
        <w:rPr>
          <w:sz w:val="24"/>
        </w:rPr>
        <w:t>。</w:t>
      </w:r>
      <w:r w:rsidRPr="003D638F">
        <w:rPr>
          <w:sz w:val="24"/>
        </w:rPr>
        <w:t>Chen</w:t>
      </w:r>
      <w:r w:rsidRPr="003D638F">
        <w:rPr>
          <w:sz w:val="24"/>
        </w:rPr>
        <w:t>与</w:t>
      </w:r>
      <w:r w:rsidRPr="003D638F">
        <w:rPr>
          <w:sz w:val="24"/>
        </w:rPr>
        <w:t>Lu</w:t>
      </w:r>
      <w:r w:rsidRPr="003D638F">
        <w:rPr>
          <w:sz w:val="24"/>
        </w:rPr>
        <w:t>（</w:t>
      </w:r>
      <w:r w:rsidRPr="003D638F">
        <w:rPr>
          <w:sz w:val="24"/>
        </w:rPr>
        <w:t>2025</w:t>
      </w:r>
      <w:r w:rsidRPr="003D638F">
        <w:rPr>
          <w:sz w:val="24"/>
        </w:rPr>
        <w:t>）构建的</w:t>
      </w:r>
      <w:r w:rsidRPr="003D638F">
        <w:rPr>
          <w:sz w:val="24"/>
        </w:rPr>
        <w:t>GPT</w:t>
      </w:r>
      <w:r w:rsidRPr="003D638F">
        <w:rPr>
          <w:sz w:val="24"/>
        </w:rPr>
        <w:t>理财顾问系统表明，</w:t>
      </w:r>
      <w:r w:rsidRPr="003D638F">
        <w:rPr>
          <w:sz w:val="24"/>
        </w:rPr>
        <w:t>LLM</w:t>
      </w:r>
      <w:r w:rsidRPr="003D638F">
        <w:rPr>
          <w:sz w:val="24"/>
        </w:rPr>
        <w:t>可在财富管理场景下提供自然语言解释与风险提示</w:t>
      </w:r>
      <w:r w:rsidRPr="003D638F">
        <w:rPr>
          <w:sz w:val="24"/>
        </w:rPr>
        <w:t xml:space="preserve"> [</w:t>
      </w:r>
      <w:r>
        <w:rPr>
          <w:rFonts w:hint="eastAsia"/>
          <w:sz w:val="24"/>
        </w:rPr>
        <w:t>19</w:t>
      </w:r>
      <w:r w:rsidRPr="003D638F">
        <w:rPr>
          <w:sz w:val="24"/>
        </w:rPr>
        <w:t>]</w:t>
      </w:r>
      <w:r w:rsidRPr="003D638F">
        <w:rPr>
          <w:sz w:val="24"/>
        </w:rPr>
        <w:t>。</w:t>
      </w:r>
    </w:p>
    <w:p w14:paraId="1588C8DC" w14:textId="77777777" w:rsidR="00280F82" w:rsidRDefault="00280F82" w:rsidP="00280F82"/>
    <w:p w14:paraId="3B8E65FB" w14:textId="77777777" w:rsidR="00280F82" w:rsidRDefault="00280F82" w:rsidP="00280F82">
      <w:pPr>
        <w:pStyle w:val="1"/>
      </w:pPr>
      <w:r>
        <w:rPr>
          <w:rFonts w:hint="eastAsia"/>
        </w:rPr>
        <w:t>三、</w:t>
      </w:r>
      <w:r w:rsidRPr="007F535C">
        <w:t>智能投顾的动态认知决策理论与系统</w:t>
      </w:r>
    </w:p>
    <w:p w14:paraId="60EB21A7" w14:textId="77777777" w:rsidR="00280F82" w:rsidRDefault="00280F82" w:rsidP="00280F82">
      <w:pPr>
        <w:pStyle w:val="2"/>
      </w:pPr>
      <w:r>
        <w:rPr>
          <w:rFonts w:hint="eastAsia"/>
        </w:rPr>
        <w:t>3.1 智能投顾中的动态认知</w:t>
      </w:r>
    </w:p>
    <w:p w14:paraId="3776EAD8" w14:textId="77777777" w:rsidR="00280F82" w:rsidRPr="00280F82" w:rsidRDefault="00280F82" w:rsidP="00280F82">
      <w:pPr>
        <w:spacing w:beforeLines="50" w:before="156"/>
        <w:ind w:firstLineChars="200" w:firstLine="480"/>
        <w:rPr>
          <w:sz w:val="24"/>
        </w:rPr>
      </w:pPr>
      <w:r w:rsidRPr="00280F82">
        <w:rPr>
          <w:sz w:val="24"/>
        </w:rPr>
        <w:t>在证券投资咨询场景中，投资者的决策行为并非一次性完成，而是伴随信息获取、情绪波动与认知修正不断演化的过程。用户在与智能投顾进行多轮交互时，其风险态度、投资目标、关注主题以及对市场信息的理解程度，都会随着对话的推进而发生变化。然而，现有多数智能投顾系统仍停留在</w:t>
      </w:r>
      <w:r w:rsidRPr="00280F82">
        <w:rPr>
          <w:sz w:val="24"/>
        </w:rPr>
        <w:t>“</w:t>
      </w:r>
      <w:r w:rsidRPr="00280F82">
        <w:rPr>
          <w:sz w:val="24"/>
        </w:rPr>
        <w:t>静态问答</w:t>
      </w:r>
      <w:r w:rsidRPr="00280F82">
        <w:rPr>
          <w:sz w:val="24"/>
        </w:rPr>
        <w:t>”</w:t>
      </w:r>
      <w:r w:rsidRPr="00280F82">
        <w:rPr>
          <w:sz w:val="24"/>
        </w:rPr>
        <w:t>或</w:t>
      </w:r>
      <w:r w:rsidRPr="00280F82">
        <w:rPr>
          <w:sz w:val="24"/>
        </w:rPr>
        <w:t>“</w:t>
      </w:r>
      <w:r w:rsidRPr="00280F82">
        <w:rPr>
          <w:sz w:val="24"/>
        </w:rPr>
        <w:t>固定策略映射</w:t>
      </w:r>
      <w:r w:rsidRPr="00280F82">
        <w:rPr>
          <w:sz w:val="24"/>
        </w:rPr>
        <w:t>”</w:t>
      </w:r>
      <w:r w:rsidRPr="00280F82">
        <w:rPr>
          <w:sz w:val="24"/>
        </w:rPr>
        <w:t>的阶段，缺乏对用户长期认知状态的持续建模能力，难以反映投资者真实的决策过程。这一局限直接导致咨询结果前后割裂、风险提示不一致以及个性化水平不足等问题。</w:t>
      </w:r>
    </w:p>
    <w:p w14:paraId="681C3EE0" w14:textId="77777777" w:rsidR="00280F82" w:rsidRPr="00280F82" w:rsidRDefault="00280F82" w:rsidP="00280F82">
      <w:pPr>
        <w:spacing w:beforeLines="50" w:before="156"/>
        <w:ind w:firstLineChars="200" w:firstLine="480"/>
        <w:rPr>
          <w:sz w:val="24"/>
        </w:rPr>
      </w:pPr>
      <w:r w:rsidRPr="00280F82">
        <w:rPr>
          <w:sz w:val="24"/>
        </w:rPr>
        <w:t>基于此，本文引入</w:t>
      </w:r>
      <w:r w:rsidRPr="00280F82">
        <w:rPr>
          <w:sz w:val="24"/>
        </w:rPr>
        <w:t>“</w:t>
      </w:r>
      <w:r w:rsidRPr="00280F82">
        <w:rPr>
          <w:sz w:val="24"/>
        </w:rPr>
        <w:t>动态认知</w:t>
      </w:r>
      <w:r w:rsidRPr="00280F82">
        <w:rPr>
          <w:sz w:val="24"/>
        </w:rPr>
        <w:t>”</w:t>
      </w:r>
      <w:r w:rsidRPr="00280F82">
        <w:rPr>
          <w:sz w:val="24"/>
        </w:rPr>
        <w:t>的概念，用以刻画智能投顾在长期交互过程中对用户认知状态的持续理解、更新与利用机制，并将其作为后续记忆系统设计与一致性决策生成的理论基础。</w:t>
      </w:r>
    </w:p>
    <w:p w14:paraId="1EA5127C" w14:textId="77777777" w:rsidR="00280F82" w:rsidRDefault="00280F82" w:rsidP="00280F82">
      <w:pPr>
        <w:pStyle w:val="4"/>
      </w:pPr>
      <w:r>
        <w:t>3.1.1 动态认知的定义与边界</w:t>
      </w:r>
    </w:p>
    <w:p w14:paraId="3DC2E33B" w14:textId="77777777" w:rsidR="00280F82" w:rsidRPr="00280F82" w:rsidRDefault="00280F82" w:rsidP="00280F82">
      <w:pPr>
        <w:spacing w:beforeLines="50" w:before="156"/>
        <w:ind w:firstLineChars="200" w:firstLine="480"/>
        <w:rPr>
          <w:sz w:val="24"/>
        </w:rPr>
      </w:pPr>
      <w:r w:rsidRPr="00280F82">
        <w:rPr>
          <w:sz w:val="24"/>
        </w:rPr>
        <w:t>本文所指的</w:t>
      </w:r>
      <w:r w:rsidRPr="00280F82">
        <w:rPr>
          <w:sz w:val="24"/>
        </w:rPr>
        <w:t>“</w:t>
      </w:r>
      <w:r w:rsidRPr="00280F82">
        <w:rPr>
          <w:sz w:val="24"/>
        </w:rPr>
        <w:t>动态认知</w:t>
      </w:r>
      <w:r w:rsidRPr="00280F82">
        <w:rPr>
          <w:sz w:val="24"/>
        </w:rPr>
        <w:t>”</w:t>
      </w:r>
      <w:r w:rsidRPr="00280F82">
        <w:rPr>
          <w:sz w:val="24"/>
        </w:rPr>
        <w:t>，并非简单意义上的用户画像更新，而是指智能投顾智能体在多轮、跨时间尺度的交互过程中，对用户</w:t>
      </w:r>
      <w:r>
        <w:rPr>
          <w:sz w:val="24"/>
        </w:rPr>
        <w:t>”</w:t>
      </w:r>
      <w:r w:rsidRPr="00280F82">
        <w:rPr>
          <w:sz w:val="24"/>
        </w:rPr>
        <w:t>认知状态（</w:t>
      </w:r>
      <w:r w:rsidRPr="00280F82">
        <w:rPr>
          <w:sz w:val="24"/>
        </w:rPr>
        <w:t>cognitive state</w:t>
      </w:r>
      <w:r w:rsidRPr="00280F82">
        <w:rPr>
          <w:sz w:val="24"/>
        </w:rPr>
        <w:t>）</w:t>
      </w:r>
      <w:r>
        <w:rPr>
          <w:sz w:val="24"/>
        </w:rPr>
        <w:t>”</w:t>
      </w:r>
      <w:r w:rsidRPr="00280F82">
        <w:rPr>
          <w:sz w:val="24"/>
        </w:rPr>
        <w:t>进行持续估计、修正与应用的能力。具体而言，动态认知强调智能体能够在长期</w:t>
      </w:r>
      <w:r w:rsidRPr="00280F82">
        <w:rPr>
          <w:sz w:val="24"/>
        </w:rPr>
        <w:lastRenderedPageBreak/>
        <w:t>对话中不断吸收来自用户行为与语言表达的新信息，对其风险态度、投资偏好、关注主题、情绪状态及注意力分布等关键认知变量进行更新，并将这些状态变量用于后续的情境化生成与策略边界控制。</w:t>
      </w:r>
    </w:p>
    <w:p w14:paraId="78943382" w14:textId="77777777" w:rsidR="00280F82" w:rsidRPr="00280F82" w:rsidRDefault="00280F82" w:rsidP="00280F82">
      <w:pPr>
        <w:spacing w:beforeLines="50" w:before="156"/>
        <w:ind w:firstLineChars="200" w:firstLine="480"/>
        <w:rPr>
          <w:sz w:val="24"/>
        </w:rPr>
      </w:pPr>
      <w:r w:rsidRPr="00280F82">
        <w:rPr>
          <w:sz w:val="24"/>
        </w:rPr>
        <w:t>从认知科学视角来看，人类的信息处理过程通常遵循</w:t>
      </w:r>
      <w:r w:rsidRPr="00280F82">
        <w:rPr>
          <w:sz w:val="24"/>
        </w:rPr>
        <w:t>“</w:t>
      </w:r>
      <w:r w:rsidRPr="00280F82">
        <w:rPr>
          <w:sz w:val="24"/>
        </w:rPr>
        <w:t>编码</w:t>
      </w:r>
      <w:r w:rsidRPr="00280F82">
        <w:rPr>
          <w:sz w:val="24"/>
        </w:rPr>
        <w:t>—</w:t>
      </w:r>
      <w:r w:rsidRPr="00280F82">
        <w:rPr>
          <w:sz w:val="24"/>
        </w:rPr>
        <w:t>存储</w:t>
      </w:r>
      <w:r w:rsidRPr="00280F82">
        <w:rPr>
          <w:sz w:val="24"/>
        </w:rPr>
        <w:t>—</w:t>
      </w:r>
      <w:r w:rsidRPr="00280F82">
        <w:rPr>
          <w:sz w:val="24"/>
        </w:rPr>
        <w:t>提取</w:t>
      </w:r>
      <w:r w:rsidRPr="00280F82">
        <w:rPr>
          <w:sz w:val="24"/>
        </w:rPr>
        <w:t>—</w:t>
      </w:r>
      <w:r w:rsidRPr="00280F82">
        <w:rPr>
          <w:sz w:val="24"/>
        </w:rPr>
        <w:t>应用</w:t>
      </w:r>
      <w:r w:rsidRPr="00280F82">
        <w:rPr>
          <w:sz w:val="24"/>
        </w:rPr>
        <w:t>”</w:t>
      </w:r>
      <w:r w:rsidRPr="00280F82">
        <w:rPr>
          <w:sz w:val="24"/>
        </w:rPr>
        <w:t>的基本链条。外部刺激首先被感知并编码为内部表征，随后存入记忆系统，在特定情境下被提取并用于决策或行为调整。这一过程并非静态完成，而是随着新信息的不断输入而反复迭代。将这一认知加工机制映射到智能投顾系统中，意味着对话内容不应仅被视为一次性输入，而应作为持续影响用户认知状态的动态信号，为后续的决策推理提供依据。</w:t>
      </w:r>
    </w:p>
    <w:p w14:paraId="688903B3" w14:textId="77777777" w:rsidR="00280F82" w:rsidRPr="00280F82" w:rsidRDefault="00280F82" w:rsidP="00280F82">
      <w:pPr>
        <w:spacing w:beforeLines="50" w:before="156"/>
        <w:ind w:firstLineChars="200" w:firstLine="480"/>
        <w:rPr>
          <w:sz w:val="24"/>
        </w:rPr>
      </w:pPr>
      <w:r w:rsidRPr="00280F82">
        <w:rPr>
          <w:sz w:val="24"/>
        </w:rPr>
        <w:t>此外，赫伯特</w:t>
      </w:r>
      <w:r w:rsidRPr="00280F82">
        <w:rPr>
          <w:sz w:val="24"/>
        </w:rPr>
        <w:t>·</w:t>
      </w:r>
      <w:r w:rsidRPr="00280F82">
        <w:rPr>
          <w:sz w:val="24"/>
        </w:rPr>
        <w:t>西蒙提出的</w:t>
      </w:r>
      <w:r w:rsidRPr="00280F82">
        <w:rPr>
          <w:sz w:val="24"/>
        </w:rPr>
        <w:t>“</w:t>
      </w:r>
      <w:r w:rsidRPr="00280F82">
        <w:rPr>
          <w:sz w:val="24"/>
        </w:rPr>
        <w:t>有限理性</w:t>
      </w:r>
      <w:r w:rsidRPr="00280F82">
        <w:rPr>
          <w:sz w:val="24"/>
        </w:rPr>
        <w:t>”</w:t>
      </w:r>
      <w:r w:rsidRPr="00280F82">
        <w:rPr>
          <w:sz w:val="24"/>
        </w:rPr>
        <w:t>理论指出，个体在决策过程中受到认知能力、信息获取成本与时间约束的限制，往往依赖启发式规则而非全局最优计算（</w:t>
      </w:r>
      <w:r w:rsidRPr="00280F82">
        <w:rPr>
          <w:sz w:val="24"/>
        </w:rPr>
        <w:t>Simon, 1955</w:t>
      </w:r>
      <w:r w:rsidRPr="00280F82">
        <w:rPr>
          <w:sz w:val="24"/>
        </w:rPr>
        <w:t>）。在证券投资咨询场景中，投资者对风险与收益的理解本身具有不完备性，其偏好也可能随着信息表述方式与情境变化而发生调整。因此，智能投顾若仍基于一次性问卷或单轮信息判断用户风险偏好，将难以准确反映真实决策状态。动态认知正是在有限理性假设下，对用户认知状态进行持续逼近的一种机制化表达。</w:t>
      </w:r>
    </w:p>
    <w:p w14:paraId="6B5FE56F" w14:textId="77777777" w:rsidR="00280F82" w:rsidRPr="00280F82" w:rsidRDefault="00280F82" w:rsidP="00280F82">
      <w:pPr>
        <w:spacing w:beforeLines="50" w:before="156"/>
        <w:ind w:firstLineChars="200" w:firstLine="480"/>
        <w:rPr>
          <w:sz w:val="24"/>
        </w:rPr>
      </w:pPr>
      <w:r w:rsidRPr="00280F82">
        <w:rPr>
          <w:sz w:val="24"/>
        </w:rPr>
        <w:t>需要强调的是，本文所定义的动态认知并不等同于对用户心理状态的</w:t>
      </w:r>
      <w:r w:rsidRPr="00280F82">
        <w:rPr>
          <w:sz w:val="24"/>
        </w:rPr>
        <w:t>“</w:t>
      </w:r>
      <w:r w:rsidRPr="00280F82">
        <w:rPr>
          <w:sz w:val="24"/>
        </w:rPr>
        <w:t>全知全能</w:t>
      </w:r>
      <w:r w:rsidRPr="00280F82">
        <w:rPr>
          <w:sz w:val="24"/>
        </w:rPr>
        <w:t>”</w:t>
      </w:r>
      <w:r w:rsidRPr="00280F82">
        <w:rPr>
          <w:sz w:val="24"/>
        </w:rPr>
        <w:t>建模，其边界在于：系统仅基于可观测的对话行为与交互信号进行推断，并通过可解释、可追溯的方式更新认知状态，而非对用户进行隐性或不可控的心理操纵。</w:t>
      </w:r>
    </w:p>
    <w:p w14:paraId="58F1B362" w14:textId="77777777" w:rsidR="00280F82" w:rsidRDefault="00280F82" w:rsidP="00280F82">
      <w:pPr>
        <w:pStyle w:val="4"/>
      </w:pPr>
      <w:r>
        <w:t>3.1.2 投资者动态行为变量</w:t>
      </w:r>
    </w:p>
    <w:p w14:paraId="4B7B8B58" w14:textId="77777777" w:rsidR="00280F82" w:rsidRPr="00280F82" w:rsidRDefault="00280F82" w:rsidP="00280F82">
      <w:pPr>
        <w:spacing w:beforeLines="50" w:before="156"/>
        <w:ind w:firstLineChars="200" w:firstLine="480"/>
        <w:rPr>
          <w:sz w:val="24"/>
        </w:rPr>
      </w:pPr>
      <w:r w:rsidRPr="00280F82">
        <w:rPr>
          <w:sz w:val="24"/>
        </w:rPr>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在收益区间趋于风险规避，在损失区间则更可能承担风险（</w:t>
      </w:r>
      <w:r w:rsidRPr="00280F82">
        <w:rPr>
          <w:sz w:val="24"/>
        </w:rPr>
        <w:t>Kahneman &amp; Tversky, 1979</w:t>
      </w:r>
      <w:r w:rsidRPr="00280F82">
        <w:rPr>
          <w:sz w:val="24"/>
        </w:rPr>
        <w:t>）。这一特征在实际咨询中体现为</w:t>
      </w:r>
      <w:r w:rsidRPr="00280F82">
        <w:rPr>
          <w:sz w:val="24"/>
        </w:rPr>
        <w:t>“</w:t>
      </w:r>
      <w:r w:rsidRPr="00280F82">
        <w:rPr>
          <w:sz w:val="24"/>
        </w:rPr>
        <w:t>回本心态</w:t>
      </w:r>
      <w:r w:rsidRPr="00280F82">
        <w:rPr>
          <w:sz w:val="24"/>
        </w:rPr>
        <w:t>”“</w:t>
      </w:r>
      <w:r w:rsidRPr="00280F82">
        <w:rPr>
          <w:sz w:val="24"/>
        </w:rPr>
        <w:t>怕踏空</w:t>
      </w:r>
      <w:r w:rsidRPr="00280F82">
        <w:rPr>
          <w:sz w:val="24"/>
        </w:rPr>
        <w:t>”“</w:t>
      </w:r>
      <w:r w:rsidRPr="00280F82">
        <w:rPr>
          <w:sz w:val="24"/>
        </w:rPr>
        <w:t>不甘止损</w:t>
      </w:r>
      <w:r w:rsidRPr="00280F82">
        <w:rPr>
          <w:sz w:val="24"/>
        </w:rPr>
        <w:t>”</w:t>
      </w:r>
      <w:r w:rsidRPr="00280F82">
        <w:rPr>
          <w:sz w:val="24"/>
        </w:rPr>
        <w:t>等常见行为模式。</w:t>
      </w:r>
    </w:p>
    <w:p w14:paraId="5D9D9984" w14:textId="77777777" w:rsidR="00280F82" w:rsidRPr="00280F82" w:rsidRDefault="00280F82" w:rsidP="00280F82">
      <w:pPr>
        <w:spacing w:beforeLines="50" w:before="156"/>
        <w:ind w:firstLineChars="200" w:firstLine="480"/>
        <w:rPr>
          <w:sz w:val="24"/>
        </w:rPr>
      </w:pPr>
      <w:r w:rsidRPr="00280F82">
        <w:rPr>
          <w:sz w:val="24"/>
        </w:rPr>
        <w:t>与此同时，心理账户理论认为，投资者往往会根据资金用途、投资期限或目标属性，将资金划分到不同的</w:t>
      </w:r>
      <w:r w:rsidRPr="00280F82">
        <w:rPr>
          <w:sz w:val="24"/>
        </w:rPr>
        <w:t>“</w:t>
      </w:r>
      <w:r w:rsidRPr="00280F82">
        <w:rPr>
          <w:sz w:val="24"/>
        </w:rPr>
        <w:t>心理账户</w:t>
      </w:r>
      <w:r w:rsidRPr="00280F82">
        <w:rPr>
          <w:sz w:val="24"/>
        </w:rPr>
        <w:t>”</w:t>
      </w:r>
      <w:r w:rsidRPr="00280F82">
        <w:rPr>
          <w:sz w:val="24"/>
        </w:rPr>
        <w:t>中，并对不同账户施加差异化的风险容忍度（</w:t>
      </w:r>
      <w:r w:rsidRPr="00280F82">
        <w:rPr>
          <w:sz w:val="24"/>
        </w:rPr>
        <w:t>Thaler, 1985</w:t>
      </w:r>
      <w:r w:rsidRPr="00280F82">
        <w:rPr>
          <w:sz w:val="24"/>
        </w:rPr>
        <w:t>）。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02174209" w14:textId="77777777" w:rsidR="00280F82" w:rsidRPr="00280F82" w:rsidRDefault="00280F82" w:rsidP="00280F82">
      <w:pPr>
        <w:spacing w:beforeLines="50" w:before="156"/>
        <w:ind w:firstLineChars="200" w:firstLine="480"/>
        <w:rPr>
          <w:sz w:val="24"/>
        </w:rPr>
      </w:pPr>
      <w:r w:rsidRPr="00280F82">
        <w:rPr>
          <w:sz w:val="24"/>
        </w:rPr>
        <w:t>此外，行为金融领域系统总结了多种影响投资决策的认知偏差，如过度自信、确认偏误、羊群效应、处置效应以及注意力驱动交易等（</w:t>
      </w:r>
      <w:r w:rsidRPr="00280F82">
        <w:rPr>
          <w:sz w:val="24"/>
        </w:rPr>
        <w:t>Barberis &amp; Thaler</w:t>
      </w:r>
      <w:r w:rsidRPr="00280F82">
        <w:rPr>
          <w:sz w:val="24"/>
        </w:rPr>
        <w:t>）。这些偏差往往通过对话行为显性化，例如用户反复验证既有观点、频繁关注短期行情、或在市场波动期显著增加咨询频次。将这些行为变量纳入动态认知框架，有助于智能投顾在对话中主动触发风险提示或调整解释方式，从而发挥辅助决策的作用。</w:t>
      </w:r>
    </w:p>
    <w:p w14:paraId="514D0805" w14:textId="77777777" w:rsidR="00280F82" w:rsidRDefault="00280F82" w:rsidP="00280F82">
      <w:pPr>
        <w:pStyle w:val="4"/>
      </w:pPr>
      <w:r>
        <w:lastRenderedPageBreak/>
        <w:t>3.1.3 “理解—记忆—推理—反馈”循环</w:t>
      </w:r>
    </w:p>
    <w:p w14:paraId="13397CDE" w14:textId="77777777" w:rsidR="00280F82" w:rsidRPr="00280F82" w:rsidRDefault="00280F82" w:rsidP="00280F82">
      <w:pPr>
        <w:spacing w:beforeLines="50" w:before="156"/>
        <w:ind w:firstLineChars="200" w:firstLine="480"/>
        <w:rPr>
          <w:sz w:val="24"/>
        </w:rPr>
      </w:pPr>
      <w:r w:rsidRPr="00280F82">
        <w:rPr>
          <w:sz w:val="24"/>
        </w:rPr>
        <w:t>为了将动态认知从概念层面落地为可实现的系统机制，本文提出</w:t>
      </w:r>
      <w:r w:rsidRPr="00280F82">
        <w:rPr>
          <w:sz w:val="24"/>
        </w:rPr>
        <w:t>“</w:t>
      </w:r>
      <w:r w:rsidRPr="00280F82">
        <w:rPr>
          <w:sz w:val="24"/>
        </w:rPr>
        <w:t>理解</w:t>
      </w:r>
      <w:r w:rsidRPr="00280F82">
        <w:rPr>
          <w:sz w:val="24"/>
        </w:rPr>
        <w:t>—</w:t>
      </w:r>
      <w:r w:rsidRPr="00280F82">
        <w:rPr>
          <w:sz w:val="24"/>
        </w:rPr>
        <w:t>记忆</w:t>
      </w:r>
      <w:r w:rsidRPr="00280F82">
        <w:rPr>
          <w:sz w:val="24"/>
        </w:rPr>
        <w:t>—</w:t>
      </w:r>
      <w:r w:rsidRPr="00280F82">
        <w:rPr>
          <w:sz w:val="24"/>
        </w:rPr>
        <w:t>推理</w:t>
      </w:r>
      <w:r w:rsidRPr="00280F82">
        <w:rPr>
          <w:sz w:val="24"/>
        </w:rPr>
        <w:t>—</w:t>
      </w:r>
      <w:r w:rsidRPr="00280F82">
        <w:rPr>
          <w:sz w:val="24"/>
        </w:rPr>
        <w:t>反馈</w:t>
      </w:r>
      <w:r w:rsidRPr="00280F82">
        <w:rPr>
          <w:sz w:val="24"/>
        </w:rPr>
        <w:t>”</w:t>
      </w:r>
      <w:r w:rsidRPr="00280F82">
        <w:rPr>
          <w:sz w:val="24"/>
        </w:rPr>
        <w:t>的闭环结构，用以刻画智能投顾在多轮交互中的认知更新过程。</w:t>
      </w:r>
    </w:p>
    <w:p w14:paraId="1F77FAFC" w14:textId="77777777" w:rsidR="00280F82" w:rsidRPr="00280F82" w:rsidRDefault="00280F82" w:rsidP="00280F82">
      <w:pPr>
        <w:spacing w:beforeLines="50" w:before="156"/>
        <w:ind w:firstLineChars="200" w:firstLine="480"/>
        <w:rPr>
          <w:sz w:val="24"/>
        </w:rPr>
      </w:pPr>
      <w:r w:rsidRPr="00280F82">
        <w:rPr>
          <w:sz w:val="24"/>
        </w:rPr>
        <w:t>首先，在</w:t>
      </w:r>
      <w:r>
        <w:rPr>
          <w:rFonts w:hint="eastAsia"/>
          <w:sz w:val="24"/>
        </w:rPr>
        <w:t>“</w:t>
      </w:r>
      <w:r w:rsidRPr="00280F82">
        <w:rPr>
          <w:sz w:val="24"/>
        </w:rPr>
        <w:t>理解（</w:t>
      </w:r>
      <w:r w:rsidRPr="00280F82">
        <w:rPr>
          <w:sz w:val="24"/>
        </w:rPr>
        <w:t>Perception/Interpretation</w:t>
      </w:r>
      <w:r w:rsidRPr="00280F82">
        <w:rPr>
          <w:sz w:val="24"/>
        </w:rPr>
        <w:t>）</w:t>
      </w:r>
      <w:r>
        <w:rPr>
          <w:sz w:val="24"/>
        </w:rPr>
        <w:t>”</w:t>
      </w:r>
      <w:r w:rsidRPr="00280F82">
        <w:rPr>
          <w:sz w:val="24"/>
        </w:rPr>
        <w:t>阶段，系统对用户输入进行意图识别与关键信号抽取，不仅关注显性的咨询目标，还识别隐含的风险偏好、投资期限、关注主题以及潜在禁忌表达。这一阶段的输出是对当前用户认知状态的初步估计。</w:t>
      </w:r>
    </w:p>
    <w:p w14:paraId="58E46113" w14:textId="77777777" w:rsidR="00280F82" w:rsidRPr="00280F82" w:rsidRDefault="00280F82" w:rsidP="00280F82">
      <w:pPr>
        <w:spacing w:beforeLines="50" w:before="156"/>
        <w:ind w:firstLineChars="200" w:firstLine="480"/>
        <w:rPr>
          <w:sz w:val="24"/>
        </w:rPr>
      </w:pPr>
      <w:r w:rsidRPr="00280F82">
        <w:rPr>
          <w:sz w:val="24"/>
        </w:rPr>
        <w:t>其次，在</w:t>
      </w:r>
      <w:r>
        <w:rPr>
          <w:sz w:val="24"/>
        </w:rPr>
        <w:t>“</w:t>
      </w:r>
      <w:r w:rsidRPr="00280F82">
        <w:rPr>
          <w:sz w:val="24"/>
        </w:rPr>
        <w:t>记忆（</w:t>
      </w:r>
      <w:r w:rsidRPr="00280F82">
        <w:rPr>
          <w:sz w:val="24"/>
        </w:rPr>
        <w:t>Memory Update</w:t>
      </w:r>
      <w:r w:rsidRPr="00280F82">
        <w:rPr>
          <w:sz w:val="24"/>
        </w:rPr>
        <w:t>）</w:t>
      </w:r>
      <w:r>
        <w:rPr>
          <w:sz w:val="24"/>
        </w:rPr>
        <w:t>”</w:t>
      </w:r>
      <w:r w:rsidRPr="00280F82">
        <w:rPr>
          <w:sz w:val="24"/>
        </w:rPr>
        <w:t>阶段，系统根据理解结果对记忆结构进行更新。相对稳定的特征（如风险承受能力、长期投资目标）被写入用户画像记忆，而情境相关的信息（如本轮决策路径、对某类产品的态度变化）则进入长期对话记忆。该过程强调记忆写入的可解释性与来源可追溯性，为后续审计与一致性控制提供基础。</w:t>
      </w:r>
    </w:p>
    <w:p w14:paraId="4C6CF356" w14:textId="77777777" w:rsidR="00280F82" w:rsidRPr="00280F82" w:rsidRDefault="00280F82" w:rsidP="00280F82">
      <w:pPr>
        <w:spacing w:beforeLines="50" w:before="156"/>
        <w:ind w:firstLineChars="200" w:firstLine="480"/>
        <w:rPr>
          <w:sz w:val="24"/>
        </w:rPr>
      </w:pPr>
      <w:r w:rsidRPr="00280F82">
        <w:rPr>
          <w:sz w:val="24"/>
        </w:rPr>
        <w:t>第三，在</w:t>
      </w:r>
      <w:r>
        <w:rPr>
          <w:sz w:val="24"/>
        </w:rPr>
        <w:t>“</w:t>
      </w:r>
      <w:r w:rsidRPr="00280F82">
        <w:rPr>
          <w:sz w:val="24"/>
        </w:rPr>
        <w:t>推理（</w:t>
      </w:r>
      <w:r w:rsidRPr="00280F82">
        <w:rPr>
          <w:sz w:val="24"/>
        </w:rPr>
        <w:t>Reasoning</w:t>
      </w:r>
      <w:r w:rsidRPr="00280F82">
        <w:rPr>
          <w:sz w:val="24"/>
        </w:rPr>
        <w:t>）</w:t>
      </w:r>
      <w:r>
        <w:rPr>
          <w:sz w:val="24"/>
        </w:rPr>
        <w:t>”</w:t>
      </w:r>
      <w:r w:rsidRPr="00280F82">
        <w:rPr>
          <w:sz w:val="24"/>
        </w:rPr>
        <w:t>阶段，系统将召回的历史记忆与当前输入、外部知识检索结果共同纳入推理链路，生成情境化的辅助决策内容。记忆在此不仅作为背景信息存在，还对生成内容的策略边界与表达方式形成约束。</w:t>
      </w:r>
    </w:p>
    <w:p w14:paraId="0AC0177E" w14:textId="77777777" w:rsidR="00280F82" w:rsidRPr="00280F82" w:rsidRDefault="00280F82" w:rsidP="00280F82">
      <w:pPr>
        <w:spacing w:beforeLines="50" w:before="156"/>
        <w:ind w:firstLineChars="200" w:firstLine="480"/>
        <w:rPr>
          <w:sz w:val="24"/>
        </w:rPr>
      </w:pPr>
      <w:r w:rsidRPr="00280F82">
        <w:rPr>
          <w:sz w:val="24"/>
        </w:rPr>
        <w:t>最后，在</w:t>
      </w:r>
      <w:r>
        <w:rPr>
          <w:sz w:val="24"/>
        </w:rPr>
        <w:t>“</w:t>
      </w:r>
      <w:r w:rsidRPr="00280F82">
        <w:rPr>
          <w:sz w:val="24"/>
        </w:rPr>
        <w:t>反馈（</w:t>
      </w:r>
      <w:r w:rsidRPr="00280F82">
        <w:rPr>
          <w:sz w:val="24"/>
        </w:rPr>
        <w:t>Feedback/Learning</w:t>
      </w:r>
      <w:r w:rsidRPr="00280F82">
        <w:rPr>
          <w:sz w:val="24"/>
        </w:rPr>
        <w:t>）</w:t>
      </w:r>
      <w:r>
        <w:rPr>
          <w:sz w:val="24"/>
        </w:rPr>
        <w:t>”</w:t>
      </w:r>
      <w:r w:rsidRPr="00280F82">
        <w:rPr>
          <w:sz w:val="24"/>
        </w:rPr>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关研究表明，在投顾场景中引入不确定性与衰减机制，有助于提升长期福利表现（相关研究见</w:t>
      </w:r>
      <w:r w:rsidRPr="00280F82">
        <w:rPr>
          <w:sz w:val="24"/>
        </w:rPr>
        <w:t xml:space="preserve"> ScienceDirect</w:t>
      </w:r>
      <w:r w:rsidRPr="00280F82">
        <w:rPr>
          <w:sz w:val="24"/>
        </w:rPr>
        <w:t>）。</w:t>
      </w:r>
    </w:p>
    <w:p w14:paraId="0651E9CF" w14:textId="77777777" w:rsidR="00280F82" w:rsidRPr="00280F82" w:rsidRDefault="00280F82" w:rsidP="00280F82">
      <w:pPr>
        <w:spacing w:beforeLines="50" w:before="156"/>
        <w:ind w:firstLineChars="200" w:firstLine="480"/>
        <w:rPr>
          <w:sz w:val="24"/>
        </w:rPr>
      </w:pPr>
      <w:r w:rsidRPr="00280F82">
        <w:rPr>
          <w:sz w:val="24"/>
        </w:rPr>
        <w:t>该闭环结构强调：动态认知并非频繁调整，而是在稳定性与适应性之间取得平衡，是长期陪伴式智能投顾得以实现的核心机制。</w:t>
      </w:r>
    </w:p>
    <w:p w14:paraId="0F83640C" w14:textId="77777777" w:rsidR="00280F82" w:rsidRDefault="00280F82" w:rsidP="00280F82">
      <w:pPr>
        <w:pStyle w:val="3"/>
        <w:rPr>
          <w:color w:val="000000"/>
        </w:rPr>
      </w:pPr>
      <w:r>
        <w:rPr>
          <w:color w:val="000000"/>
        </w:rPr>
        <w:t xml:space="preserve">3.1.4 </w:t>
      </w:r>
      <w:r>
        <w:rPr>
          <w:color w:val="000000"/>
        </w:rPr>
        <w:t>状态空间与更新规则</w:t>
      </w:r>
    </w:p>
    <w:p w14:paraId="3EA1DC87" w14:textId="77777777" w:rsidR="00280F82" w:rsidRPr="00280F82" w:rsidRDefault="00280F82" w:rsidP="00280F82">
      <w:pPr>
        <w:spacing w:beforeLines="50" w:before="156"/>
        <w:ind w:firstLineChars="200" w:firstLine="480"/>
        <w:rPr>
          <w:sz w:val="24"/>
        </w:rPr>
      </w:pPr>
      <w:r w:rsidRPr="00280F82">
        <w:rPr>
          <w:sz w:val="24"/>
        </w:rPr>
        <w:t>在上述动态认知框架下，用户可被形式化为一个随时间演化的状态向量，其核心维度包括：风险承受度、投资期限、流动性偏好、主题偏好向量、情绪与压力水平、金融知识水平以及合规边界约束等。这些状态变量并非同时变化，而是根据新证据的强度与一致性进行权重调整。</w:t>
      </w:r>
    </w:p>
    <w:p w14:paraId="6295FB69" w14:textId="77777777" w:rsidR="00280F82" w:rsidRPr="00280F82" w:rsidRDefault="00280F82" w:rsidP="00280F82">
      <w:pPr>
        <w:spacing w:beforeLines="50" w:before="156"/>
        <w:ind w:firstLineChars="200" w:firstLine="480"/>
        <w:rPr>
          <w:sz w:val="24"/>
        </w:rPr>
      </w:pPr>
      <w:r w:rsidRPr="00280F82">
        <w:rPr>
          <w:sz w:val="24"/>
        </w:rPr>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相关研究如</w:t>
      </w:r>
      <w:r w:rsidRPr="00280F82">
        <w:rPr>
          <w:sz w:val="24"/>
        </w:rPr>
        <w:t xml:space="preserve"> Mem-PAL</w:t>
      </w:r>
      <w:r w:rsidRPr="00280F82">
        <w:rPr>
          <w:sz w:val="24"/>
        </w:rPr>
        <w:t>、</w:t>
      </w:r>
      <w:r w:rsidRPr="00280F82">
        <w:rPr>
          <w:sz w:val="24"/>
        </w:rPr>
        <w:t xml:space="preserve">PAL-Bench </w:t>
      </w:r>
      <w:r w:rsidRPr="00280F82">
        <w:rPr>
          <w:sz w:val="24"/>
        </w:rPr>
        <w:t>以及</w:t>
      </w:r>
      <w:r w:rsidRPr="00280F82">
        <w:rPr>
          <w:sz w:val="24"/>
        </w:rPr>
        <w:t xml:space="preserve"> LD-Agent </w:t>
      </w:r>
      <w:r w:rsidRPr="00280F82">
        <w:rPr>
          <w:sz w:val="24"/>
        </w:rPr>
        <w:t>框架，均表明将长期状态建模、分层记忆与模块化生成结合，是实现多会话一致性与可解释交互的可行路径。</w:t>
      </w:r>
    </w:p>
    <w:p w14:paraId="2EDAD937" w14:textId="77777777" w:rsidR="00280F82" w:rsidRPr="00280F82" w:rsidRDefault="00280F82" w:rsidP="00280F82">
      <w:pPr>
        <w:spacing w:beforeLines="50" w:before="156"/>
        <w:ind w:firstLineChars="200" w:firstLine="480"/>
        <w:rPr>
          <w:sz w:val="24"/>
        </w:rPr>
      </w:pPr>
      <w:r w:rsidRPr="00280F82">
        <w:rPr>
          <w:sz w:val="24"/>
        </w:rPr>
        <w:t>因此，本文提出的</w:t>
      </w:r>
      <w:r w:rsidRPr="00280F82">
        <w:rPr>
          <w:sz w:val="24"/>
        </w:rPr>
        <w:t>“</w:t>
      </w:r>
      <w:r w:rsidRPr="00280F82">
        <w:rPr>
          <w:sz w:val="24"/>
        </w:rPr>
        <w:t>用户画像记忆</w:t>
      </w:r>
      <w:r w:rsidRPr="00280F82">
        <w:rPr>
          <w:sz w:val="24"/>
        </w:rPr>
        <w:t xml:space="preserve"> + </w:t>
      </w:r>
      <w:r w:rsidRPr="00280F82">
        <w:rPr>
          <w:sz w:val="24"/>
        </w:rPr>
        <w:t>长期对话记忆</w:t>
      </w:r>
      <w:r w:rsidRPr="00280F82">
        <w:rPr>
          <w:sz w:val="24"/>
        </w:rPr>
        <w:t>”</w:t>
      </w:r>
      <w:r w:rsidRPr="00280F82">
        <w:rPr>
          <w:sz w:val="24"/>
        </w:rPr>
        <w:t>结构，并非工程层面的经验设计，而是有明确理论基础与可验证研究路径支撑的动态认知建模方案，为后续一致性决策与系统实现提供了稳固的理论基础。</w:t>
      </w:r>
    </w:p>
    <w:p w14:paraId="1CCBE64E" w14:textId="77777777" w:rsidR="00280F82" w:rsidRPr="00280F82" w:rsidRDefault="00280F82" w:rsidP="00280F82"/>
    <w:p w14:paraId="554EF136" w14:textId="77777777" w:rsidR="00280F82" w:rsidRDefault="00280F82" w:rsidP="00280F82">
      <w:pPr>
        <w:pStyle w:val="2"/>
      </w:pPr>
      <w:r>
        <w:rPr>
          <w:rFonts w:hint="eastAsia"/>
        </w:rPr>
        <w:t>3.2 智能投顾中的决策一致</w:t>
      </w:r>
    </w:p>
    <w:p w14:paraId="50888B45" w14:textId="77777777" w:rsidR="00280F82" w:rsidRDefault="00280F82" w:rsidP="00280F82">
      <w:pPr>
        <w:spacing w:beforeLines="50" w:before="156"/>
        <w:ind w:firstLineChars="200" w:firstLine="480"/>
        <w:rPr>
          <w:sz w:val="24"/>
        </w:rPr>
      </w:pPr>
      <w:r w:rsidRPr="00280F82">
        <w:rPr>
          <w:sz w:val="24"/>
        </w:rPr>
        <w:t>在证券投资咨询场景中，智能投顾不仅需要具备对金融信息的理解与生成能力，更需要在长期交互过程中保持稳定、连贯且可预期的决策表现。本文将这种跨时间、跨情境维持稳定输出逻辑的能力概括为</w:t>
      </w:r>
      <w:r w:rsidRPr="00280F82">
        <w:rPr>
          <w:sz w:val="24"/>
        </w:rPr>
        <w:t>“</w:t>
      </w:r>
      <w:r w:rsidRPr="00280F82">
        <w:rPr>
          <w:sz w:val="24"/>
        </w:rPr>
        <w:t>决策一致性（</w:t>
      </w:r>
      <w:r w:rsidRPr="00280F82">
        <w:rPr>
          <w:sz w:val="24"/>
        </w:rPr>
        <w:t>decision consistency</w:t>
      </w:r>
      <w:r w:rsidRPr="00280F82">
        <w:rPr>
          <w:sz w:val="24"/>
        </w:rPr>
        <w:t>）</w:t>
      </w:r>
      <w:r w:rsidRPr="00280F82">
        <w:rPr>
          <w:sz w:val="24"/>
        </w:rPr>
        <w:t>”</w:t>
      </w:r>
      <w:r w:rsidRPr="00280F82">
        <w:rPr>
          <w:sz w:val="24"/>
        </w:rPr>
        <w:t>。决策一致性并非简单意义上的</w:t>
      </w:r>
      <w:r w:rsidRPr="00280F82">
        <w:rPr>
          <w:sz w:val="24"/>
        </w:rPr>
        <w:t>“</w:t>
      </w:r>
      <w:r w:rsidRPr="00280F82">
        <w:rPr>
          <w:sz w:val="24"/>
        </w:rPr>
        <w:t>前后回答不矛盾</w:t>
      </w:r>
      <w:r w:rsidRPr="00280F82">
        <w:rPr>
          <w:sz w:val="24"/>
        </w:rPr>
        <w:t>”</w:t>
      </w:r>
      <w:r w:rsidRPr="00280F82">
        <w:rPr>
          <w:sz w:val="24"/>
        </w:rPr>
        <w:t>，而是指智能投顾在多轮对话中，能够在语义表达、偏好遵循、推理路径以及合规边界等方面形成持续、统一的决策逻辑。这一能力直接关系到用户对系统的信任程度、建议采纳意愿以及金融服务场景中的合规安全性，是衡量智能投顾系统成熟度的重要标准。</w:t>
      </w:r>
    </w:p>
    <w:p w14:paraId="2153AA10" w14:textId="77777777" w:rsidR="00280F82" w:rsidRDefault="00280F82" w:rsidP="00280F82">
      <w:pPr>
        <w:pStyle w:val="4"/>
      </w:pPr>
      <w:r>
        <w:t>3.2.1 决策一致性的内涵与维度界定</w:t>
      </w:r>
    </w:p>
    <w:p w14:paraId="21AFF30B" w14:textId="77777777" w:rsidR="00280F82" w:rsidRPr="00280F82" w:rsidRDefault="00280F82" w:rsidP="00280F82">
      <w:pPr>
        <w:spacing w:beforeLines="50" w:before="156"/>
        <w:ind w:firstLineChars="200" w:firstLine="480"/>
        <w:rPr>
          <w:sz w:val="24"/>
        </w:rPr>
      </w:pPr>
      <w:r w:rsidRPr="00280F82">
        <w:rPr>
          <w:sz w:val="24"/>
        </w:rPr>
        <w:t>从动态认知决策的视角来看，智能投顾中的决策一致性是一种综合性系统属性，其核心在于系统是否能够在长期交互中维持对用户认知状态和决策边界的稳定理解。首先，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760BAE8E" w14:textId="77777777" w:rsidR="00280F82" w:rsidRPr="00280F82" w:rsidRDefault="00280F82" w:rsidP="00280F82">
      <w:pPr>
        <w:spacing w:beforeLines="50" w:before="156"/>
        <w:ind w:firstLineChars="200" w:firstLine="480"/>
        <w:rPr>
          <w:sz w:val="24"/>
        </w:rPr>
      </w:pPr>
      <w:r w:rsidRPr="00280F82">
        <w:rPr>
          <w:sz w:val="24"/>
        </w:rPr>
        <w:t>进一步而言，决策一致性还体现在对用户偏好与约束条件的持续遵循上。投资者在咨询过程中逐步显露出的风险承受能力、投资期限、禁忌偏好等信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39347B51" w14:textId="77777777" w:rsidR="00280F82" w:rsidRPr="00280F82" w:rsidRDefault="00280F82" w:rsidP="00280F82">
      <w:pPr>
        <w:spacing w:beforeLines="50" w:before="156"/>
        <w:ind w:firstLineChars="200" w:firstLine="480"/>
        <w:rPr>
          <w:sz w:val="24"/>
        </w:rPr>
      </w:pPr>
      <w:r w:rsidRPr="00280F82">
        <w:rPr>
          <w:sz w:val="24"/>
        </w:rPr>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w:t>
      </w:r>
      <w:r w:rsidRPr="00280F82">
        <w:rPr>
          <w:sz w:val="24"/>
        </w:rPr>
        <w:t>“</w:t>
      </w:r>
      <w:r w:rsidRPr="00280F82">
        <w:rPr>
          <w:sz w:val="24"/>
        </w:rPr>
        <w:t>辅助决策工具</w:t>
      </w:r>
      <w:r w:rsidRPr="00280F82">
        <w:rPr>
          <w:sz w:val="24"/>
        </w:rPr>
        <w:t>”</w:t>
      </w:r>
      <w:r w:rsidRPr="00280F82">
        <w:rPr>
          <w:sz w:val="24"/>
        </w:rPr>
        <w:t>的解释价值。</w:t>
      </w:r>
    </w:p>
    <w:p w14:paraId="2D6BA479" w14:textId="77777777" w:rsidR="00280F82" w:rsidRPr="00280F82" w:rsidRDefault="00280F82" w:rsidP="00280F82">
      <w:pPr>
        <w:spacing w:beforeLines="50" w:before="156"/>
        <w:ind w:firstLineChars="200" w:firstLine="480"/>
        <w:rPr>
          <w:sz w:val="24"/>
        </w:rPr>
      </w:pPr>
      <w:r w:rsidRPr="00280F82">
        <w:rPr>
          <w:sz w:val="24"/>
        </w:rPr>
        <w:t>最后，在金融监管语境下，决策一致性还必须体现为合规表达的一致性。智能投顾在任何涉及投资判断、产品比较或市场风险解释的场景中，都应持续遵循监管要求，保持风险提示强度、措辞边界和服务定位的稳定性。监管一致性不仅是法律与制度层面的要求，也是保障系统长期可用性和机构风险控制能力的必要条件。</w:t>
      </w:r>
    </w:p>
    <w:p w14:paraId="15918BD4" w14:textId="77777777" w:rsidR="00280F82" w:rsidRDefault="00280F82" w:rsidP="00280F82">
      <w:pPr>
        <w:pStyle w:val="4"/>
      </w:pPr>
      <w:r>
        <w:lastRenderedPageBreak/>
        <w:t>3.2.2 决策一致性对信任与采纳行为的影响</w:t>
      </w:r>
    </w:p>
    <w:p w14:paraId="0BADFDA4" w14:textId="77777777" w:rsidR="00280F82" w:rsidRPr="00280F82" w:rsidRDefault="00280F82" w:rsidP="00280F82">
      <w:pPr>
        <w:spacing w:beforeLines="50" w:before="156"/>
        <w:ind w:firstLineChars="200" w:firstLine="480"/>
        <w:rPr>
          <w:sz w:val="24"/>
        </w:rPr>
      </w:pPr>
      <w:r w:rsidRPr="00280F82">
        <w:rPr>
          <w:sz w:val="24"/>
        </w:rPr>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2CE823D8" w14:textId="77777777" w:rsidR="00280F82" w:rsidRPr="00280F82" w:rsidRDefault="00280F82" w:rsidP="00280F82">
      <w:pPr>
        <w:spacing w:beforeLines="50" w:before="156"/>
        <w:ind w:firstLineChars="200" w:firstLine="480"/>
        <w:rPr>
          <w:sz w:val="24"/>
        </w:rPr>
      </w:pPr>
      <w:r w:rsidRPr="00280F82">
        <w:rPr>
          <w:sz w:val="24"/>
        </w:rPr>
        <w:t>相关研究指出，对话式</w:t>
      </w:r>
      <w:r w:rsidRPr="00280F82">
        <w:rPr>
          <w:sz w:val="24"/>
        </w:rPr>
        <w:t xml:space="preserve"> robo-advisor </w:t>
      </w:r>
      <w:r w:rsidRPr="00280F82">
        <w:rPr>
          <w:sz w:val="24"/>
        </w:rPr>
        <w:t>在一定程度上扮演了</w:t>
      </w:r>
      <w:r w:rsidRPr="00280F82">
        <w:rPr>
          <w:sz w:val="24"/>
        </w:rPr>
        <w:t>“</w:t>
      </w:r>
      <w:r w:rsidRPr="00280F82">
        <w:rPr>
          <w:sz w:val="24"/>
        </w:rPr>
        <w:t>信任代理</w:t>
      </w:r>
      <w:r w:rsidRPr="00280F82">
        <w:rPr>
          <w:sz w:val="24"/>
        </w:rPr>
        <w:t>”</w:t>
      </w:r>
      <w:r w:rsidRPr="00280F82">
        <w:rPr>
          <w:sz w:val="24"/>
        </w:rPr>
        <w:t>的角色，其输出风格和决策稳定性会直接影响用户对金融机构整体形象的认知（如</w:t>
      </w:r>
      <w:r w:rsidRPr="00280F82">
        <w:rPr>
          <w:sz w:val="24"/>
        </w:rPr>
        <w:t xml:space="preserve"> Conversational robo-advisors and trust </w:t>
      </w:r>
      <w:r w:rsidRPr="00280F82">
        <w:rPr>
          <w:sz w:val="24"/>
        </w:rPr>
        <w:t>的相关研究结论）。在这一背景下，决策一致性成为连接</w:t>
      </w:r>
      <w:r w:rsidRPr="00280F82">
        <w:rPr>
          <w:sz w:val="24"/>
        </w:rPr>
        <w:t>“</w:t>
      </w:r>
      <w:r w:rsidRPr="00280F82">
        <w:rPr>
          <w:sz w:val="24"/>
        </w:rPr>
        <w:t>系统能力</w:t>
      </w:r>
      <w:r w:rsidRPr="00280F82">
        <w:rPr>
          <w:sz w:val="24"/>
        </w:rPr>
        <w:t>”</w:t>
      </w:r>
      <w:r w:rsidRPr="00280F82">
        <w:rPr>
          <w:sz w:val="24"/>
        </w:rPr>
        <w:t>与</w:t>
      </w:r>
      <w:r w:rsidRPr="00280F82">
        <w:rPr>
          <w:sz w:val="24"/>
        </w:rPr>
        <w:t>“</w:t>
      </w:r>
      <w:r w:rsidRPr="00280F82">
        <w:rPr>
          <w:sz w:val="24"/>
        </w:rPr>
        <w:t>用户信任</w:t>
      </w:r>
      <w:r w:rsidRPr="00280F82">
        <w:rPr>
          <w:sz w:val="24"/>
        </w:rPr>
        <w:t>”</w:t>
      </w:r>
      <w:r w:rsidRPr="00280F82">
        <w:rPr>
          <w:sz w:val="24"/>
        </w:rPr>
        <w:t>的关键中介变量。系统越能够在长期交互中保持稳定的判断逻辑和风险立场，用户越容易形成对其专业性与可靠性的正向预期，从而提升持续使用意愿。</w:t>
      </w:r>
    </w:p>
    <w:p w14:paraId="60B3CFD6" w14:textId="77777777" w:rsidR="00280F82" w:rsidRPr="00280F82" w:rsidRDefault="00280F82" w:rsidP="00280F82">
      <w:pPr>
        <w:spacing w:beforeLines="50" w:before="156"/>
        <w:ind w:firstLineChars="200" w:firstLine="480"/>
        <w:rPr>
          <w:sz w:val="24"/>
        </w:rPr>
      </w:pPr>
      <w:r w:rsidRPr="00280F82">
        <w:rPr>
          <w:sz w:val="24"/>
        </w:rPr>
        <w:t>从采纳行为的角度来看，一致性不足的智能投顾往往会增加用户的认知负担。用户需要不断重新判断系统是否</w:t>
      </w:r>
      <w:r w:rsidRPr="00280F82">
        <w:rPr>
          <w:sz w:val="24"/>
        </w:rPr>
        <w:t>“</w:t>
      </w:r>
      <w:r w:rsidRPr="00280F82">
        <w:rPr>
          <w:sz w:val="24"/>
        </w:rPr>
        <w:t>还记得自己</w:t>
      </w:r>
      <w:r w:rsidRPr="00280F82">
        <w:rPr>
          <w:sz w:val="24"/>
        </w:rPr>
        <w:t>”“</w:t>
      </w:r>
      <w:r w:rsidRPr="00280F82">
        <w:rPr>
          <w:sz w:val="24"/>
        </w:rPr>
        <w:t>是否改变了立场</w:t>
      </w:r>
      <w:r w:rsidRPr="00280F82">
        <w:rPr>
          <w:sz w:val="24"/>
        </w:rPr>
        <w:t>”</w:t>
      </w:r>
      <w:r w:rsidRPr="00280F82">
        <w:rPr>
          <w:sz w:val="24"/>
        </w:rPr>
        <w:t>，这在高风险、高复杂度的证券投资场景中尤为不利。相反，具备良好一致性的系统能够降低用户反复校验信息的成本，使其更专注于理解投资逻辑本身，从而提高决策辅助的实际效果。</w:t>
      </w:r>
    </w:p>
    <w:p w14:paraId="6D3931AF" w14:textId="77777777" w:rsidR="00280F82" w:rsidRDefault="00280F82" w:rsidP="00280F82">
      <w:pPr>
        <w:pStyle w:val="4"/>
        <w:rPr>
          <w:rFonts w:eastAsia="宋体"/>
        </w:rPr>
      </w:pPr>
      <w:r>
        <w:rPr>
          <w:rStyle w:val="a5"/>
          <w:b/>
          <w:bCs/>
          <w:color w:val="000000"/>
        </w:rPr>
        <w:t>3.2.3 决策一致性的实现机制</w:t>
      </w:r>
    </w:p>
    <w:p w14:paraId="46340AD3" w14:textId="77777777" w:rsidR="00280F82" w:rsidRPr="00280F82" w:rsidRDefault="00280F82" w:rsidP="00280F82">
      <w:pPr>
        <w:spacing w:beforeLines="50" w:before="156"/>
        <w:ind w:firstLineChars="200" w:firstLine="480"/>
        <w:rPr>
          <w:sz w:val="24"/>
        </w:rPr>
      </w:pPr>
      <w:r w:rsidRPr="00280F82">
        <w:rPr>
          <w:sz w:val="24"/>
        </w:rPr>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w:t>
      </w:r>
      <w:r w:rsidRPr="00280F82">
        <w:rPr>
          <w:sz w:val="24"/>
        </w:rPr>
        <w:t>“</w:t>
      </w:r>
      <w:r w:rsidRPr="00280F82">
        <w:rPr>
          <w:sz w:val="24"/>
        </w:rPr>
        <w:t>遗忘式决策</w:t>
      </w:r>
      <w:r w:rsidRPr="00280F82">
        <w:rPr>
          <w:sz w:val="24"/>
        </w:rPr>
        <w:t>”</w:t>
      </w:r>
      <w:r w:rsidRPr="00280F82">
        <w:rPr>
          <w:sz w:val="24"/>
        </w:rPr>
        <w:t>。这一点与认知科学中</w:t>
      </w:r>
      <w:r w:rsidRPr="00280F82">
        <w:rPr>
          <w:sz w:val="24"/>
        </w:rPr>
        <w:t>“</w:t>
      </w:r>
      <w:r w:rsidRPr="00280F82">
        <w:rPr>
          <w:sz w:val="24"/>
        </w:rPr>
        <w:t>记忆支撑决策稳定性</w:t>
      </w:r>
      <w:r w:rsidRPr="00280F82">
        <w:rPr>
          <w:sz w:val="24"/>
        </w:rPr>
        <w:t>”</w:t>
      </w:r>
      <w:r w:rsidRPr="00280F82">
        <w:rPr>
          <w:sz w:val="24"/>
        </w:rPr>
        <w:t>的观点相一致，也是本文在第</w:t>
      </w:r>
      <w:r w:rsidRPr="00280F82">
        <w:rPr>
          <w:sz w:val="24"/>
        </w:rPr>
        <w:t>4</w:t>
      </w:r>
      <w:r w:rsidRPr="00280F82">
        <w:rPr>
          <w:sz w:val="24"/>
        </w:rPr>
        <w:t>章中重点讨论记忆增强机制的理论动因之一。</w:t>
      </w:r>
    </w:p>
    <w:p w14:paraId="55900B0E" w14:textId="77777777" w:rsidR="00280F82" w:rsidRPr="00280F82" w:rsidRDefault="00280F82" w:rsidP="00280F82">
      <w:pPr>
        <w:spacing w:beforeLines="50" w:before="156"/>
        <w:ind w:firstLineChars="200" w:firstLine="480"/>
        <w:rPr>
          <w:sz w:val="24"/>
        </w:rPr>
      </w:pPr>
      <w:r w:rsidRPr="00280F82">
        <w:rPr>
          <w:sz w:val="24"/>
        </w:rPr>
        <w:t>其次，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p>
    <w:p w14:paraId="12050017" w14:textId="77777777" w:rsidR="00280F82" w:rsidRPr="00280F82" w:rsidRDefault="00280F82" w:rsidP="00280F82">
      <w:pPr>
        <w:spacing w:beforeLines="50" w:before="156"/>
        <w:ind w:firstLineChars="200" w:firstLine="480"/>
        <w:rPr>
          <w:sz w:val="24"/>
        </w:rPr>
      </w:pPr>
      <w:r w:rsidRPr="00280F82">
        <w:rPr>
          <w:sz w:val="24"/>
        </w:rPr>
        <w:t>再次，可解释性机制在一致性保障中同样发挥着重要作用。通过保留决策过程中的关键信息来源、历史引用和推理路径，系统不仅可以在内部进行一致性校验，也为后续的合规审计和系统优化提供依据。近年来关于高风险场景下大模型幻觉治理和</w:t>
      </w:r>
      <w:r w:rsidRPr="00280F82">
        <w:rPr>
          <w:sz w:val="24"/>
        </w:rPr>
        <w:t xml:space="preserve"> guardrail </w:t>
      </w:r>
      <w:r w:rsidRPr="00280F82">
        <w:rPr>
          <w:sz w:val="24"/>
        </w:rPr>
        <w:t>机制的研究表明，引入可追溯的推理与引用机制，有助于显著降低输出不一致和越界风险（如相关</w:t>
      </w:r>
      <w:r w:rsidRPr="00280F82">
        <w:rPr>
          <w:sz w:val="24"/>
        </w:rPr>
        <w:t xml:space="preserve"> arXiv </w:t>
      </w:r>
      <w:r w:rsidRPr="00280F82">
        <w:rPr>
          <w:sz w:val="24"/>
        </w:rPr>
        <w:t>工作所指出的结论）。</w:t>
      </w:r>
    </w:p>
    <w:p w14:paraId="64E12A53" w14:textId="77777777" w:rsidR="00280F82" w:rsidRDefault="00280F82" w:rsidP="00280F82">
      <w:pPr>
        <w:pStyle w:val="4"/>
      </w:pPr>
      <w:r>
        <w:lastRenderedPageBreak/>
        <w:t>3.2.4 决策一致性的评估与度量</w:t>
      </w:r>
    </w:p>
    <w:p w14:paraId="2D21A64B" w14:textId="77777777" w:rsidR="00280F82" w:rsidRPr="00280F82" w:rsidRDefault="00280F82" w:rsidP="00280F82">
      <w:pPr>
        <w:spacing w:beforeLines="50" w:before="156"/>
        <w:ind w:firstLineChars="200" w:firstLine="480"/>
        <w:rPr>
          <w:sz w:val="24"/>
        </w:rPr>
      </w:pPr>
      <w:r w:rsidRPr="00280F82">
        <w:rPr>
          <w:sz w:val="24"/>
        </w:rPr>
        <w:t>为了在后续实验章节中对决策一致性进行系统验证，有必要将这一概念转化为可度量的评价指标。总体而言，一致性评估可从内容一致性、合规一致性和决策有效性三个层面展开。通过分析多轮对话中系统输出的矛盾情况、对既有偏好的遵循程度以及决策解释框架的复用情况，可以对系统的内在稳定性进行量化评估。同时，结合风险提示覆盖率和越界表述比例等指标，可以检验系统在监管维度上的一致性表现。</w:t>
      </w:r>
    </w:p>
    <w:p w14:paraId="7EF5538C" w14:textId="77777777" w:rsidR="00280F82" w:rsidRDefault="00280F82" w:rsidP="00280F82">
      <w:pPr>
        <w:spacing w:beforeLines="50" w:before="156"/>
        <w:ind w:firstLineChars="200" w:firstLine="480"/>
        <w:rPr>
          <w:ins w:id="0" w:author="nijian.15" w:date="2026-02-03T20:16:00Z"/>
          <w:sz w:val="24"/>
        </w:rPr>
      </w:pPr>
      <w:r w:rsidRPr="00280F82">
        <w:rPr>
          <w:sz w:val="24"/>
        </w:rPr>
        <w:t>在此基础上，引入用户主观评价，如对透明度、可信度和解释清晰度的评分，有助于从用户体验视角验证一致性机制的实际效果。这一评估思路也为第</w:t>
      </w:r>
      <w:r w:rsidRPr="00280F82">
        <w:rPr>
          <w:sz w:val="24"/>
        </w:rPr>
        <w:t>6</w:t>
      </w:r>
      <w:r w:rsidRPr="00280F82">
        <w:rPr>
          <w:sz w:val="24"/>
        </w:rPr>
        <w:t>章实验设计提供了清晰的指标口径，使得</w:t>
      </w:r>
      <w:r w:rsidRPr="00280F82">
        <w:rPr>
          <w:sz w:val="24"/>
        </w:rPr>
        <w:t>“</w:t>
      </w:r>
      <w:r w:rsidRPr="00280F82">
        <w:rPr>
          <w:sz w:val="24"/>
        </w:rPr>
        <w:t>决策一致性</w:t>
      </w:r>
      <w:r w:rsidRPr="00280F82">
        <w:rPr>
          <w:sz w:val="24"/>
        </w:rPr>
        <w:t>”</w:t>
      </w:r>
      <w:r w:rsidRPr="00280F82">
        <w:rPr>
          <w:sz w:val="24"/>
        </w:rPr>
        <w:t>不再停留于概念层面，而成为可验证、可对比的系统性能指标。</w:t>
      </w:r>
    </w:p>
    <w:p w14:paraId="24932CEE" w14:textId="77777777" w:rsidR="00280F82" w:rsidRDefault="00280F82" w:rsidP="00280F82">
      <w:pPr>
        <w:pStyle w:val="1"/>
      </w:pPr>
      <w:r>
        <w:rPr>
          <w:rFonts w:hint="eastAsia"/>
        </w:rPr>
        <w:t>四、长期对话记忆的表征与检索</w:t>
      </w:r>
    </w:p>
    <w:p w14:paraId="34A6BE43" w14:textId="77777777" w:rsidR="0031744B" w:rsidRPr="0031744B" w:rsidRDefault="0031744B" w:rsidP="0031744B">
      <w:pPr>
        <w:pStyle w:val="2"/>
      </w:pPr>
      <w:r w:rsidRPr="0031744B">
        <w:t>4.1 长期对话记忆的表征框架与问题定义</w:t>
      </w:r>
    </w:p>
    <w:p w14:paraId="7BDDD100" w14:textId="77777777" w:rsidR="0031744B" w:rsidRPr="0031744B" w:rsidRDefault="0031744B" w:rsidP="0031744B">
      <w:pPr>
        <w:pStyle w:val="4"/>
      </w:pPr>
      <w:r w:rsidRPr="0031744B">
        <w:t>4.1.1 多轮对话中的长期记忆需求与任务特征</w:t>
      </w:r>
    </w:p>
    <w:p w14:paraId="07A7E3D7" w14:textId="28EE0389" w:rsidR="0031744B" w:rsidRPr="0031744B" w:rsidRDefault="0031744B" w:rsidP="0031744B">
      <w:pPr>
        <w:spacing w:beforeLines="50" w:before="156"/>
        <w:ind w:firstLineChars="200" w:firstLine="480"/>
        <w:rPr>
          <w:sz w:val="24"/>
        </w:rPr>
      </w:pPr>
      <w:r w:rsidRPr="0031744B">
        <w:rPr>
          <w:sz w:val="24"/>
        </w:rPr>
        <w:t>大语言模型（</w:t>
      </w:r>
      <w:r w:rsidRPr="0031744B">
        <w:rPr>
          <w:sz w:val="24"/>
        </w:rPr>
        <w:t>LLMs</w:t>
      </w:r>
      <w:r w:rsidRPr="0031744B">
        <w:rPr>
          <w:sz w:val="24"/>
        </w:rPr>
        <w:t>）、智能体（</w:t>
      </w:r>
      <w:r w:rsidRPr="0031744B">
        <w:rPr>
          <w:sz w:val="24"/>
        </w:rPr>
        <w:t>Agent</w:t>
      </w:r>
      <w:r w:rsidRPr="0031744B">
        <w:rPr>
          <w:sz w:val="24"/>
        </w:rPr>
        <w:t>）与检索增强生成（</w:t>
      </w:r>
      <w:r w:rsidRPr="0031744B">
        <w:rPr>
          <w:sz w:val="24"/>
        </w:rPr>
        <w:t>RAG</w:t>
      </w:r>
      <w:r w:rsidRPr="0031744B">
        <w:rPr>
          <w:sz w:val="24"/>
        </w:rPr>
        <w:t>）等技术快速发展，多轮人机交互应用在问答系统、智能客服、教育辅导与电商等场景中广泛落地。此类系统的共同特点是：交互往往呈现多轮次、强上下文依赖与语义连续的模式。系统要在多轮交互中稳定理解用户意图并生成连贯回应，必须依赖记忆机制对历史对话内容进行动态存储、管理与检索，从而支持用户意图建模、个性化生成、任务轨迹跟踪与信息补全等关键能力。</w:t>
      </w:r>
    </w:p>
    <w:p w14:paraId="4EDC65E1" w14:textId="77777777" w:rsidR="0031744B" w:rsidRPr="0031744B" w:rsidRDefault="0031744B" w:rsidP="0031744B">
      <w:pPr>
        <w:spacing w:beforeLines="50" w:before="156"/>
        <w:ind w:firstLineChars="200" w:firstLine="480"/>
        <w:rPr>
          <w:sz w:val="24"/>
        </w:rPr>
      </w:pPr>
      <w:r w:rsidRPr="0031744B">
        <w:rPr>
          <w:sz w:val="24"/>
        </w:rPr>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783D3A1B" w14:textId="77777777" w:rsidR="0031744B" w:rsidRPr="0031744B" w:rsidRDefault="0031744B" w:rsidP="0031744B">
      <w:pPr>
        <w:spacing w:beforeLines="50" w:before="156"/>
        <w:ind w:firstLineChars="200" w:firstLine="480"/>
        <w:rPr>
          <w:sz w:val="24"/>
        </w:rPr>
      </w:pPr>
      <w:r w:rsidRPr="0031744B">
        <w:rPr>
          <w:sz w:val="24"/>
        </w:rPr>
        <w:t>从信息检索视角看，多轮对话的长期记忆并非简单</w:t>
      </w:r>
      <w:r w:rsidRPr="0031744B">
        <w:rPr>
          <w:sz w:val="24"/>
        </w:rPr>
        <w:t>“</w:t>
      </w:r>
      <w:r w:rsidRPr="0031744B">
        <w:rPr>
          <w:sz w:val="24"/>
        </w:rPr>
        <w:t>保留全部历史</w:t>
      </w:r>
      <w:r w:rsidRPr="0031744B">
        <w:rPr>
          <w:sz w:val="24"/>
        </w:rPr>
        <w:t>”</w:t>
      </w:r>
      <w:r w:rsidRPr="0031744B">
        <w:rPr>
          <w:sz w:val="24"/>
        </w:rPr>
        <w:t>，而是面向当前轮次需求，构建可被准确召回、能为理解与生成提供有效支撑的历史信息表示。因此，本章关注的</w:t>
      </w:r>
      <w:r w:rsidRPr="0031744B">
        <w:rPr>
          <w:sz w:val="24"/>
        </w:rPr>
        <w:t>“</w:t>
      </w:r>
      <w:r w:rsidRPr="0031744B">
        <w:rPr>
          <w:sz w:val="24"/>
        </w:rPr>
        <w:t>长期对话记忆表征</w:t>
      </w:r>
      <w:r w:rsidRPr="0031744B">
        <w:rPr>
          <w:sz w:val="24"/>
        </w:rPr>
        <w:t>”</w:t>
      </w:r>
      <w:r w:rsidRPr="0031744B">
        <w:rPr>
          <w:sz w:val="24"/>
        </w:rPr>
        <w:t>，本质上是面向对话检索与语义理解任务的表示学习问题：在长序列、多噪声、强依赖的对话历史中，如何形成既具判别性又能显式承载跨轮次语义链条的记忆单元。</w:t>
      </w:r>
    </w:p>
    <w:p w14:paraId="5FEB280D" w14:textId="31F2D0DE" w:rsidR="0031744B" w:rsidRPr="0031744B" w:rsidRDefault="0031744B" w:rsidP="0031744B"/>
    <w:p w14:paraId="5B6C5981" w14:textId="77777777" w:rsidR="0031744B" w:rsidRPr="0031744B" w:rsidRDefault="0031744B" w:rsidP="00430744">
      <w:pPr>
        <w:pStyle w:val="4"/>
      </w:pPr>
      <w:r w:rsidRPr="0031744B">
        <w:lastRenderedPageBreak/>
        <w:t>4.1.2 传统表征范式的局限与关键问题定义</w:t>
      </w:r>
    </w:p>
    <w:p w14:paraId="33D5159B" w14:textId="24054D99" w:rsidR="00FE50E0" w:rsidRDefault="0031744B" w:rsidP="00FE50E0">
      <w:pPr>
        <w:spacing w:beforeLines="50" w:before="156"/>
        <w:ind w:firstLineChars="200" w:firstLine="480"/>
        <w:rPr>
          <w:sz w:val="24"/>
        </w:rPr>
      </w:pPr>
      <w:r w:rsidRPr="0031744B">
        <w:rPr>
          <w:sz w:val="24"/>
        </w:rPr>
        <w:t>现有多轮对话记忆系统与检索系统中，常见做法可归纳为两类：其一是固定窗口拼接，将最近若干轮对话作为上下文输入或作为嵌入对象；其二是将历史对话按轮次或片段进行独立嵌入并存入向量库，后续通过相似度检索召回相关历史。尽管上述方法在工程上易于实现，但在多轮对话的长期记忆场景中容易引发三类典型问题，进而影响检索准确性与生成一致性。</w:t>
      </w:r>
    </w:p>
    <w:p w14:paraId="688F6499" w14:textId="3B8AF6D0" w:rsidR="00FE50E0" w:rsidRPr="0031744B" w:rsidRDefault="00FE50E0" w:rsidP="00FE50E0">
      <w:pPr>
        <w:spacing w:beforeLines="50" w:before="156"/>
        <w:ind w:firstLineChars="200" w:firstLine="480"/>
        <w:rPr>
          <w:sz w:val="24"/>
        </w:rPr>
      </w:pPr>
      <w:r>
        <w:rPr>
          <w:rFonts w:hint="eastAsia"/>
          <w:sz w:val="24"/>
        </w:rPr>
        <w:t>本文基于</w:t>
      </w:r>
      <w:r>
        <w:rPr>
          <w:rFonts w:hint="eastAsia"/>
          <w:sz w:val="24"/>
        </w:rPr>
        <w:t>LoCoMo[]</w:t>
      </w:r>
      <w:r>
        <w:rPr>
          <w:rFonts w:hint="eastAsia"/>
          <w:sz w:val="24"/>
        </w:rPr>
        <w:t>数据集进行了分析，</w:t>
      </w:r>
      <w:r>
        <w:rPr>
          <w:rFonts w:hint="eastAsia"/>
          <w:sz w:val="24"/>
        </w:rPr>
        <w:t>LoCoMo</w:t>
      </w:r>
      <w:r>
        <w:rPr>
          <w:rFonts w:hint="eastAsia"/>
          <w:sz w:val="24"/>
        </w:rPr>
        <w:t>数据集是一个通用对话的多轮对话数据集。通过对该对话的逐例检查，发现了如下三类问题：</w:t>
      </w:r>
    </w:p>
    <w:p w14:paraId="6FDA384A" w14:textId="21AE5430" w:rsidR="00D70381" w:rsidRPr="00D70381" w:rsidRDefault="0031744B" w:rsidP="00D70381">
      <w:pPr>
        <w:pStyle w:val="a7"/>
        <w:numPr>
          <w:ilvl w:val="0"/>
          <w:numId w:val="4"/>
        </w:numPr>
        <w:spacing w:beforeLines="50" w:before="156"/>
        <w:ind w:firstLineChars="0"/>
        <w:rPr>
          <w:sz w:val="24"/>
        </w:rPr>
      </w:pPr>
      <w:r w:rsidRPr="00D70381">
        <w:rPr>
          <w:sz w:val="24"/>
        </w:rPr>
        <w:t>信息截断（</w:t>
      </w:r>
      <w:r w:rsidRPr="00D70381">
        <w:rPr>
          <w:sz w:val="24"/>
        </w:rPr>
        <w:t>Information Truncation</w:t>
      </w:r>
      <w:r w:rsidRPr="00D70381">
        <w:rPr>
          <w:sz w:val="24"/>
        </w:rPr>
        <w:t>）</w:t>
      </w:r>
    </w:p>
    <w:p w14:paraId="6DE88EB8" w14:textId="7982D25F" w:rsidR="0031744B" w:rsidRPr="00D70381" w:rsidRDefault="0031744B" w:rsidP="00D70381">
      <w:pPr>
        <w:spacing w:beforeLines="50" w:before="156"/>
        <w:ind w:firstLine="420"/>
        <w:rPr>
          <w:sz w:val="24"/>
        </w:rPr>
      </w:pPr>
      <w:r w:rsidRPr="00D70381">
        <w:rPr>
          <w:sz w:val="24"/>
        </w:rPr>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w:t>
      </w:r>
      <w:r w:rsidRPr="00D70381">
        <w:rPr>
          <w:sz w:val="24"/>
        </w:rPr>
        <w:t>“</w:t>
      </w:r>
      <w:r w:rsidRPr="00D70381">
        <w:rPr>
          <w:sz w:val="24"/>
        </w:rPr>
        <w:t>缺上下文</w:t>
      </w:r>
      <w:r w:rsidRPr="00D70381">
        <w:rPr>
          <w:sz w:val="24"/>
        </w:rPr>
        <w:t>”</w:t>
      </w:r>
      <w:r w:rsidRPr="00D70381">
        <w:rPr>
          <w:sz w:val="24"/>
        </w:rPr>
        <w:t>的现象。</w:t>
      </w:r>
    </w:p>
    <w:p w14:paraId="579F0759" w14:textId="0AE9BEEC" w:rsidR="00D70381" w:rsidRPr="00D70381" w:rsidRDefault="0031744B" w:rsidP="00D70381">
      <w:pPr>
        <w:pStyle w:val="a7"/>
        <w:numPr>
          <w:ilvl w:val="0"/>
          <w:numId w:val="4"/>
        </w:numPr>
        <w:spacing w:beforeLines="50" w:before="156"/>
        <w:ind w:firstLineChars="0"/>
        <w:rPr>
          <w:sz w:val="24"/>
        </w:rPr>
      </w:pPr>
      <w:r w:rsidRPr="00D70381">
        <w:rPr>
          <w:sz w:val="24"/>
        </w:rPr>
        <w:t>信息噪声（</w:t>
      </w:r>
      <w:r w:rsidRPr="00D70381">
        <w:rPr>
          <w:sz w:val="24"/>
        </w:rPr>
        <w:t>Information Noise</w:t>
      </w:r>
      <w:r w:rsidRPr="00D70381">
        <w:rPr>
          <w:sz w:val="24"/>
        </w:rPr>
        <w:t>）</w:t>
      </w:r>
    </w:p>
    <w:p w14:paraId="0DB80FCC" w14:textId="788C927E" w:rsidR="0031744B" w:rsidRPr="00D70381" w:rsidRDefault="0031744B" w:rsidP="00D70381">
      <w:pPr>
        <w:spacing w:beforeLines="50" w:before="156"/>
        <w:ind w:firstLine="420"/>
        <w:rPr>
          <w:sz w:val="24"/>
        </w:rPr>
      </w:pPr>
      <w:r w:rsidRPr="00D70381">
        <w:rPr>
          <w:sz w:val="24"/>
        </w:rPr>
        <w:t>当窗口扩大或以较粗粒度召回历史时，窗口内可能混杂多个主题、包含大量与当前轮次弱相关甚至无关的内容，形成噪声干扰；此外，对话中常见的插话、闲聊或阶段性分支也会降低上下文</w:t>
      </w:r>
      <w:r w:rsidRPr="00D70381">
        <w:rPr>
          <w:sz w:val="24"/>
        </w:rPr>
        <w:t>“</w:t>
      </w:r>
      <w:r w:rsidRPr="00D70381">
        <w:rPr>
          <w:sz w:val="24"/>
        </w:rPr>
        <w:t>信噪比</w:t>
      </w:r>
      <w:r w:rsidRPr="00D70381">
        <w:rPr>
          <w:sz w:val="24"/>
        </w:rPr>
        <w:t>”</w:t>
      </w:r>
      <w:r w:rsidRPr="00D70381">
        <w:rPr>
          <w:sz w:val="24"/>
        </w:rPr>
        <w:t>。噪声会导致嵌入表示被无关语义稀释，使检索偏离真正相关的历史片段，从而降低召回效果。</w:t>
      </w:r>
    </w:p>
    <w:p w14:paraId="6D879249" w14:textId="0503EBAA" w:rsidR="00D70381" w:rsidRPr="00D70381" w:rsidRDefault="0031744B" w:rsidP="00D70381">
      <w:pPr>
        <w:pStyle w:val="a7"/>
        <w:numPr>
          <w:ilvl w:val="0"/>
          <w:numId w:val="4"/>
        </w:numPr>
        <w:spacing w:beforeLines="50" w:before="156"/>
        <w:ind w:firstLineChars="0"/>
        <w:rPr>
          <w:sz w:val="24"/>
        </w:rPr>
      </w:pPr>
      <w:r w:rsidRPr="00D70381">
        <w:rPr>
          <w:sz w:val="24"/>
        </w:rPr>
        <w:t>非显式语义关联（</w:t>
      </w:r>
      <w:r w:rsidRPr="00D70381">
        <w:rPr>
          <w:sz w:val="24"/>
        </w:rPr>
        <w:t>Non-explicit Semantic Associations</w:t>
      </w:r>
      <w:r w:rsidRPr="00D70381">
        <w:rPr>
          <w:sz w:val="24"/>
        </w:rPr>
        <w:t>）</w:t>
      </w:r>
    </w:p>
    <w:p w14:paraId="6942CEC3" w14:textId="23AE372E" w:rsidR="0031744B" w:rsidRDefault="0031744B" w:rsidP="00D70381">
      <w:pPr>
        <w:spacing w:beforeLines="50" w:before="156"/>
        <w:ind w:firstLine="420"/>
        <w:rPr>
          <w:sz w:val="24"/>
        </w:rPr>
      </w:pPr>
      <w:r w:rsidRPr="00D70381">
        <w:rPr>
          <w:sz w:val="24"/>
        </w:rPr>
        <w:t>多轮对话中大量关键关联并不以显式词面重叠出现，而体现在指代消解、逻辑因果、时间顺序、意图延续或情绪承接等隐式关系上。仅依赖窗口拼接或相似度匹配，往往难以在表示层面捕捉这些</w:t>
      </w:r>
      <w:r w:rsidRPr="00D70381">
        <w:rPr>
          <w:sz w:val="24"/>
        </w:rPr>
        <w:t>“</w:t>
      </w:r>
      <w:r w:rsidRPr="00D70381">
        <w:rPr>
          <w:sz w:val="24"/>
        </w:rPr>
        <w:t>跨轮次语义链</w:t>
      </w:r>
      <w:r w:rsidRPr="00D70381">
        <w:rPr>
          <w:sz w:val="24"/>
        </w:rPr>
        <w:t>”</w:t>
      </w:r>
      <w:r w:rsidRPr="00D70381">
        <w:rPr>
          <w:sz w:val="24"/>
        </w:rPr>
        <w:t>，从而出现</w:t>
      </w:r>
      <w:r w:rsidRPr="00D70381">
        <w:rPr>
          <w:sz w:val="24"/>
        </w:rPr>
        <w:t>“</w:t>
      </w:r>
      <w:r w:rsidRPr="00D70381">
        <w:rPr>
          <w:sz w:val="24"/>
        </w:rPr>
        <w:t>历史相关但检索不到</w:t>
      </w:r>
      <w:r w:rsidRPr="00D70381">
        <w:rPr>
          <w:sz w:val="24"/>
        </w:rPr>
        <w:t>”</w:t>
      </w:r>
      <w:r w:rsidRPr="00D70381">
        <w:rPr>
          <w:sz w:val="24"/>
        </w:rPr>
        <w:t>或</w:t>
      </w:r>
      <w:r w:rsidRPr="00D70381">
        <w:rPr>
          <w:sz w:val="24"/>
        </w:rPr>
        <w:t>“</w:t>
      </w:r>
      <w:r w:rsidRPr="00D70381">
        <w:rPr>
          <w:sz w:val="24"/>
        </w:rPr>
        <w:t>检索到了但无法解释关联</w:t>
      </w:r>
      <w:r w:rsidRPr="00D70381">
        <w:rPr>
          <w:sz w:val="24"/>
        </w:rPr>
        <w:t>”</w:t>
      </w:r>
      <w:r w:rsidRPr="00D70381">
        <w:rPr>
          <w:sz w:val="24"/>
        </w:rPr>
        <w:t>的情况。</w:t>
      </w:r>
    </w:p>
    <w:p w14:paraId="6116202E" w14:textId="4A2E39F8" w:rsidR="00FE50E0" w:rsidRDefault="00FE50E0" w:rsidP="00D70381">
      <w:pPr>
        <w:spacing w:beforeLines="50" w:before="156"/>
        <w:ind w:firstLine="420"/>
        <w:rPr>
          <w:sz w:val="24"/>
        </w:rPr>
      </w:pPr>
      <w:r>
        <w:rPr>
          <w:rFonts w:hint="eastAsia"/>
          <w:sz w:val="24"/>
        </w:rPr>
        <w:t>三类问题的示例如图，在</w:t>
      </w:r>
      <w:r>
        <w:rPr>
          <w:rFonts w:hint="eastAsia"/>
          <w:sz w:val="24"/>
        </w:rPr>
        <w:t>LoCoMo</w:t>
      </w:r>
      <w:r>
        <w:rPr>
          <w:rFonts w:hint="eastAsia"/>
          <w:sz w:val="24"/>
        </w:rPr>
        <w:t>中各类问题占比如图，某些多轮对话存在多类问题，其中：</w:t>
      </w:r>
    </w:p>
    <w:p w14:paraId="0779D26E" w14:textId="495883EB" w:rsidR="00FE50E0" w:rsidRDefault="00FE50E0" w:rsidP="00D70381">
      <w:pPr>
        <w:spacing w:beforeLines="50" w:before="156"/>
        <w:ind w:firstLine="420"/>
        <w:rPr>
          <w:sz w:val="24"/>
        </w:rPr>
      </w:pPr>
      <w:r>
        <w:rPr>
          <w:noProof/>
          <w14:ligatures w14:val="standardContextual"/>
        </w:rPr>
        <w:drawing>
          <wp:inline distT="0" distB="0" distL="0" distR="0" wp14:anchorId="63C997B9" wp14:editId="5E9B7B42">
            <wp:extent cx="5274310" cy="2546350"/>
            <wp:effectExtent l="0" t="0" r="2540" b="6350"/>
            <wp:docPr id="1149574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4435" name=""/>
                    <pic:cNvPicPr/>
                  </pic:nvPicPr>
                  <pic:blipFill>
                    <a:blip r:embed="rId8"/>
                    <a:stretch>
                      <a:fillRect/>
                    </a:stretch>
                  </pic:blipFill>
                  <pic:spPr>
                    <a:xfrm>
                      <a:off x="0" y="0"/>
                      <a:ext cx="5274310" cy="2546350"/>
                    </a:xfrm>
                    <a:prstGeom prst="rect">
                      <a:avLst/>
                    </a:prstGeom>
                  </pic:spPr>
                </pic:pic>
              </a:graphicData>
            </a:graphic>
          </wp:inline>
        </w:drawing>
      </w:r>
    </w:p>
    <w:p w14:paraId="4EF6B171" w14:textId="26BB2C14" w:rsidR="00FE50E0" w:rsidRPr="00D70381" w:rsidRDefault="00FE50E0" w:rsidP="00D70381">
      <w:pPr>
        <w:spacing w:beforeLines="50" w:before="156"/>
        <w:ind w:firstLine="420"/>
        <w:rPr>
          <w:sz w:val="24"/>
        </w:rPr>
      </w:pPr>
      <w:r>
        <w:rPr>
          <w:noProof/>
          <w14:ligatures w14:val="standardContextual"/>
        </w:rPr>
        <w:lastRenderedPageBreak/>
        <w:drawing>
          <wp:inline distT="0" distB="0" distL="0" distR="0" wp14:anchorId="7596B794" wp14:editId="0DB5331A">
            <wp:extent cx="5274310" cy="2531745"/>
            <wp:effectExtent l="0" t="0" r="2540" b="1905"/>
            <wp:docPr id="1441936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36149" name=""/>
                    <pic:cNvPicPr/>
                  </pic:nvPicPr>
                  <pic:blipFill>
                    <a:blip r:embed="rId9"/>
                    <a:stretch>
                      <a:fillRect/>
                    </a:stretch>
                  </pic:blipFill>
                  <pic:spPr>
                    <a:xfrm>
                      <a:off x="0" y="0"/>
                      <a:ext cx="5274310" cy="2531745"/>
                    </a:xfrm>
                    <a:prstGeom prst="rect">
                      <a:avLst/>
                    </a:prstGeom>
                  </pic:spPr>
                </pic:pic>
              </a:graphicData>
            </a:graphic>
          </wp:inline>
        </w:drawing>
      </w:r>
    </w:p>
    <w:p w14:paraId="4302FDE2" w14:textId="77777777" w:rsidR="0031744B" w:rsidRPr="0031744B" w:rsidRDefault="0031744B" w:rsidP="00430744">
      <w:pPr>
        <w:spacing w:beforeLines="50" w:before="156"/>
        <w:ind w:firstLineChars="200" w:firstLine="480"/>
        <w:rPr>
          <w:sz w:val="24"/>
        </w:rPr>
      </w:pPr>
      <w:r w:rsidRPr="0031744B">
        <w:rPr>
          <w:sz w:val="24"/>
        </w:rPr>
        <w:t>上述三类问题共同指向同一个核心矛盾：传统方法通常以静态窗口或独立轮次嵌入为基本单元，缺乏对</w:t>
      </w:r>
      <w:r w:rsidRPr="0031744B">
        <w:rPr>
          <w:sz w:val="24"/>
        </w:rPr>
        <w:t>“</w:t>
      </w:r>
      <w:r w:rsidRPr="0031744B">
        <w:rPr>
          <w:sz w:val="24"/>
        </w:rPr>
        <w:t>当前轮次需要哪些历史、哪些历史应被抑制、隐式关系如何显式化</w:t>
      </w:r>
      <w:r w:rsidRPr="0031744B">
        <w:rPr>
          <w:sz w:val="24"/>
        </w:rPr>
        <w:t>”</w:t>
      </w:r>
      <w:r w:rsidRPr="0031744B">
        <w:rPr>
          <w:sz w:val="24"/>
        </w:rPr>
        <w:t>的动态建模能力。因此，需要一种能够随对话语义变化自适应调整的记忆表征范式，以更好地服务多轮对话的长期记忆检索与语义理解任务。</w:t>
      </w:r>
    </w:p>
    <w:p w14:paraId="64D2A848" w14:textId="4B6308CB" w:rsidR="0031744B" w:rsidRPr="0031744B" w:rsidRDefault="0031744B" w:rsidP="0031744B"/>
    <w:p w14:paraId="008EC28E" w14:textId="77777777" w:rsidR="0031744B" w:rsidRPr="0031744B" w:rsidRDefault="0031744B" w:rsidP="00430744">
      <w:pPr>
        <w:pStyle w:val="4"/>
      </w:pPr>
      <w:r w:rsidRPr="0031744B">
        <w:t>4.1.3 动态语境感知的长期记忆表征框架</w:t>
      </w:r>
    </w:p>
    <w:p w14:paraId="7FCA6061" w14:textId="77777777" w:rsidR="0031744B" w:rsidRPr="00430744" w:rsidRDefault="0031744B" w:rsidP="00430744">
      <w:pPr>
        <w:spacing w:beforeLines="50" w:before="156"/>
        <w:ind w:firstLineChars="200" w:firstLine="480"/>
        <w:rPr>
          <w:sz w:val="24"/>
        </w:rPr>
      </w:pPr>
      <w:r w:rsidRPr="00430744">
        <w:rPr>
          <w:sz w:val="24"/>
        </w:rPr>
        <w:t>为应对信息截断、信息噪声与非显式语义关联问题，本章构建一种面向多轮对话长期记忆的动态语境感知表征框架。其核心思想是：以</w:t>
      </w:r>
      <w:r w:rsidRPr="00430744">
        <w:rPr>
          <w:sz w:val="24"/>
        </w:rPr>
        <w:t>“</w:t>
      </w:r>
      <w:r w:rsidRPr="00430744">
        <w:rPr>
          <w:sz w:val="24"/>
        </w:rPr>
        <w:t>当前轮次</w:t>
      </w:r>
      <w:r w:rsidRPr="00430744">
        <w:rPr>
          <w:sz w:val="24"/>
        </w:rPr>
        <w:t>”</w:t>
      </w:r>
      <w:r w:rsidRPr="00430744">
        <w:rPr>
          <w:sz w:val="24"/>
        </w:rPr>
        <w:t>为锚点，先动态确定最相关的历史范围，再在该范围内进行语义级精炼，最后通过生成式机制将隐式语义链条显式化，形成可长期存储与稳定检索的记忆表示。该框架由三个关键环节组成：动态窗口选择、窗口内容精炼与语境内容生成。</w:t>
      </w:r>
    </w:p>
    <w:p w14:paraId="11E05C2F" w14:textId="77777777" w:rsidR="0031744B" w:rsidRPr="00430744" w:rsidRDefault="0031744B" w:rsidP="00430744">
      <w:pPr>
        <w:spacing w:beforeLines="50" w:before="156"/>
        <w:ind w:firstLineChars="200" w:firstLine="480"/>
        <w:rPr>
          <w:sz w:val="24"/>
        </w:rPr>
      </w:pPr>
      <w:r w:rsidRPr="00430744">
        <w:rPr>
          <w:sz w:val="24"/>
        </w:rPr>
        <w:t>（</w:t>
      </w:r>
      <w:r w:rsidRPr="00430744">
        <w:rPr>
          <w:sz w:val="24"/>
        </w:rPr>
        <w:t>1</w:t>
      </w:r>
      <w:r w:rsidRPr="00430744">
        <w:rPr>
          <w:sz w:val="24"/>
        </w:rPr>
        <w:t>）动态窗口选择：确定候选记忆范围</w:t>
      </w:r>
      <w:r w:rsidRPr="00430744">
        <w:rPr>
          <w:sz w:val="24"/>
        </w:rPr>
        <w:br/>
      </w:r>
      <w:r w:rsidRPr="00430744">
        <w:rPr>
          <w:sz w:val="24"/>
        </w:rPr>
        <w:t>不同对话轮次对历史依赖程度不同，固定窗口难以适配这种差异。动态窗口选择以当前轮次语义为依据，推断最早仍对当前理解有支撑作用的历史边界，用以替代静态窗口策略。窗口选择遵循语义连续、主题一致、指代清晰与逻辑相关等原则，从源头上减少截断与冗余。为降低模型推断的不确定性，可采用多次推理与投票</w:t>
      </w:r>
      <w:r w:rsidRPr="00430744">
        <w:rPr>
          <w:sz w:val="24"/>
        </w:rPr>
        <w:t>/</w:t>
      </w:r>
      <w:r w:rsidRPr="00430744">
        <w:rPr>
          <w:sz w:val="24"/>
        </w:rPr>
        <w:t>回退机制，提高窗口边界选择的稳定性。</w:t>
      </w:r>
    </w:p>
    <w:p w14:paraId="673D2826" w14:textId="77777777" w:rsidR="0031744B" w:rsidRPr="00430744" w:rsidRDefault="0031744B" w:rsidP="00430744">
      <w:pPr>
        <w:spacing w:beforeLines="50" w:before="156"/>
        <w:ind w:firstLineChars="200" w:firstLine="480"/>
        <w:rPr>
          <w:sz w:val="24"/>
        </w:rPr>
      </w:pPr>
      <w:r w:rsidRPr="00430744">
        <w:rPr>
          <w:sz w:val="24"/>
        </w:rPr>
        <w:t>（</w:t>
      </w:r>
      <w:r w:rsidRPr="00430744">
        <w:rPr>
          <w:sz w:val="24"/>
        </w:rPr>
        <w:t>2</w:t>
      </w:r>
      <w:r w:rsidRPr="00430744">
        <w:rPr>
          <w:sz w:val="24"/>
        </w:rPr>
        <w:t>）窗口内容精炼：抑制噪声并提升信噪比</w:t>
      </w:r>
      <w:r w:rsidRPr="00430744">
        <w:rPr>
          <w:sz w:val="24"/>
        </w:rPr>
        <w:br/>
      </w:r>
      <w:r w:rsidRPr="00430744">
        <w:rPr>
          <w:sz w:val="24"/>
        </w:rPr>
        <w:t>即使动态确定了候选范围，窗口内仍可能包含弱相关内容。窗口内容精炼通过语义相关度评估，对候选历史进行过滤，仅保留对当前轮次具有显著语义支持的对话片段，从而减少噪声对最终表示的干扰，提升记忆单元的语义纯度。</w:t>
      </w:r>
    </w:p>
    <w:p w14:paraId="303A3909" w14:textId="77777777" w:rsidR="0031744B" w:rsidRPr="00430744" w:rsidRDefault="0031744B" w:rsidP="00430744">
      <w:pPr>
        <w:spacing w:beforeLines="50" w:before="156"/>
        <w:ind w:firstLineChars="200" w:firstLine="480"/>
        <w:rPr>
          <w:sz w:val="24"/>
        </w:rPr>
      </w:pPr>
      <w:r w:rsidRPr="00430744">
        <w:rPr>
          <w:sz w:val="24"/>
        </w:rPr>
        <w:t>（</w:t>
      </w:r>
      <w:r w:rsidRPr="00430744">
        <w:rPr>
          <w:sz w:val="24"/>
        </w:rPr>
        <w:t>3</w:t>
      </w:r>
      <w:r w:rsidRPr="00430744">
        <w:rPr>
          <w:sz w:val="24"/>
        </w:rPr>
        <w:t>）语境内容生成：显式化跨轮次语义链条</w:t>
      </w:r>
      <w:r w:rsidRPr="00430744">
        <w:rPr>
          <w:sz w:val="24"/>
        </w:rPr>
        <w:br/>
      </w:r>
      <w:r w:rsidRPr="00430744">
        <w:rPr>
          <w:sz w:val="24"/>
        </w:rPr>
        <w:t>针对非显式语义关联问题，在精炼历史的基础上引入语境生成机制：根据当前轮次与精炼窗口，生成能够</w:t>
      </w:r>
      <w:r w:rsidRPr="00430744">
        <w:rPr>
          <w:sz w:val="24"/>
        </w:rPr>
        <w:t>“</w:t>
      </w:r>
      <w:r w:rsidRPr="00430744">
        <w:rPr>
          <w:sz w:val="24"/>
        </w:rPr>
        <w:t>桥接</w:t>
      </w:r>
      <w:r w:rsidRPr="00430744">
        <w:rPr>
          <w:sz w:val="24"/>
        </w:rPr>
        <w:t>”</w:t>
      </w:r>
      <w:r w:rsidRPr="00430744">
        <w:rPr>
          <w:sz w:val="24"/>
        </w:rPr>
        <w:t>隐式关系的自然语言语境（如指代消解线索、逻辑推断线索、意图</w:t>
      </w:r>
      <w:r w:rsidRPr="00430744">
        <w:rPr>
          <w:sz w:val="24"/>
        </w:rPr>
        <w:t>/</w:t>
      </w:r>
      <w:r w:rsidRPr="00430744">
        <w:rPr>
          <w:sz w:val="24"/>
        </w:rPr>
        <w:t>情绪延续线索等）。生成语境与当前轮次共同构成最终用于嵌入的文本单元，使跨轮次关系在表示层面更可见、更可检索，从而提高召回与后</w:t>
      </w:r>
      <w:r w:rsidRPr="00430744">
        <w:rPr>
          <w:sz w:val="24"/>
        </w:rPr>
        <w:lastRenderedPageBreak/>
        <w:t>续推理的一致性与鲁棒性。</w:t>
      </w:r>
    </w:p>
    <w:p w14:paraId="54CB7B9A" w14:textId="77777777" w:rsidR="00D70381" w:rsidRPr="00D70381" w:rsidRDefault="00D70381" w:rsidP="00D70381">
      <w:pPr>
        <w:pStyle w:val="2"/>
      </w:pPr>
      <w:r w:rsidRPr="00D70381">
        <w:t>4.2 基于动态语境感知的长期对话记忆表征方法</w:t>
      </w:r>
    </w:p>
    <w:p w14:paraId="5F041C2C" w14:textId="77777777" w:rsidR="00D70381" w:rsidRPr="00D70381" w:rsidRDefault="00D70381" w:rsidP="00D70381">
      <w:pPr>
        <w:pStyle w:val="4"/>
      </w:pPr>
      <w:r w:rsidRPr="00D70381">
        <w:t>4.2.1 动态窗口选择机制</w:t>
      </w:r>
    </w:p>
    <w:p w14:paraId="3BB9B341" w14:textId="77777777" w:rsidR="00D70381" w:rsidRPr="00D70381" w:rsidRDefault="00D70381" w:rsidP="00D70381">
      <w:pPr>
        <w:spacing w:beforeLines="50" w:before="156"/>
        <w:ind w:firstLine="420"/>
        <w:rPr>
          <w:sz w:val="24"/>
        </w:rPr>
      </w:pPr>
      <w:r w:rsidRPr="00D70381">
        <w:rPr>
          <w:sz w:val="24"/>
        </w:rPr>
        <w:t>固定窗口策略通常以</w:t>
      </w:r>
      <w:r w:rsidRPr="00D70381">
        <w:rPr>
          <w:sz w:val="24"/>
        </w:rPr>
        <w:t>“</w:t>
      </w:r>
      <w:r w:rsidRPr="00D70381">
        <w:rPr>
          <w:sz w:val="24"/>
        </w:rPr>
        <w:t>最近若干轮对话</w:t>
      </w:r>
      <w:r w:rsidRPr="00D70381">
        <w:rPr>
          <w:sz w:val="24"/>
        </w:rPr>
        <w:t>”</w:t>
      </w:r>
      <w:r w:rsidRPr="00D70381">
        <w:rPr>
          <w:sz w:val="24"/>
        </w:rPr>
        <w:t>或</w:t>
      </w:r>
      <w:r w:rsidRPr="00D70381">
        <w:rPr>
          <w:sz w:val="24"/>
        </w:rPr>
        <w:t>“</w:t>
      </w:r>
      <w:r w:rsidRPr="00D70381">
        <w:rPr>
          <w:sz w:val="24"/>
        </w:rPr>
        <w:t>固定长度文本</w:t>
      </w:r>
      <w:r w:rsidRPr="00D70381">
        <w:rPr>
          <w:sz w:val="24"/>
        </w:rPr>
        <w:t>”</w:t>
      </w:r>
      <w:r w:rsidRPr="00D70381">
        <w:rPr>
          <w:sz w:val="24"/>
        </w:rPr>
        <w:t>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5E1E9456" w14:textId="77777777" w:rsidR="00D70381" w:rsidRPr="00D70381" w:rsidRDefault="00D70381" w:rsidP="00D70381">
      <w:pPr>
        <w:spacing w:beforeLines="50" w:before="156"/>
        <w:ind w:firstLine="420"/>
        <w:rPr>
          <w:sz w:val="24"/>
        </w:rPr>
      </w:pPr>
      <w:r w:rsidRPr="00D70381">
        <w:rPr>
          <w:sz w:val="24"/>
        </w:rPr>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562D8B45" w14:textId="77777777" w:rsidR="00D70381" w:rsidRPr="00D70381" w:rsidRDefault="00D70381" w:rsidP="00D70381">
      <w:pPr>
        <w:spacing w:beforeLines="50" w:before="156"/>
        <w:ind w:firstLine="420"/>
        <w:rPr>
          <w:sz w:val="24"/>
        </w:rPr>
      </w:pPr>
      <w:r w:rsidRPr="00D70381">
        <w:rPr>
          <w:sz w:val="24"/>
        </w:rPr>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是否能够在窗口内找到清晰来源；逻辑相关性则要求窗口覆盖形成当前判断或问题背景的关键推理链条。通过这些原则，动态窗口选择能够更有针对性地确定</w:t>
      </w:r>
      <w:r w:rsidRPr="00D70381">
        <w:rPr>
          <w:sz w:val="24"/>
        </w:rPr>
        <w:t>“</w:t>
      </w:r>
      <w:r w:rsidRPr="00D70381">
        <w:rPr>
          <w:sz w:val="24"/>
        </w:rPr>
        <w:t>哪些历史值得被纳入记忆候选范围</w:t>
      </w:r>
      <w:r w:rsidRPr="00D70381">
        <w:rPr>
          <w:sz w:val="24"/>
        </w:rPr>
        <w:t>”</w:t>
      </w:r>
      <w:r w:rsidRPr="00D70381">
        <w:rPr>
          <w:sz w:val="24"/>
        </w:rPr>
        <w:t>。</w:t>
      </w:r>
    </w:p>
    <w:p w14:paraId="2C44C2B7" w14:textId="77777777" w:rsidR="00D70381" w:rsidRPr="00D70381" w:rsidRDefault="00D70381" w:rsidP="00D70381">
      <w:pPr>
        <w:spacing w:beforeLines="50" w:before="156"/>
        <w:ind w:firstLine="420"/>
        <w:rPr>
          <w:sz w:val="24"/>
        </w:rPr>
      </w:pPr>
      <w:r w:rsidRPr="00D70381">
        <w:rPr>
          <w:sz w:val="24"/>
        </w:rPr>
        <w:t>由于窗口边界推断通常由大语言模型完成，其输出可能存在一定不确定性。为保证整体系统的稳定性，可以引入多次推理与回退机制：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64EEA87E" w14:textId="77777777" w:rsidR="00D70381" w:rsidRPr="00D70381" w:rsidRDefault="00D70381" w:rsidP="00D70381">
      <w:pPr>
        <w:pStyle w:val="4"/>
      </w:pPr>
      <w:r w:rsidRPr="00D70381">
        <w:t>4.2.2 窗口内容精炼与噪声抑制方法</w:t>
      </w:r>
    </w:p>
    <w:p w14:paraId="32C2C496" w14:textId="77777777" w:rsidR="00D70381" w:rsidRPr="00D70381" w:rsidRDefault="00D70381" w:rsidP="00593336">
      <w:pPr>
        <w:spacing w:beforeLines="50" w:before="156"/>
        <w:ind w:firstLine="420"/>
        <w:rPr>
          <w:sz w:val="24"/>
        </w:rPr>
      </w:pPr>
      <w:r w:rsidRPr="00D70381">
        <w:rPr>
          <w:sz w:val="24"/>
        </w:rPr>
        <w:t>动态窗口选择解决了历史范围自适应的问题，但即使在合理确定的窗口内，仍可能包含与当前轮次弱相关或无关的内容。例如，同一主题下的支线讨论、阶段性插话或与当前语义目标关系较弱的细节信息，都会降低上下文的信噪比。如果不加区分地将这些内容全部用于后续表征，容易使嵌入表示被冗余语义稀释，从而影响检索与生成效果。</w:t>
      </w:r>
    </w:p>
    <w:p w14:paraId="74FC8E06" w14:textId="77777777" w:rsidR="00D70381" w:rsidRPr="00D70381" w:rsidRDefault="00D70381" w:rsidP="00593336">
      <w:pPr>
        <w:spacing w:beforeLines="50" w:before="156"/>
        <w:ind w:firstLine="420"/>
        <w:rPr>
          <w:sz w:val="24"/>
        </w:rPr>
      </w:pPr>
      <w:r w:rsidRPr="00D70381">
        <w:rPr>
          <w:sz w:val="24"/>
        </w:rPr>
        <w:t>为进一步提升候选历史内容的质量，在动态窗口基础上引入窗口内容精炼机制。该机制以当前轮次为参照，对窗口内的历史发言逐一进行语义相关度评估，仅保留与当前语义目标具有较高相关性的对话片段。通过语义层面的过滤，精炼</w:t>
      </w:r>
      <w:r w:rsidRPr="00D70381">
        <w:rPr>
          <w:sz w:val="24"/>
        </w:rPr>
        <w:lastRenderedPageBreak/>
        <w:t>后的上下文更加集中于对当前轮次真正有支持价值的信息，从而减少无关内容带来的干扰。</w:t>
      </w:r>
    </w:p>
    <w:p w14:paraId="17E16CBA" w14:textId="77777777" w:rsidR="00D70381" w:rsidRPr="00D70381" w:rsidRDefault="00D70381" w:rsidP="00593336">
      <w:pPr>
        <w:spacing w:beforeLines="50" w:before="156"/>
        <w:ind w:firstLine="420"/>
        <w:rPr>
          <w:sz w:val="24"/>
        </w:rPr>
      </w:pPr>
      <w:r w:rsidRPr="00D70381">
        <w:rPr>
          <w:sz w:val="24"/>
        </w:rPr>
        <w:t>经过精炼后的对话记忆通常呈现出两个显著特征。一方面，历史内容的信噪比明显提升，避免了</w:t>
      </w:r>
      <w:r w:rsidRPr="00D70381">
        <w:rPr>
          <w:sz w:val="24"/>
        </w:rPr>
        <w:t>“</w:t>
      </w:r>
      <w:r w:rsidRPr="00D70381">
        <w:rPr>
          <w:sz w:val="24"/>
        </w:rPr>
        <w:t>窗口越大、效果越差</w:t>
      </w:r>
      <w:r w:rsidRPr="00D70381">
        <w:rPr>
          <w:sz w:val="24"/>
        </w:rPr>
        <w:t>”</w:t>
      </w:r>
      <w:r w:rsidRPr="00D70381">
        <w:rPr>
          <w:sz w:val="24"/>
        </w:rPr>
        <w:t>的问题，使后续表征更加稳定。另一方面，精炼过程具备较强的可解释性：每一条被保留的历史内容都可以通过其与当前轮次的语义相关性进行说明，这为系统调试、效果分析以及高风险场景下的审计提供了基础。</w:t>
      </w:r>
    </w:p>
    <w:p w14:paraId="3E14C874" w14:textId="77777777" w:rsidR="00D70381" w:rsidRPr="00D70381" w:rsidRDefault="00D70381" w:rsidP="00593336">
      <w:pPr>
        <w:spacing w:beforeLines="50" w:before="156"/>
        <w:ind w:firstLine="420"/>
        <w:rPr>
          <w:sz w:val="24"/>
        </w:rPr>
      </w:pPr>
      <w:r w:rsidRPr="00D70381">
        <w:rPr>
          <w:sz w:val="24"/>
        </w:rPr>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3E5ADC6A" w14:textId="77777777" w:rsidR="00D70381" w:rsidRPr="00D70381" w:rsidRDefault="00D70381" w:rsidP="00593336">
      <w:pPr>
        <w:pStyle w:val="4"/>
      </w:pPr>
      <w:r w:rsidRPr="00D70381">
        <w:t>4.2.3 语境内容生成与隐式语义显式化</w:t>
      </w:r>
    </w:p>
    <w:p w14:paraId="3EC692EB" w14:textId="77777777" w:rsidR="00D70381" w:rsidRPr="00D70381" w:rsidRDefault="00D70381" w:rsidP="00593336">
      <w:pPr>
        <w:spacing w:beforeLines="50" w:before="156"/>
        <w:ind w:firstLine="420"/>
        <w:rPr>
          <w:sz w:val="24"/>
        </w:rPr>
      </w:pPr>
      <w:r w:rsidRPr="00D70381">
        <w:rPr>
          <w:sz w:val="24"/>
        </w:rPr>
        <w:t>多轮对话中，大量关键语义关联并非通过显式词面重复体现，而是隐含在指代、省略、因果关系以及态度延续之中。这类隐式语义在原始对话文本中往往难以被直接捕捉，即便相关历史已被正确选入窗口并通过精炼保留下来，其与当前轮次之间的联系仍可能不够清晰，从而影响嵌入表示的判别性与可检索性。</w:t>
      </w:r>
    </w:p>
    <w:p w14:paraId="62FF14FD" w14:textId="77777777" w:rsidR="00D70381" w:rsidRPr="00D70381" w:rsidRDefault="00D70381" w:rsidP="00593336">
      <w:pPr>
        <w:spacing w:beforeLines="50" w:before="156"/>
        <w:ind w:firstLine="420"/>
        <w:rPr>
          <w:sz w:val="24"/>
        </w:rPr>
      </w:pPr>
      <w:r w:rsidRPr="00D70381">
        <w:rPr>
          <w:sz w:val="24"/>
        </w:rPr>
        <w:t>为解决这一问题，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6ED52305" w14:textId="77777777" w:rsidR="00D70381" w:rsidRPr="00D70381" w:rsidRDefault="00D70381" w:rsidP="00593336">
      <w:pPr>
        <w:spacing w:beforeLines="50" w:before="156"/>
        <w:ind w:firstLine="420"/>
        <w:rPr>
          <w:sz w:val="24"/>
        </w:rPr>
      </w:pPr>
      <w:r w:rsidRPr="00D70381">
        <w:rPr>
          <w:sz w:val="24"/>
        </w:rPr>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与情绪延续，通过总结对话参与者在先前轮次中体现的态度或倾向，并说明其对当前意图的影响，从而增强对</w:t>
      </w:r>
      <w:r w:rsidRPr="00D70381">
        <w:rPr>
          <w:sz w:val="24"/>
        </w:rPr>
        <w:t>“</w:t>
      </w:r>
      <w:r w:rsidRPr="00D70381">
        <w:rPr>
          <w:sz w:val="24"/>
        </w:rPr>
        <w:t>软语义信息</w:t>
      </w:r>
      <w:r w:rsidRPr="00D70381">
        <w:rPr>
          <w:sz w:val="24"/>
        </w:rPr>
        <w:t>”</w:t>
      </w:r>
      <w:r w:rsidRPr="00D70381">
        <w:rPr>
          <w:sz w:val="24"/>
        </w:rPr>
        <w:t>的建模能力。</w:t>
      </w:r>
    </w:p>
    <w:p w14:paraId="01AD735A" w14:textId="77777777" w:rsidR="00D70381" w:rsidRDefault="00D70381" w:rsidP="00593336">
      <w:pPr>
        <w:spacing w:beforeLines="50" w:before="156"/>
        <w:ind w:firstLine="420"/>
        <w:rPr>
          <w:sz w:val="24"/>
        </w:rPr>
      </w:pPr>
      <w:r w:rsidRPr="00D70381">
        <w:rPr>
          <w:sz w:val="24"/>
        </w:rPr>
        <w:t>通过引入语境生成，最终用于嵌入的文本表示不仅包含当前轮次内容，还融合了显式化的语义桥梁。这种增强后的记忆表示在相同嵌入模型下，能够更好地对齐相关查询，缓解</w:t>
      </w:r>
      <w:r w:rsidRPr="00D70381">
        <w:rPr>
          <w:sz w:val="24"/>
        </w:rPr>
        <w:t>“</w:t>
      </w:r>
      <w:r w:rsidRPr="00D70381">
        <w:rPr>
          <w:sz w:val="24"/>
        </w:rPr>
        <w:t>语义相关但词面不相似</w:t>
      </w:r>
      <w:r w:rsidRPr="00D70381">
        <w:rPr>
          <w:sz w:val="24"/>
        </w:rPr>
        <w:t>”</w:t>
      </w:r>
      <w:r w:rsidRPr="00D70381">
        <w:rPr>
          <w:sz w:val="24"/>
        </w:rPr>
        <w:t>的检索盲区，为后续长期记忆存储、检索与一致性生成提供更加稳健的语义基础。</w:t>
      </w:r>
    </w:p>
    <w:p w14:paraId="6B886BD5" w14:textId="77777777" w:rsidR="00593336" w:rsidRDefault="00593336" w:rsidP="00593336">
      <w:pPr>
        <w:spacing w:beforeLines="50" w:before="156"/>
        <w:ind w:firstLine="420"/>
        <w:rPr>
          <w:sz w:val="24"/>
        </w:rPr>
      </w:pPr>
    </w:p>
    <w:p w14:paraId="4F40A1CC" w14:textId="77777777" w:rsidR="00593336" w:rsidRPr="00593336" w:rsidRDefault="00593336" w:rsidP="00593336">
      <w:pPr>
        <w:pStyle w:val="2"/>
      </w:pPr>
      <w:r w:rsidRPr="00593336">
        <w:lastRenderedPageBreak/>
        <w:t>4.3 长期对话记忆的嵌入与检索机制</w:t>
      </w:r>
    </w:p>
    <w:p w14:paraId="7F31B8E1" w14:textId="77777777" w:rsidR="00593336" w:rsidRPr="00593336" w:rsidRDefault="00593336" w:rsidP="00593336">
      <w:pPr>
        <w:pStyle w:val="4"/>
      </w:pPr>
      <w:r w:rsidRPr="00593336">
        <w:t>4.3.1 记忆表示与嵌入构建方式</w:t>
      </w:r>
    </w:p>
    <w:p w14:paraId="318E9855" w14:textId="77777777" w:rsidR="00593336" w:rsidRPr="00593336" w:rsidRDefault="00593336" w:rsidP="00593336">
      <w:pPr>
        <w:spacing w:beforeLines="50" w:before="156"/>
        <w:ind w:firstLine="420"/>
        <w:rPr>
          <w:sz w:val="24"/>
        </w:rPr>
      </w:pPr>
      <w:r w:rsidRPr="00593336">
        <w:rPr>
          <w:sz w:val="24"/>
        </w:rPr>
        <w:t>长期对话记忆的最终表示形式并非单一轮次的原始对话文本，而是由</w:t>
      </w:r>
      <w:r w:rsidRPr="00593336">
        <w:rPr>
          <w:sz w:val="24"/>
        </w:rPr>
        <w:t>“</w:t>
      </w:r>
      <w:r w:rsidRPr="00593336">
        <w:rPr>
          <w:sz w:val="24"/>
        </w:rPr>
        <w:t>语境增强内容</w:t>
      </w:r>
      <w:r w:rsidRPr="00593336">
        <w:rPr>
          <w:sz w:val="24"/>
        </w:rPr>
        <w:t>”</w:t>
      </w:r>
      <w:r w:rsidRPr="00593336">
        <w:rPr>
          <w:sz w:val="24"/>
        </w:rPr>
        <w:t>与</w:t>
      </w:r>
      <w:r w:rsidRPr="00593336">
        <w:rPr>
          <w:sz w:val="24"/>
        </w:rPr>
        <w:t>“</w:t>
      </w:r>
      <w:r w:rsidRPr="00593336">
        <w:rPr>
          <w:sz w:val="24"/>
        </w:rPr>
        <w:t>当前轮次对话</w:t>
      </w:r>
      <w:r w:rsidRPr="00593336">
        <w:rPr>
          <w:sz w:val="24"/>
        </w:rPr>
        <w:t>”</w:t>
      </w:r>
      <w:r w:rsidRPr="00593336">
        <w:rPr>
          <w:sz w:val="24"/>
        </w:rPr>
        <w:t>共同构成的复合语义单元。在前一节中，通过动态窗口选择与内容精炼，系统已经筛选出对当前轮次最具语义价值的历史信息；在此基础上，语境内容生成机制进一步将跨轮次的隐式语义关系显式化，形成一段面向当前任务的语境说明文本。该语境与当前轮次对话拼接后，构成最终用于嵌入编码的记忆表示。</w:t>
      </w:r>
    </w:p>
    <w:p w14:paraId="4676D3D0" w14:textId="77777777" w:rsidR="00593336" w:rsidRPr="00593336" w:rsidRDefault="00593336" w:rsidP="00593336">
      <w:pPr>
        <w:spacing w:beforeLines="50" w:before="156"/>
        <w:ind w:firstLine="420"/>
        <w:rPr>
          <w:sz w:val="24"/>
        </w:rPr>
      </w:pPr>
      <w:r w:rsidRPr="00593336">
        <w:rPr>
          <w:sz w:val="24"/>
        </w:rPr>
        <w:t>这种记忆表示方式与传统对话嵌入存在本质差异。传统方法通常仅对单轮对话或简单拼接的上下文进行编码，其嵌入结果更多反映局部语义相似性，而难以稳定承载跨轮次的逻辑关系与语用信息。相比之下，语境增强后的表示在嵌入阶段已经显式包含指代消解、逻辑补全或意图延续等语义桥梁，使嵌入向量不仅反映当前文本内容，还隐含了对话历史中的关键关联。这种方式在相同嵌入模型条件下，能够显著提升表示的判别性，使其更适合作为长期记忆单元进行存储与检索。</w:t>
      </w:r>
    </w:p>
    <w:p w14:paraId="57A8B1B8" w14:textId="77777777" w:rsidR="00593336" w:rsidRPr="00593336" w:rsidRDefault="00593336" w:rsidP="00593336">
      <w:pPr>
        <w:spacing w:beforeLines="50" w:before="156"/>
        <w:ind w:firstLine="420"/>
        <w:rPr>
          <w:sz w:val="24"/>
        </w:rPr>
      </w:pPr>
      <w:r w:rsidRPr="00593336">
        <w:rPr>
          <w:sz w:val="24"/>
        </w:rPr>
        <w:t>在系统实现中，所有长期记忆单元均采用统一的嵌入模型进行编码，并以向量形式写入长期记忆库。通过保持嵌入空间的一致性，可以确保不同轮次、不同时刻生成的记忆表示具有可比性，为后续基于相似度的检索提供稳定基础。</w:t>
      </w:r>
    </w:p>
    <w:p w14:paraId="7DB6D3E7" w14:textId="77777777" w:rsidR="00593336" w:rsidRPr="00593336" w:rsidRDefault="00593336" w:rsidP="00593336">
      <w:pPr>
        <w:pStyle w:val="4"/>
      </w:pPr>
      <w:r w:rsidRPr="00593336">
        <w:t>4.3.2 基于记忆的对话检索流程</w:t>
      </w:r>
    </w:p>
    <w:p w14:paraId="69EC52FB" w14:textId="77777777" w:rsidR="00593336" w:rsidRPr="00593336" w:rsidRDefault="00593336" w:rsidP="00593336">
      <w:pPr>
        <w:spacing w:beforeLines="50" w:before="156"/>
        <w:ind w:firstLine="420"/>
        <w:rPr>
          <w:sz w:val="24"/>
        </w:rPr>
      </w:pPr>
      <w:r w:rsidRPr="00593336">
        <w:rPr>
          <w:sz w:val="24"/>
        </w:rPr>
        <w:t>在新一轮对话到来时，系统首先判断是否需要触发长期记忆检索。该触发通常由当前对话内容的语义特征决定，例如是否涉及历史实体、先前讨论主题或延续性决策问题。一旦触发检索，系统将基于当前轮次及其对应生成的语境内容构建查询嵌入，使查询向量在语义空间中尽可能对齐于</w:t>
      </w:r>
      <w:r w:rsidRPr="00593336">
        <w:rPr>
          <w:sz w:val="24"/>
        </w:rPr>
        <w:t>“</w:t>
      </w:r>
      <w:r w:rsidRPr="00593336">
        <w:rPr>
          <w:sz w:val="24"/>
        </w:rPr>
        <w:t>当前轮次真正关注的历史信息</w:t>
      </w:r>
      <w:r w:rsidRPr="00593336">
        <w:rPr>
          <w:sz w:val="24"/>
        </w:rPr>
        <w:t>”</w:t>
      </w:r>
      <w:r w:rsidRPr="00593336">
        <w:rPr>
          <w:sz w:val="24"/>
        </w:rPr>
        <w:t>。</w:t>
      </w:r>
    </w:p>
    <w:p w14:paraId="2A385003" w14:textId="77777777" w:rsidR="00593336" w:rsidRPr="00593336" w:rsidRDefault="00593336" w:rsidP="00593336">
      <w:pPr>
        <w:spacing w:beforeLines="50" w:before="156"/>
        <w:ind w:firstLine="420"/>
        <w:rPr>
          <w:sz w:val="24"/>
        </w:rPr>
      </w:pPr>
      <w:r w:rsidRPr="00593336">
        <w:rPr>
          <w:sz w:val="24"/>
        </w:rPr>
        <w:t>查询嵌入构建完成后，系统在长期记忆库中执行向量相似度搜索，召回与当前查询最相关的若干记忆单元。由于存储的记忆本身已经经过动态选择、精炼与语境增强，检索结果更倾向于包含对当前语义具有直接支撑作用的历史语境，而非仅在词面上相似的对话片段。这种检索方式有效降低了无关历史被误召回的概率，提高了记忆调用的准确性与稳定性。</w:t>
      </w:r>
    </w:p>
    <w:p w14:paraId="4D623AFC" w14:textId="77777777" w:rsidR="00593336" w:rsidRPr="00593336" w:rsidRDefault="00593336" w:rsidP="00593336">
      <w:pPr>
        <w:spacing w:beforeLines="50" w:before="156"/>
        <w:ind w:firstLine="420"/>
        <w:rPr>
          <w:sz w:val="24"/>
        </w:rPr>
      </w:pPr>
      <w:r w:rsidRPr="00593336">
        <w:rPr>
          <w:sz w:val="24"/>
        </w:rPr>
        <w:t>在召回阶段之后，系统并不直接将检索结果原样输入生成模型，而是将其作为辅助语境，与当前轮次输入共同参与后续推理与生成过程。通过这种方式，历史记忆以</w:t>
      </w:r>
      <w:r w:rsidRPr="00593336">
        <w:rPr>
          <w:sz w:val="24"/>
        </w:rPr>
        <w:t>“</w:t>
      </w:r>
      <w:r w:rsidRPr="00593336">
        <w:rPr>
          <w:sz w:val="24"/>
        </w:rPr>
        <w:t>背景知识</w:t>
      </w:r>
      <w:r w:rsidRPr="00593336">
        <w:rPr>
          <w:sz w:val="24"/>
        </w:rPr>
        <w:t>”</w:t>
      </w:r>
      <w:r w:rsidRPr="00593336">
        <w:rPr>
          <w:sz w:val="24"/>
        </w:rPr>
        <w:t>或</w:t>
      </w:r>
      <w:r w:rsidRPr="00593336">
        <w:rPr>
          <w:sz w:val="24"/>
        </w:rPr>
        <w:t>“</w:t>
      </w:r>
      <w:r w:rsidRPr="00593336">
        <w:rPr>
          <w:sz w:val="24"/>
        </w:rPr>
        <w:t>语义约束</w:t>
      </w:r>
      <w:r w:rsidRPr="00593336">
        <w:rPr>
          <w:sz w:val="24"/>
        </w:rPr>
        <w:t>”</w:t>
      </w:r>
      <w:r w:rsidRPr="00593336">
        <w:rPr>
          <w:sz w:val="24"/>
        </w:rPr>
        <w:t>的形式影响当前输出，使系统在生成回应时能够参考既有对话脉络，同时避免对历史内容的机械复述。</w:t>
      </w:r>
    </w:p>
    <w:p w14:paraId="4C7DC2B8" w14:textId="77777777" w:rsidR="00593336" w:rsidRPr="00593336" w:rsidRDefault="00593336" w:rsidP="00593336">
      <w:pPr>
        <w:pStyle w:val="4"/>
      </w:pPr>
      <w:r w:rsidRPr="00593336">
        <w:lastRenderedPageBreak/>
        <w:t>4.3.3 长期记忆检索对一致性对话的支撑作用</w:t>
      </w:r>
    </w:p>
    <w:p w14:paraId="0FA3D946" w14:textId="77777777" w:rsidR="00593336" w:rsidRPr="00593336" w:rsidRDefault="00593336" w:rsidP="00593336">
      <w:pPr>
        <w:spacing w:beforeLines="50" w:before="156"/>
        <w:ind w:firstLine="420"/>
        <w:rPr>
          <w:sz w:val="24"/>
        </w:rPr>
      </w:pPr>
      <w:r w:rsidRPr="00593336">
        <w:rPr>
          <w:sz w:val="24"/>
        </w:rPr>
        <w:t>基于上述嵌入与检索机制，长期对话记忆在多轮交互中能够有效支撑语义一致性的维持。通过对关键历史语境的稳定召回，系统在后续轮次中能够持续绑定同一实体、主题或任务目标，避免出现前后指代不一致或语义漂移的问题，从而提升整体对话的连贯性。</w:t>
      </w:r>
    </w:p>
    <w:p w14:paraId="1BD31066" w14:textId="77777777" w:rsidR="00593336" w:rsidRPr="00593336" w:rsidRDefault="00593336" w:rsidP="00593336">
      <w:pPr>
        <w:spacing w:beforeLines="50" w:before="156"/>
        <w:ind w:firstLine="420"/>
        <w:rPr>
          <w:sz w:val="24"/>
        </w:rPr>
      </w:pPr>
      <w:r w:rsidRPr="00593336">
        <w:rPr>
          <w:sz w:val="24"/>
        </w:rPr>
        <w:t>在用户长期交互场景下，该机制同样有助于保持用户偏好与意图理解的稳定性。通过将与用户偏好、态度或历史决策相关的对话语境编码为长期记忆并在需要时召回，系统能够在新轮次中延续先前形成的理解框架，使回应风格与分析视角保持一致，避免重复询问或逻辑突变。</w:t>
      </w:r>
    </w:p>
    <w:p w14:paraId="0B28D4DA" w14:textId="77777777" w:rsidR="00593336" w:rsidRPr="00593336" w:rsidRDefault="00593336" w:rsidP="00593336">
      <w:pPr>
        <w:spacing w:beforeLines="50" w:before="156"/>
        <w:ind w:firstLine="420"/>
        <w:rPr>
          <w:sz w:val="24"/>
        </w:rPr>
      </w:pPr>
      <w:r w:rsidRPr="00593336">
        <w:rPr>
          <w:sz w:val="24"/>
        </w:rPr>
        <w:t>在证券投资咨询等高风险场景中，长期记忆检索还对风险提示与合规表达的一致性提供了重要支撑。通过稳定召回历史中已明确的风险偏好、约束条件或风险提示背景，系统能够在后续回应中保持风险判断与提示口径的前后一致，降低因上下文遗忘导致的不当表达风险。这种一致性并非依赖硬编码规则，而是通过记忆表征与检索机制在语义层面自然实现。</w:t>
      </w:r>
    </w:p>
    <w:p w14:paraId="1FE76280" w14:textId="2621117D" w:rsidR="00593336" w:rsidRPr="00D70381" w:rsidRDefault="00593336" w:rsidP="00593336">
      <w:pPr>
        <w:spacing w:beforeLines="50" w:before="156"/>
        <w:ind w:firstLine="420"/>
        <w:rPr>
          <w:sz w:val="24"/>
        </w:rPr>
      </w:pPr>
      <w:r w:rsidRPr="00593336">
        <w:rPr>
          <w:sz w:val="24"/>
        </w:rPr>
        <w:t>综上所述，本节所述的长期对话记忆嵌入与检索机制，将前一节提出的动态语境感知表征方法落地为可运行的记忆系统模块，为后续章节中智能体系统架构、对话流程控制与风险管理机制的设计提供了基础支撑。</w:t>
      </w:r>
    </w:p>
    <w:p w14:paraId="47478D3F" w14:textId="77777777" w:rsidR="00182E94" w:rsidRPr="00D70381" w:rsidRDefault="00182E94" w:rsidP="00182E94"/>
    <w:p w14:paraId="3D2F5EBC" w14:textId="77777777" w:rsidR="00280F82" w:rsidRDefault="00280F82" w:rsidP="00280F82">
      <w:pPr>
        <w:pStyle w:val="1"/>
      </w:pPr>
      <w:r>
        <w:rPr>
          <w:rFonts w:hint="eastAsia"/>
        </w:rPr>
        <w:t>五、系统设计</w:t>
      </w:r>
    </w:p>
    <w:p w14:paraId="5D521595" w14:textId="77777777" w:rsidR="00280F82" w:rsidRDefault="00280F82" w:rsidP="00280F82">
      <w:pPr>
        <w:spacing w:beforeLines="50" w:before="156"/>
        <w:ind w:firstLineChars="200" w:firstLine="480"/>
        <w:rPr>
          <w:sz w:val="24"/>
        </w:rPr>
      </w:pPr>
      <w:r w:rsidRPr="00280F82">
        <w:rPr>
          <w:sz w:val="24"/>
        </w:rPr>
        <w:t>本章从系统工程与产品实现角度，对面向证券投资的记忆增强型智能理财顾问智能体进行整体设计说明。</w:t>
      </w:r>
      <w:r>
        <w:rPr>
          <w:rFonts w:hint="eastAsia"/>
          <w:sz w:val="24"/>
        </w:rPr>
        <w:t>本章</w:t>
      </w:r>
      <w:r w:rsidRPr="00280F82">
        <w:rPr>
          <w:sz w:val="24"/>
        </w:rPr>
        <w:t>重点阐述系统的总体架构、各功能模块的职责划分及其协同运行方式，尤其强调短期记忆、长期记忆与用户画像记忆在系统中的编排逻辑，以及对话管理与风险提示机制在证券投资咨询场景下的系统化实现。</w:t>
      </w:r>
    </w:p>
    <w:p w14:paraId="3112D351" w14:textId="77777777" w:rsidR="00280F82" w:rsidRPr="00280F82" w:rsidRDefault="00280F82" w:rsidP="00280F82">
      <w:pPr>
        <w:pStyle w:val="2"/>
      </w:pPr>
      <w:r w:rsidRPr="00280F82">
        <w:t>5.1 系统架构设计</w:t>
      </w:r>
    </w:p>
    <w:p w14:paraId="3A418A44" w14:textId="77777777" w:rsidR="00280F82" w:rsidRPr="00280F82" w:rsidRDefault="00280F82" w:rsidP="00280F82">
      <w:pPr>
        <w:pStyle w:val="4"/>
      </w:pPr>
      <w:r w:rsidRPr="00280F82">
        <w:t>5.1.1 系统总体架构</w:t>
      </w:r>
    </w:p>
    <w:p w14:paraId="7F62233F" w14:textId="77777777" w:rsidR="00280F82" w:rsidRPr="00280F82" w:rsidRDefault="00280F82" w:rsidP="00280F82">
      <w:pPr>
        <w:spacing w:beforeLines="50" w:before="156"/>
        <w:ind w:firstLineChars="200" w:firstLine="480"/>
        <w:rPr>
          <w:sz w:val="24"/>
        </w:rPr>
      </w:pPr>
      <w:r w:rsidRPr="00280F82">
        <w:rPr>
          <w:sz w:val="24"/>
        </w:rPr>
        <w:t>结合证券投资咨询的业务特征与记忆增强型智能体的设计目标，本文构建了一套分层、模块化的系统架构。系统整体可划分为四个核心层次：用户交互层、对话与智能体控制层、记忆管理层以及风险提示与合规控制层。各层之间通过清晰的接口进行协作，在功能上相互独立、在流程上前后衔接，从而形成一个稳定、可扩展的智能理财顾问系统。</w:t>
      </w:r>
    </w:p>
    <w:p w14:paraId="72EF3234" w14:textId="77777777" w:rsidR="00280F82" w:rsidRPr="00280F82" w:rsidRDefault="00280F82" w:rsidP="00280F82">
      <w:pPr>
        <w:spacing w:beforeLines="50" w:before="156"/>
        <w:ind w:firstLineChars="200" w:firstLine="480"/>
        <w:rPr>
          <w:sz w:val="24"/>
        </w:rPr>
      </w:pPr>
      <w:r w:rsidRPr="00280F82">
        <w:rPr>
          <w:sz w:val="24"/>
        </w:rPr>
        <w:t>从整体运行逻辑来看，用户交互层负责接收投资咨询请求；对话与智能体控制层对用户需求进行理解与任务调度；记忆管理层为对话提供长期与短期的认知</w:t>
      </w:r>
      <w:r w:rsidRPr="00280F82">
        <w:rPr>
          <w:sz w:val="24"/>
        </w:rPr>
        <w:lastRenderedPageBreak/>
        <w:t>支撑；风险提示与合规控制层则对系统输出进行统一约束，确保所有回答符合证券投资咨询的监管要求。通过上述分层设计，系统能够在保证专业性与安全性的前提下，实现连续、个性化的智能咨询服务。</w:t>
      </w:r>
    </w:p>
    <w:p w14:paraId="5D65DAB7" w14:textId="77777777" w:rsidR="00280F82" w:rsidRPr="00280F82" w:rsidRDefault="00280F82" w:rsidP="00280F82">
      <w:pPr>
        <w:pStyle w:val="3"/>
      </w:pPr>
      <w:r>
        <w:t xml:space="preserve">5.1.2 </w:t>
      </w:r>
      <w:r>
        <w:t>各层功能与职责说明</w:t>
      </w:r>
    </w:p>
    <w:p w14:paraId="278498FD" w14:textId="77777777" w:rsidR="00280F82" w:rsidRPr="00280F82" w:rsidRDefault="00280F82" w:rsidP="00280F82">
      <w:pPr>
        <w:spacing w:beforeLines="50" w:before="156"/>
        <w:ind w:firstLineChars="200" w:firstLine="480"/>
        <w:rPr>
          <w:sz w:val="24"/>
        </w:rPr>
      </w:pPr>
      <w:r w:rsidRPr="00280F82">
        <w:rPr>
          <w:sz w:val="24"/>
        </w:rPr>
        <w:t>（</w:t>
      </w:r>
      <w:r w:rsidRPr="00280F82">
        <w:rPr>
          <w:sz w:val="24"/>
        </w:rPr>
        <w:t>1</w:t>
      </w:r>
      <w:r w:rsidRPr="00280F82">
        <w:rPr>
          <w:sz w:val="24"/>
        </w:rPr>
        <w:t>）用户交互层</w:t>
      </w:r>
    </w:p>
    <w:p w14:paraId="24EDFB14" w14:textId="77777777" w:rsidR="00280F82" w:rsidRPr="00280F82" w:rsidRDefault="00280F82" w:rsidP="00280F82">
      <w:pPr>
        <w:spacing w:beforeLines="50" w:before="156"/>
        <w:ind w:firstLineChars="200" w:firstLine="480"/>
        <w:rPr>
          <w:sz w:val="24"/>
        </w:rPr>
      </w:pPr>
      <w:r w:rsidRPr="00280F82">
        <w:rPr>
          <w:sz w:val="24"/>
        </w:rPr>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58C5E796" w14:textId="77777777" w:rsidR="00280F82" w:rsidRPr="00280F82" w:rsidRDefault="00280F82" w:rsidP="00280F82">
      <w:pPr>
        <w:spacing w:beforeLines="50" w:before="156"/>
        <w:ind w:firstLineChars="200" w:firstLine="480"/>
        <w:rPr>
          <w:sz w:val="24"/>
        </w:rPr>
      </w:pPr>
      <w:r w:rsidRPr="00280F82">
        <w:rPr>
          <w:sz w:val="24"/>
        </w:rPr>
        <w:t>（</w:t>
      </w:r>
      <w:r w:rsidRPr="00280F82">
        <w:rPr>
          <w:sz w:val="24"/>
        </w:rPr>
        <w:t>2</w:t>
      </w:r>
      <w:r w:rsidRPr="00280F82">
        <w:rPr>
          <w:sz w:val="24"/>
        </w:rPr>
        <w:t>）对话与智能体控制层</w:t>
      </w:r>
    </w:p>
    <w:p w14:paraId="3B523D9C" w14:textId="77777777" w:rsidR="00280F82" w:rsidRPr="00280F82" w:rsidRDefault="00280F82" w:rsidP="00280F82">
      <w:pPr>
        <w:spacing w:beforeLines="50" w:before="156"/>
        <w:ind w:firstLineChars="200" w:firstLine="480"/>
        <w:rPr>
          <w:sz w:val="24"/>
        </w:rPr>
      </w:pPr>
      <w:r w:rsidRPr="00280F82">
        <w:rPr>
          <w:sz w:val="24"/>
        </w:rPr>
        <w:t>对话与智能体控制层是系统的核心控制中枢，负责对用户输入进行语义理解、意图识别与任务分解，并在此基础上组织后续的推理与响应生成过程。该层通过统一的对话管理逻辑，将记忆管理模块、知识检索模块与生成模型有序地组织起来，使系统能够围绕用户当前问题形成结构化的分析与解释。</w:t>
      </w:r>
    </w:p>
    <w:p w14:paraId="5D125486" w14:textId="77777777" w:rsidR="00280F82" w:rsidRPr="00280F82" w:rsidRDefault="00280F82" w:rsidP="00280F82">
      <w:pPr>
        <w:spacing w:beforeLines="50" w:before="156"/>
        <w:ind w:firstLineChars="200" w:firstLine="480"/>
        <w:rPr>
          <w:sz w:val="24"/>
        </w:rPr>
      </w:pPr>
      <w:r w:rsidRPr="00280F82">
        <w:rPr>
          <w:sz w:val="24"/>
        </w:rPr>
        <w:t>在证券投资咨询场景下，该层强调</w:t>
      </w:r>
      <w:r w:rsidRPr="00280F82">
        <w:rPr>
          <w:sz w:val="24"/>
        </w:rPr>
        <w:t>“</w:t>
      </w:r>
      <w:r w:rsidRPr="00280F82">
        <w:rPr>
          <w:sz w:val="24"/>
        </w:rPr>
        <w:t>辅助决策</w:t>
      </w:r>
      <w:r w:rsidRPr="00280F82">
        <w:rPr>
          <w:sz w:val="24"/>
        </w:rPr>
        <w:t>”</w:t>
      </w:r>
      <w:r w:rsidRPr="00280F82">
        <w:rPr>
          <w:sz w:val="24"/>
        </w:rPr>
        <w:t>而非</w:t>
      </w:r>
      <w:r w:rsidRPr="00280F82">
        <w:rPr>
          <w:sz w:val="24"/>
        </w:rPr>
        <w:t>“</w:t>
      </w:r>
      <w:r w:rsidRPr="00280F82">
        <w:rPr>
          <w:sz w:val="24"/>
        </w:rPr>
        <w:t>替代决策</w:t>
      </w:r>
      <w:r w:rsidRPr="00280F82">
        <w:rPr>
          <w:sz w:val="24"/>
        </w:rPr>
        <w:t>”</w:t>
      </w:r>
      <w:r w:rsidRPr="00280F82">
        <w:rPr>
          <w:sz w:val="24"/>
        </w:rPr>
        <w:t>的定位，即系统输出的目标在于帮助用户理解投资逻辑与风险特征，而不是直接给出具体的买卖指令。</w:t>
      </w:r>
    </w:p>
    <w:p w14:paraId="23418421" w14:textId="77777777" w:rsidR="00280F82" w:rsidRPr="00280F82" w:rsidRDefault="00280F82" w:rsidP="00280F82">
      <w:pPr>
        <w:spacing w:beforeLines="50" w:before="156"/>
        <w:ind w:firstLineChars="200" w:firstLine="480"/>
        <w:rPr>
          <w:sz w:val="24"/>
        </w:rPr>
      </w:pPr>
      <w:r w:rsidRPr="00280F82">
        <w:rPr>
          <w:sz w:val="24"/>
        </w:rPr>
        <w:t>（</w:t>
      </w:r>
      <w:r w:rsidRPr="00280F82">
        <w:rPr>
          <w:sz w:val="24"/>
        </w:rPr>
        <w:t>3</w:t>
      </w:r>
      <w:r w:rsidRPr="00280F82">
        <w:rPr>
          <w:sz w:val="24"/>
        </w:rPr>
        <w:t>）记忆管理层</w:t>
      </w:r>
    </w:p>
    <w:p w14:paraId="2376AB99" w14:textId="77777777" w:rsidR="00280F82" w:rsidRPr="00280F82" w:rsidRDefault="00280F82" w:rsidP="00280F82">
      <w:pPr>
        <w:spacing w:beforeLines="50" w:before="156"/>
        <w:ind w:firstLineChars="200" w:firstLine="480"/>
        <w:rPr>
          <w:sz w:val="24"/>
        </w:rPr>
      </w:pPr>
      <w:r w:rsidRPr="00280F82">
        <w:rPr>
          <w:sz w:val="24"/>
        </w:rPr>
        <w:t>记忆管理层用于存储、维护和调度系统在长期运行过程中积累的各类记忆信息，是实现对话连续性与个性化理解的关键支撑模块。该层统一管理短期记忆、长期记忆以及用户画像记忆，并根据对话需要将相关记忆提供给对话管理层使用。记忆管理层本身不参与内容生成，而是作为智能体的</w:t>
      </w:r>
      <w:r w:rsidRPr="00280F82">
        <w:rPr>
          <w:sz w:val="24"/>
        </w:rPr>
        <w:t>“</w:t>
      </w:r>
      <w:r w:rsidRPr="00280F82">
        <w:rPr>
          <w:sz w:val="24"/>
        </w:rPr>
        <w:t>认知背景</w:t>
      </w:r>
      <w:r w:rsidRPr="00280F82">
        <w:rPr>
          <w:sz w:val="24"/>
        </w:rPr>
        <w:t>”</w:t>
      </w:r>
      <w:r w:rsidRPr="00280F82">
        <w:rPr>
          <w:sz w:val="24"/>
        </w:rPr>
        <w:t>，为推理与回答提供必要的上下文信息。</w:t>
      </w:r>
    </w:p>
    <w:p w14:paraId="1AA1DC9C" w14:textId="77777777" w:rsidR="00280F82" w:rsidRPr="00280F82" w:rsidRDefault="00280F82" w:rsidP="00280F82">
      <w:pPr>
        <w:spacing w:beforeLines="50" w:before="156"/>
        <w:ind w:firstLineChars="200" w:firstLine="480"/>
        <w:rPr>
          <w:sz w:val="24"/>
        </w:rPr>
      </w:pPr>
      <w:r w:rsidRPr="00280F82">
        <w:rPr>
          <w:sz w:val="24"/>
        </w:rPr>
        <w:t>（</w:t>
      </w:r>
      <w:r w:rsidRPr="00280F82">
        <w:rPr>
          <w:sz w:val="24"/>
        </w:rPr>
        <w:t>4</w:t>
      </w:r>
      <w:r w:rsidRPr="00280F82">
        <w:rPr>
          <w:sz w:val="24"/>
        </w:rPr>
        <w:t>）风险提示与合规控制层</w:t>
      </w:r>
    </w:p>
    <w:p w14:paraId="4E98FFD9" w14:textId="77777777" w:rsidR="00280F82" w:rsidRPr="00280F82" w:rsidRDefault="00280F82" w:rsidP="00280F82">
      <w:pPr>
        <w:spacing w:beforeLines="50" w:before="156"/>
        <w:ind w:firstLineChars="200" w:firstLine="480"/>
        <w:rPr>
          <w:sz w:val="24"/>
        </w:rPr>
      </w:pPr>
      <w:r w:rsidRPr="00280F82">
        <w:rPr>
          <w:sz w:val="24"/>
        </w:rPr>
        <w:t>风险提示与合规控制层用于对系统生成的内容进行约束与规范，是金融场景下不可或缺的安全保障模块。该层通过预定义的风险提示规则和表达边界，对所有涉及证券投资的信息输出进行统一校验与补充，确保系统始终符合</w:t>
      </w:r>
      <w:r w:rsidRPr="00280F82">
        <w:rPr>
          <w:sz w:val="24"/>
        </w:rPr>
        <w:t>“</w:t>
      </w:r>
      <w:r w:rsidRPr="00280F82">
        <w:rPr>
          <w:sz w:val="24"/>
        </w:rPr>
        <w:t>非推荐性、非预测性、不承诺收益</w:t>
      </w:r>
      <w:r w:rsidRPr="00280F82">
        <w:rPr>
          <w:sz w:val="24"/>
        </w:rPr>
        <w:t>”</w:t>
      </w:r>
      <w:r w:rsidRPr="00280F82">
        <w:rPr>
          <w:sz w:val="24"/>
        </w:rPr>
        <w:t>的合规要求。</w:t>
      </w:r>
    </w:p>
    <w:p w14:paraId="5E9C03FE" w14:textId="77777777" w:rsidR="00280F82" w:rsidRDefault="00280F82" w:rsidP="00280F82">
      <w:pPr>
        <w:pStyle w:val="3"/>
        <w:rPr>
          <w:color w:val="000000"/>
        </w:rPr>
      </w:pPr>
      <w:r>
        <w:rPr>
          <w:color w:val="000000"/>
        </w:rPr>
        <w:t xml:space="preserve">5.1.3 </w:t>
      </w:r>
      <w:r>
        <w:rPr>
          <w:color w:val="000000"/>
        </w:rPr>
        <w:t>系统运行的整体流程</w:t>
      </w:r>
    </w:p>
    <w:p w14:paraId="22521126" w14:textId="77777777" w:rsidR="00280F82" w:rsidRDefault="00280F82" w:rsidP="00280F82">
      <w:pPr>
        <w:pStyle w:val="a4"/>
        <w:rPr>
          <w:color w:val="000000"/>
        </w:rPr>
      </w:pPr>
      <w:r>
        <w:rPr>
          <w:color w:val="000000"/>
        </w:rPr>
        <w:t>从系统运行流程角度看，各层之间的协作关系可概括为以下顺序：</w:t>
      </w:r>
    </w:p>
    <w:p w14:paraId="4168AB88" w14:textId="77777777" w:rsidR="00280F82" w:rsidRDefault="00280F82" w:rsidP="00280F82">
      <w:pPr>
        <w:pStyle w:val="a4"/>
        <w:numPr>
          <w:ilvl w:val="0"/>
          <w:numId w:val="1"/>
        </w:numPr>
        <w:rPr>
          <w:color w:val="000000"/>
        </w:rPr>
      </w:pPr>
      <w:r>
        <w:rPr>
          <w:color w:val="000000"/>
        </w:rPr>
        <w:t>用户提出投资相关问题；</w:t>
      </w:r>
    </w:p>
    <w:p w14:paraId="67895A3E" w14:textId="77777777" w:rsidR="00280F82" w:rsidRDefault="00280F82" w:rsidP="00280F82">
      <w:pPr>
        <w:pStyle w:val="a4"/>
        <w:numPr>
          <w:ilvl w:val="0"/>
          <w:numId w:val="1"/>
        </w:numPr>
        <w:rPr>
          <w:color w:val="000000"/>
        </w:rPr>
      </w:pPr>
      <w:r>
        <w:rPr>
          <w:color w:val="000000"/>
        </w:rPr>
        <w:t>对话管理模块对问题进行理解与分类；</w:t>
      </w:r>
    </w:p>
    <w:p w14:paraId="1B57F490" w14:textId="77777777" w:rsidR="00280F82" w:rsidRDefault="00280F82" w:rsidP="00280F82">
      <w:pPr>
        <w:pStyle w:val="a4"/>
        <w:numPr>
          <w:ilvl w:val="0"/>
          <w:numId w:val="1"/>
        </w:numPr>
        <w:rPr>
          <w:color w:val="000000"/>
        </w:rPr>
      </w:pPr>
      <w:r>
        <w:rPr>
          <w:color w:val="000000"/>
        </w:rPr>
        <w:t>记忆管理模块根据当前对话需求提供相关记忆支持；</w:t>
      </w:r>
    </w:p>
    <w:p w14:paraId="184DEB57" w14:textId="77777777" w:rsidR="00280F82" w:rsidRDefault="00280F82" w:rsidP="00280F82">
      <w:pPr>
        <w:pStyle w:val="a4"/>
        <w:numPr>
          <w:ilvl w:val="0"/>
          <w:numId w:val="1"/>
        </w:numPr>
        <w:rPr>
          <w:color w:val="000000"/>
        </w:rPr>
      </w:pPr>
      <w:r>
        <w:rPr>
          <w:color w:val="000000"/>
        </w:rPr>
        <w:t>智能体在多步推理过程中整合记忆信息与外部知识；</w:t>
      </w:r>
    </w:p>
    <w:p w14:paraId="004A36D6" w14:textId="77777777" w:rsidR="00280F82" w:rsidRDefault="00280F82" w:rsidP="00280F82">
      <w:pPr>
        <w:pStyle w:val="a4"/>
        <w:numPr>
          <w:ilvl w:val="0"/>
          <w:numId w:val="1"/>
        </w:numPr>
        <w:rPr>
          <w:color w:val="000000"/>
        </w:rPr>
      </w:pPr>
      <w:r>
        <w:rPr>
          <w:color w:val="000000"/>
        </w:rPr>
        <w:lastRenderedPageBreak/>
        <w:t>风险提示模块对生成内容进行合规约束与补充；</w:t>
      </w:r>
    </w:p>
    <w:p w14:paraId="3A265522" w14:textId="77777777" w:rsidR="00280F82" w:rsidRDefault="00280F82" w:rsidP="00280F82">
      <w:pPr>
        <w:pStyle w:val="a4"/>
        <w:numPr>
          <w:ilvl w:val="0"/>
          <w:numId w:val="1"/>
        </w:numPr>
        <w:rPr>
          <w:color w:val="000000"/>
        </w:rPr>
      </w:pPr>
      <w:r>
        <w:rPr>
          <w:color w:val="000000"/>
        </w:rPr>
        <w:t>系统向用户输出最终的辅助决策型回答，并更新相关记忆。</w:t>
      </w:r>
    </w:p>
    <w:p w14:paraId="6B9CC554" w14:textId="77777777" w:rsidR="00280F82" w:rsidRDefault="00280F82" w:rsidP="00280F82">
      <w:pPr>
        <w:pStyle w:val="a4"/>
        <w:rPr>
          <w:color w:val="000000"/>
        </w:rPr>
      </w:pPr>
      <w:r>
        <w:rPr>
          <w:color w:val="000000"/>
        </w:rPr>
        <w:t>这一流程保证了系统在多轮咨询中既能够保持分析逻辑的连续性，又能够在表达层面始终符合金融监管要求。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099"/>
        <w:gridCol w:w="3195"/>
        <w:gridCol w:w="2648"/>
      </w:tblGrid>
      <w:tr w:rsidR="00280F82" w:rsidRPr="00762477" w14:paraId="483F3E34" w14:textId="77777777" w:rsidTr="00FA758D">
        <w:trPr>
          <w:trHeight w:val="395"/>
        </w:trPr>
        <w:tc>
          <w:tcPr>
            <w:tcW w:w="2099" w:type="dxa"/>
            <w:tcBorders>
              <w:bottom w:val="single" w:sz="12" w:space="0" w:color="666666"/>
            </w:tcBorders>
          </w:tcPr>
          <w:p w14:paraId="784B16C8" w14:textId="77777777" w:rsidR="00280F82" w:rsidRPr="00762477" w:rsidRDefault="00280F82" w:rsidP="00A7640D">
            <w:pPr>
              <w:jc w:val="center"/>
              <w:rPr>
                <w:b/>
                <w:bCs/>
                <w:sz w:val="24"/>
              </w:rPr>
            </w:pPr>
            <w:r w:rsidRPr="00762477">
              <w:rPr>
                <w:rFonts w:hint="eastAsia"/>
                <w:b/>
                <w:bCs/>
                <w:sz w:val="24"/>
              </w:rPr>
              <w:t>流程顺序</w:t>
            </w:r>
          </w:p>
        </w:tc>
        <w:tc>
          <w:tcPr>
            <w:tcW w:w="3195" w:type="dxa"/>
            <w:tcBorders>
              <w:bottom w:val="single" w:sz="12" w:space="0" w:color="666666"/>
            </w:tcBorders>
          </w:tcPr>
          <w:p w14:paraId="73B5ECD1" w14:textId="77777777" w:rsidR="00280F82" w:rsidRPr="00762477" w:rsidRDefault="00280F82" w:rsidP="00A7640D">
            <w:pPr>
              <w:jc w:val="center"/>
              <w:rPr>
                <w:b/>
                <w:bCs/>
                <w:sz w:val="24"/>
              </w:rPr>
            </w:pPr>
            <w:r w:rsidRPr="00762477">
              <w:rPr>
                <w:rFonts w:hint="eastAsia"/>
                <w:b/>
                <w:bCs/>
                <w:sz w:val="24"/>
              </w:rPr>
              <w:t>步骤</w:t>
            </w:r>
          </w:p>
        </w:tc>
        <w:tc>
          <w:tcPr>
            <w:tcW w:w="2648" w:type="dxa"/>
            <w:tcBorders>
              <w:bottom w:val="single" w:sz="12" w:space="0" w:color="666666"/>
            </w:tcBorders>
          </w:tcPr>
          <w:p w14:paraId="254AF900" w14:textId="77777777" w:rsidR="00280F82" w:rsidRPr="00762477" w:rsidRDefault="00280F82" w:rsidP="00A7640D">
            <w:pPr>
              <w:jc w:val="center"/>
              <w:rPr>
                <w:b/>
                <w:bCs/>
                <w:sz w:val="24"/>
              </w:rPr>
            </w:pPr>
            <w:r w:rsidRPr="00762477">
              <w:rPr>
                <w:rFonts w:hint="eastAsia"/>
                <w:b/>
                <w:bCs/>
                <w:sz w:val="24"/>
              </w:rPr>
              <w:t>目标</w:t>
            </w:r>
          </w:p>
        </w:tc>
      </w:tr>
      <w:tr w:rsidR="00280F82" w:rsidRPr="00762477" w14:paraId="43A1694F" w14:textId="77777777" w:rsidTr="00A7640D">
        <w:tc>
          <w:tcPr>
            <w:tcW w:w="2099" w:type="dxa"/>
          </w:tcPr>
          <w:p w14:paraId="3D423C7D" w14:textId="77777777" w:rsidR="00280F82" w:rsidRPr="00762477" w:rsidRDefault="00280F82" w:rsidP="00A7640D">
            <w:pPr>
              <w:jc w:val="center"/>
              <w:rPr>
                <w:b/>
                <w:bCs/>
                <w:sz w:val="24"/>
              </w:rPr>
            </w:pPr>
            <w:r w:rsidRPr="00762477">
              <w:rPr>
                <w:rFonts w:hint="eastAsia"/>
                <w:b/>
                <w:bCs/>
                <w:sz w:val="24"/>
              </w:rPr>
              <w:t>1</w:t>
            </w:r>
          </w:p>
        </w:tc>
        <w:tc>
          <w:tcPr>
            <w:tcW w:w="3195" w:type="dxa"/>
          </w:tcPr>
          <w:p w14:paraId="31175AF5" w14:textId="77777777" w:rsidR="00280F82" w:rsidRPr="00762477" w:rsidRDefault="00280F82" w:rsidP="00A7640D">
            <w:pPr>
              <w:jc w:val="center"/>
              <w:rPr>
                <w:sz w:val="24"/>
              </w:rPr>
            </w:pPr>
            <w:r w:rsidRPr="00762477">
              <w:rPr>
                <w:rFonts w:hint="eastAsia"/>
                <w:sz w:val="24"/>
              </w:rPr>
              <w:t>用户输入</w:t>
            </w:r>
          </w:p>
        </w:tc>
        <w:tc>
          <w:tcPr>
            <w:tcW w:w="2648" w:type="dxa"/>
          </w:tcPr>
          <w:p w14:paraId="680930C8" w14:textId="77777777" w:rsidR="00280F82" w:rsidRPr="00762477" w:rsidRDefault="00280F82" w:rsidP="00A7640D">
            <w:pPr>
              <w:jc w:val="center"/>
              <w:rPr>
                <w:sz w:val="24"/>
              </w:rPr>
            </w:pPr>
            <w:r w:rsidRPr="00762477">
              <w:rPr>
                <w:rFonts w:hint="eastAsia"/>
                <w:sz w:val="24"/>
              </w:rPr>
              <w:t>提出问题、需求，如资产配置、产品比较、风险识别、投资建议等</w:t>
            </w:r>
          </w:p>
        </w:tc>
      </w:tr>
      <w:tr w:rsidR="00280F82" w:rsidRPr="00762477" w14:paraId="19907A86" w14:textId="77777777" w:rsidTr="00A7640D">
        <w:tc>
          <w:tcPr>
            <w:tcW w:w="2099" w:type="dxa"/>
          </w:tcPr>
          <w:p w14:paraId="2251D0D2" w14:textId="77777777" w:rsidR="00280F82" w:rsidRPr="00762477" w:rsidRDefault="00280F82" w:rsidP="00A7640D">
            <w:pPr>
              <w:jc w:val="center"/>
              <w:rPr>
                <w:b/>
                <w:bCs/>
                <w:sz w:val="24"/>
              </w:rPr>
            </w:pPr>
            <w:r w:rsidRPr="00762477">
              <w:rPr>
                <w:rFonts w:hint="eastAsia"/>
                <w:b/>
                <w:bCs/>
                <w:sz w:val="24"/>
              </w:rPr>
              <w:t>2</w:t>
            </w:r>
          </w:p>
        </w:tc>
        <w:tc>
          <w:tcPr>
            <w:tcW w:w="3195" w:type="dxa"/>
          </w:tcPr>
          <w:p w14:paraId="37C4C8F4" w14:textId="77777777" w:rsidR="00280F82" w:rsidRPr="00762477" w:rsidRDefault="00280F82" w:rsidP="00A7640D">
            <w:pPr>
              <w:jc w:val="center"/>
              <w:rPr>
                <w:sz w:val="24"/>
              </w:rPr>
            </w:pPr>
            <w:r w:rsidRPr="00762477">
              <w:rPr>
                <w:rFonts w:hint="eastAsia"/>
                <w:sz w:val="24"/>
              </w:rPr>
              <w:t>意图识别</w:t>
            </w:r>
          </w:p>
        </w:tc>
        <w:tc>
          <w:tcPr>
            <w:tcW w:w="2648" w:type="dxa"/>
          </w:tcPr>
          <w:p w14:paraId="135E091E" w14:textId="77777777" w:rsidR="00280F82" w:rsidRPr="00762477" w:rsidRDefault="00280F82" w:rsidP="00A7640D">
            <w:pPr>
              <w:jc w:val="center"/>
              <w:rPr>
                <w:sz w:val="24"/>
              </w:rPr>
            </w:pPr>
            <w:r w:rsidRPr="00762477">
              <w:rPr>
                <w:rFonts w:hint="eastAsia"/>
                <w:sz w:val="24"/>
              </w:rPr>
              <w:t>识别用户需求，分类用户需求</w:t>
            </w:r>
          </w:p>
        </w:tc>
      </w:tr>
      <w:tr w:rsidR="00280F82" w:rsidRPr="00762477" w14:paraId="51B0B992" w14:textId="77777777" w:rsidTr="00A7640D">
        <w:tc>
          <w:tcPr>
            <w:tcW w:w="2099" w:type="dxa"/>
          </w:tcPr>
          <w:p w14:paraId="56B92A1D" w14:textId="77777777" w:rsidR="00280F82" w:rsidRPr="00762477" w:rsidRDefault="00280F82" w:rsidP="00A7640D">
            <w:pPr>
              <w:jc w:val="center"/>
              <w:rPr>
                <w:b/>
                <w:bCs/>
                <w:sz w:val="24"/>
              </w:rPr>
            </w:pPr>
            <w:r w:rsidRPr="00762477">
              <w:rPr>
                <w:rFonts w:hint="eastAsia"/>
                <w:b/>
                <w:bCs/>
                <w:sz w:val="24"/>
              </w:rPr>
              <w:t>3</w:t>
            </w:r>
          </w:p>
        </w:tc>
        <w:tc>
          <w:tcPr>
            <w:tcW w:w="3195" w:type="dxa"/>
          </w:tcPr>
          <w:p w14:paraId="189186A9" w14:textId="77777777" w:rsidR="00280F82" w:rsidRPr="00762477" w:rsidRDefault="00280F82" w:rsidP="00A7640D">
            <w:pPr>
              <w:jc w:val="center"/>
              <w:rPr>
                <w:sz w:val="24"/>
              </w:rPr>
            </w:pPr>
            <w:r w:rsidRPr="00762477">
              <w:rPr>
                <w:rFonts w:hint="eastAsia"/>
                <w:sz w:val="24"/>
              </w:rPr>
              <w:t>记忆召回</w:t>
            </w:r>
          </w:p>
        </w:tc>
        <w:tc>
          <w:tcPr>
            <w:tcW w:w="2648" w:type="dxa"/>
          </w:tcPr>
          <w:p w14:paraId="21E7B8FE" w14:textId="77777777" w:rsidR="00280F82" w:rsidRPr="00762477" w:rsidRDefault="00280F82" w:rsidP="00A7640D">
            <w:pPr>
              <w:jc w:val="center"/>
              <w:rPr>
                <w:sz w:val="24"/>
              </w:rPr>
            </w:pPr>
            <w:r w:rsidRPr="00762477">
              <w:rPr>
                <w:rFonts w:hint="eastAsia"/>
                <w:sz w:val="24"/>
              </w:rPr>
              <w:t>调用记忆管理模块召回用户记忆</w:t>
            </w:r>
          </w:p>
        </w:tc>
      </w:tr>
      <w:tr w:rsidR="00280F82" w:rsidRPr="00762477" w14:paraId="063C8B50" w14:textId="77777777" w:rsidTr="00A7640D">
        <w:tc>
          <w:tcPr>
            <w:tcW w:w="2099" w:type="dxa"/>
          </w:tcPr>
          <w:p w14:paraId="03CBF2F4" w14:textId="77777777" w:rsidR="00280F82" w:rsidRPr="00762477" w:rsidRDefault="00280F82" w:rsidP="00A7640D">
            <w:pPr>
              <w:jc w:val="center"/>
              <w:rPr>
                <w:b/>
                <w:bCs/>
                <w:sz w:val="24"/>
              </w:rPr>
            </w:pPr>
            <w:r w:rsidRPr="00762477">
              <w:rPr>
                <w:rFonts w:hint="eastAsia"/>
                <w:b/>
                <w:bCs/>
                <w:sz w:val="24"/>
              </w:rPr>
              <w:t>4</w:t>
            </w:r>
          </w:p>
        </w:tc>
        <w:tc>
          <w:tcPr>
            <w:tcW w:w="3195" w:type="dxa"/>
          </w:tcPr>
          <w:p w14:paraId="4234371C" w14:textId="77777777" w:rsidR="00280F82" w:rsidRPr="00762477" w:rsidRDefault="00280F82" w:rsidP="00A7640D">
            <w:pPr>
              <w:jc w:val="center"/>
              <w:rPr>
                <w:sz w:val="24"/>
              </w:rPr>
            </w:pPr>
            <w:r>
              <w:rPr>
                <w:rFonts w:hint="eastAsia"/>
                <w:sz w:val="24"/>
              </w:rPr>
              <w:t>智能体</w:t>
            </w:r>
            <w:r w:rsidRPr="00762477">
              <w:rPr>
                <w:rFonts w:hint="eastAsia"/>
                <w:sz w:val="24"/>
              </w:rPr>
              <w:t xml:space="preserve"> ReAct</w:t>
            </w:r>
            <w:r w:rsidRPr="00762477">
              <w:rPr>
                <w:rFonts w:hint="eastAsia"/>
                <w:sz w:val="24"/>
              </w:rPr>
              <w:t>模式，多轮调用工具，直到完成目标</w:t>
            </w:r>
          </w:p>
        </w:tc>
        <w:tc>
          <w:tcPr>
            <w:tcW w:w="2648" w:type="dxa"/>
          </w:tcPr>
          <w:p w14:paraId="6832F70D" w14:textId="77777777" w:rsidR="00280F82" w:rsidRPr="00762477" w:rsidRDefault="00280F82" w:rsidP="00A7640D">
            <w:pPr>
              <w:jc w:val="center"/>
              <w:rPr>
                <w:sz w:val="24"/>
              </w:rPr>
            </w:pPr>
            <w:r>
              <w:rPr>
                <w:rFonts w:hint="eastAsia"/>
                <w:sz w:val="24"/>
              </w:rPr>
              <w:t>智能体</w:t>
            </w:r>
            <w:r w:rsidRPr="00762477">
              <w:rPr>
                <w:rFonts w:hint="eastAsia"/>
                <w:sz w:val="24"/>
              </w:rPr>
              <w:t xml:space="preserve"> ReAct</w:t>
            </w:r>
            <w:r w:rsidRPr="00762477">
              <w:rPr>
                <w:rFonts w:hint="eastAsia"/>
                <w:sz w:val="24"/>
              </w:rPr>
              <w:t>模式得到满足用户需求回复</w:t>
            </w:r>
          </w:p>
        </w:tc>
      </w:tr>
      <w:tr w:rsidR="00280F82" w:rsidRPr="00762477" w14:paraId="17B3FBB6" w14:textId="77777777" w:rsidTr="00A7640D">
        <w:tc>
          <w:tcPr>
            <w:tcW w:w="2099" w:type="dxa"/>
          </w:tcPr>
          <w:p w14:paraId="5BB92A84" w14:textId="77777777" w:rsidR="00280F82" w:rsidRPr="00762477" w:rsidRDefault="00280F82" w:rsidP="00A7640D">
            <w:pPr>
              <w:jc w:val="center"/>
              <w:rPr>
                <w:b/>
                <w:bCs/>
                <w:sz w:val="24"/>
              </w:rPr>
            </w:pPr>
            <w:r w:rsidRPr="00762477">
              <w:rPr>
                <w:rFonts w:hint="eastAsia"/>
                <w:b/>
                <w:bCs/>
                <w:sz w:val="24"/>
              </w:rPr>
              <w:t>5</w:t>
            </w:r>
          </w:p>
        </w:tc>
        <w:tc>
          <w:tcPr>
            <w:tcW w:w="3195" w:type="dxa"/>
          </w:tcPr>
          <w:p w14:paraId="69A0FB78" w14:textId="77777777" w:rsidR="00280F82" w:rsidRPr="00762477" w:rsidRDefault="00280F82" w:rsidP="00A7640D">
            <w:pPr>
              <w:jc w:val="center"/>
              <w:rPr>
                <w:sz w:val="24"/>
              </w:rPr>
            </w:pPr>
            <w:r>
              <w:rPr>
                <w:rFonts w:hint="eastAsia"/>
                <w:sz w:val="24"/>
              </w:rPr>
              <w:t>回答生成、决策辅助生成、风险警示</w:t>
            </w:r>
          </w:p>
        </w:tc>
        <w:tc>
          <w:tcPr>
            <w:tcW w:w="2648" w:type="dxa"/>
          </w:tcPr>
          <w:p w14:paraId="5FDC0B8D" w14:textId="77777777" w:rsidR="00280F82" w:rsidRPr="00762477" w:rsidRDefault="00280F82" w:rsidP="00A7640D">
            <w:pPr>
              <w:jc w:val="center"/>
              <w:rPr>
                <w:sz w:val="24"/>
              </w:rPr>
            </w:pPr>
            <w:r w:rsidRPr="00762477">
              <w:rPr>
                <w:rFonts w:hint="eastAsia"/>
                <w:sz w:val="24"/>
              </w:rPr>
              <w:t>生成回答</w:t>
            </w:r>
            <w:r>
              <w:rPr>
                <w:rFonts w:hint="eastAsia"/>
                <w:sz w:val="24"/>
              </w:rPr>
              <w:t>、并提供决策辅助、</w:t>
            </w:r>
            <w:r w:rsidRPr="00762477">
              <w:rPr>
                <w:rFonts w:hint="eastAsia"/>
                <w:sz w:val="24"/>
              </w:rPr>
              <w:t>并按风险提示模板附加合规提示</w:t>
            </w:r>
          </w:p>
        </w:tc>
      </w:tr>
      <w:tr w:rsidR="00280F82" w:rsidRPr="00762477" w14:paraId="3FB547C0" w14:textId="77777777" w:rsidTr="00A7640D">
        <w:tc>
          <w:tcPr>
            <w:tcW w:w="2099" w:type="dxa"/>
          </w:tcPr>
          <w:p w14:paraId="6ECC46A3" w14:textId="77777777" w:rsidR="00280F82" w:rsidRPr="00762477" w:rsidRDefault="00280F82" w:rsidP="00A7640D">
            <w:pPr>
              <w:jc w:val="center"/>
              <w:rPr>
                <w:b/>
                <w:bCs/>
                <w:sz w:val="24"/>
              </w:rPr>
            </w:pPr>
            <w:r w:rsidRPr="00762477">
              <w:rPr>
                <w:rFonts w:hint="eastAsia"/>
                <w:b/>
                <w:bCs/>
                <w:sz w:val="24"/>
              </w:rPr>
              <w:t>6</w:t>
            </w:r>
          </w:p>
        </w:tc>
        <w:tc>
          <w:tcPr>
            <w:tcW w:w="3195" w:type="dxa"/>
          </w:tcPr>
          <w:p w14:paraId="2DBECD08" w14:textId="77777777" w:rsidR="00280F82" w:rsidRPr="00762477" w:rsidRDefault="00280F82" w:rsidP="00A7640D">
            <w:pPr>
              <w:jc w:val="center"/>
              <w:rPr>
                <w:sz w:val="24"/>
              </w:rPr>
            </w:pPr>
            <w:r w:rsidRPr="00762477">
              <w:rPr>
                <w:rFonts w:hint="eastAsia"/>
                <w:sz w:val="24"/>
              </w:rPr>
              <w:t>记忆更新</w:t>
            </w:r>
          </w:p>
        </w:tc>
        <w:tc>
          <w:tcPr>
            <w:tcW w:w="2648" w:type="dxa"/>
          </w:tcPr>
          <w:p w14:paraId="0BCC8274" w14:textId="77777777" w:rsidR="00280F82" w:rsidRPr="00762477" w:rsidRDefault="00280F82" w:rsidP="00A7640D">
            <w:pPr>
              <w:jc w:val="center"/>
              <w:rPr>
                <w:sz w:val="24"/>
              </w:rPr>
            </w:pPr>
            <w:r w:rsidRPr="00762477">
              <w:rPr>
                <w:rFonts w:hint="eastAsia"/>
                <w:sz w:val="24"/>
              </w:rPr>
              <w:t>记忆存储模块更新记忆</w:t>
            </w:r>
          </w:p>
        </w:tc>
      </w:tr>
    </w:tbl>
    <w:p w14:paraId="288E5FA7" w14:textId="77777777" w:rsidR="00280F82" w:rsidRDefault="00280F82" w:rsidP="00280F82">
      <w:pPr>
        <w:pStyle w:val="2"/>
      </w:pPr>
      <w:r>
        <w:t>5.2 记忆管理模块设计</w:t>
      </w:r>
    </w:p>
    <w:p w14:paraId="78F84768" w14:textId="77777777" w:rsidR="00280F82" w:rsidRDefault="00280F82" w:rsidP="00280F82">
      <w:pPr>
        <w:pStyle w:val="4"/>
      </w:pPr>
      <w:r>
        <w:t>5.2.1 记忆管理模块的设计目标</w:t>
      </w:r>
    </w:p>
    <w:p w14:paraId="67D85465" w14:textId="77777777" w:rsidR="00280F82" w:rsidRPr="00280F82" w:rsidRDefault="00280F82" w:rsidP="00280F82">
      <w:pPr>
        <w:spacing w:beforeLines="50" w:before="156"/>
        <w:ind w:firstLineChars="200" w:firstLine="480"/>
        <w:rPr>
          <w:sz w:val="24"/>
        </w:rPr>
      </w:pPr>
      <w:r w:rsidRPr="00280F82">
        <w:rPr>
          <w:sz w:val="24"/>
        </w:rPr>
        <w:t>在证券投资咨询场景中，用户的投资偏好、风险承受能力和关注主题往往具有显著的时间连续性，仅依赖单轮对话难以形成有效理解。为此，系统引入专门的记忆管理模块，用于在长期交互过程中持续沉淀高价值信息，并在后续对话中加以利用。该模块的设计目标主要包括三点：一是维持多轮对话的语义连续性；二是支持用户个性化画像的长期建模；三是为风险提示与适当性管理提供稳定依据。</w:t>
      </w:r>
    </w:p>
    <w:p w14:paraId="712A8B05" w14:textId="77777777" w:rsidR="00280F82" w:rsidRDefault="00280F82" w:rsidP="00280F82">
      <w:pPr>
        <w:pStyle w:val="4"/>
      </w:pPr>
      <w:r>
        <w:t>5.2.2 记忆类型的划分与功能定位</w:t>
      </w:r>
    </w:p>
    <w:p w14:paraId="082420FA" w14:textId="77777777" w:rsidR="00280F82" w:rsidRPr="00280F82" w:rsidRDefault="00280F82" w:rsidP="00280F82">
      <w:pPr>
        <w:spacing w:beforeLines="50" w:before="156"/>
        <w:ind w:firstLineChars="200" w:firstLine="480"/>
        <w:rPr>
          <w:sz w:val="24"/>
        </w:rPr>
      </w:pPr>
      <w:r w:rsidRPr="00280F82">
        <w:rPr>
          <w:sz w:val="24"/>
        </w:rPr>
        <w:t>结合实际应用需求，系统将记忆划分为短期记忆、长期记忆和用户画像记忆三种类型，不同类型记忆在系统中的作用各不相同。</w:t>
      </w:r>
    </w:p>
    <w:p w14:paraId="6D11C87F" w14:textId="77777777" w:rsidR="00280F82" w:rsidRPr="00280F82" w:rsidRDefault="00280F82" w:rsidP="00280F82">
      <w:pPr>
        <w:spacing w:beforeLines="50" w:before="156"/>
        <w:ind w:firstLineChars="200" w:firstLine="480"/>
        <w:rPr>
          <w:sz w:val="24"/>
        </w:rPr>
      </w:pPr>
      <w:r w:rsidRPr="00280F82">
        <w:rPr>
          <w:sz w:val="24"/>
        </w:rPr>
        <w:t>短期记忆主要用于保存当前会话中的对话上下文信息，其生命周期较短，通常仅在一次连续咨询过程中有效。短期记忆的核心功能是维持语义连贯性，使系统能够正确理解用户的追问、指代和补充说明，避免出现上下文断裂的问题。</w:t>
      </w:r>
    </w:p>
    <w:p w14:paraId="5E459A62" w14:textId="77777777" w:rsidR="00280F82" w:rsidRPr="00280F82" w:rsidRDefault="00280F82" w:rsidP="00280F82">
      <w:pPr>
        <w:spacing w:beforeLines="50" w:before="156"/>
        <w:ind w:firstLineChars="200" w:firstLine="480"/>
        <w:rPr>
          <w:sz w:val="24"/>
        </w:rPr>
      </w:pPr>
      <w:r w:rsidRPr="00280F82">
        <w:rPr>
          <w:sz w:val="24"/>
        </w:rPr>
        <w:t>长期记忆用于存储在历史对话中具有长期价值的信息，例如用户反复提及的</w:t>
      </w:r>
      <w:r w:rsidRPr="00280F82">
        <w:rPr>
          <w:sz w:val="24"/>
        </w:rPr>
        <w:lastRenderedPageBreak/>
        <w:t>关注主题、稳定的投资理念以及重要的历史咨询内容。长期记忆为系统提供跨时间的认知背景，是实现长期陪伴式咨询的重要基础。需要指出的是，长期记忆的具体表征与检索方法已在第四章中进行详细论述，本章不再重复相关技术细节。</w:t>
      </w:r>
    </w:p>
    <w:p w14:paraId="2F409152" w14:textId="77777777" w:rsidR="00280F82" w:rsidRPr="00280F82" w:rsidRDefault="00280F82" w:rsidP="00280F82">
      <w:pPr>
        <w:spacing w:beforeLines="50" w:before="156"/>
        <w:ind w:firstLineChars="200" w:firstLine="480"/>
        <w:rPr>
          <w:sz w:val="24"/>
        </w:rPr>
      </w:pPr>
      <w:r w:rsidRPr="00280F82">
        <w:rPr>
          <w:sz w:val="24"/>
        </w:rPr>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w:t>
      </w:r>
    </w:p>
    <w:p w14:paraId="5B13C9F5" w14:textId="77777777" w:rsidR="00280F82" w:rsidRDefault="00280F82" w:rsidP="00280F82">
      <w:pPr>
        <w:pStyle w:val="4"/>
      </w:pPr>
      <w:r>
        <w:t>5.2.3 多类型记忆的编排与协同机制</w:t>
      </w:r>
    </w:p>
    <w:p w14:paraId="2137ADAC" w14:textId="77777777" w:rsidR="00280F82" w:rsidRPr="00280F82" w:rsidRDefault="00280F82" w:rsidP="00280F82">
      <w:pPr>
        <w:spacing w:beforeLines="50" w:before="156"/>
        <w:ind w:firstLineChars="200" w:firstLine="480"/>
        <w:rPr>
          <w:sz w:val="24"/>
        </w:rPr>
      </w:pPr>
      <w:r w:rsidRPr="00280F82">
        <w:rPr>
          <w:sz w:val="24"/>
        </w:rPr>
        <w:t>在系统实际运行过程中，不同类型记忆并非孤立使用，而是通过统一的编排机制协同发挥作用。系统遵循</w:t>
      </w:r>
      <w:r w:rsidRPr="00280F82">
        <w:rPr>
          <w:sz w:val="24"/>
        </w:rPr>
        <w:t>“</w:t>
      </w:r>
      <w:r w:rsidRPr="00280F82">
        <w:rPr>
          <w:sz w:val="24"/>
        </w:rPr>
        <w:t>短期优先、长期补充、画像约束</w:t>
      </w:r>
      <w:r w:rsidRPr="00280F82">
        <w:rPr>
          <w:sz w:val="24"/>
        </w:rPr>
        <w:t>”</w:t>
      </w:r>
      <w:r w:rsidRPr="00280F82">
        <w:rPr>
          <w:sz w:val="24"/>
        </w:rPr>
        <w:t>的基本原则：即在对话理解阶段优先使用短期记忆保证语义连续，在需要背景信息时调用长期记忆提供历史参考，并在整个生成过程中始终加载用户画像记忆作为风险与偏好约束条件。</w:t>
      </w:r>
    </w:p>
    <w:p w14:paraId="700E6803" w14:textId="77777777" w:rsidR="00280F82" w:rsidRPr="00280F82" w:rsidRDefault="00280F82" w:rsidP="00280F82">
      <w:pPr>
        <w:spacing w:beforeLines="50" w:before="156"/>
        <w:ind w:firstLineChars="200" w:firstLine="480"/>
        <w:rPr>
          <w:sz w:val="24"/>
        </w:rPr>
      </w:pPr>
      <w:r w:rsidRPr="00280F82">
        <w:rPr>
          <w:sz w:val="24"/>
        </w:rPr>
        <w:t>通过这种编排方式，系统既避免了长期记忆对当前对话的干扰，又能够确保输出内容在个性化与合规性方面保持一致性。</w:t>
      </w:r>
    </w:p>
    <w:p w14:paraId="73B934B2" w14:textId="77777777" w:rsidR="00280F82" w:rsidRPr="00280F82" w:rsidRDefault="00280F82" w:rsidP="00280F82">
      <w:pPr>
        <w:pStyle w:val="2"/>
      </w:pPr>
      <w:r>
        <w:t>5.3 对话管理模块设计</w:t>
      </w:r>
    </w:p>
    <w:p w14:paraId="23278960" w14:textId="77777777" w:rsidR="00280F82" w:rsidRDefault="00280F82" w:rsidP="00280F82">
      <w:pPr>
        <w:pStyle w:val="4"/>
      </w:pPr>
      <w:r>
        <w:t>5.3.1 对话管理模块的功能定位</w:t>
      </w:r>
    </w:p>
    <w:p w14:paraId="3ECDF354" w14:textId="77777777" w:rsidR="00280F82" w:rsidRPr="00280F82" w:rsidRDefault="00280F82" w:rsidP="00280F82">
      <w:pPr>
        <w:spacing w:beforeLines="50" w:before="156"/>
        <w:ind w:firstLineChars="200" w:firstLine="480"/>
        <w:rPr>
          <w:sz w:val="24"/>
        </w:rPr>
      </w:pPr>
      <w:r w:rsidRPr="00280F82">
        <w:rPr>
          <w:sz w:val="24"/>
        </w:rPr>
        <w:t>对话管理模块负责组织系统在多轮投资咨询过程中的整体行为，其核心任务不是直接给出投资决策，而是围绕用户问题构建清晰、连贯且可解释的分析过程。该模块强调</w:t>
      </w:r>
      <w:r w:rsidRPr="00280F82">
        <w:rPr>
          <w:sz w:val="24"/>
        </w:rPr>
        <w:t>“</w:t>
      </w:r>
      <w:r w:rsidRPr="00280F82">
        <w:rPr>
          <w:sz w:val="24"/>
        </w:rPr>
        <w:t>辅助决策</w:t>
      </w:r>
      <w:r w:rsidRPr="00280F82">
        <w:rPr>
          <w:sz w:val="24"/>
        </w:rPr>
        <w:t>”</w:t>
      </w:r>
      <w:r w:rsidRPr="00280F82">
        <w:rPr>
          <w:sz w:val="24"/>
        </w:rPr>
        <w:t>定位，通过信息整合、逻辑梳理与风险说明，帮助用户形成理性的投资判断。</w:t>
      </w:r>
    </w:p>
    <w:p w14:paraId="7DFCB3FB" w14:textId="77777777" w:rsidR="00280F82" w:rsidRDefault="00280F82" w:rsidP="00280F82">
      <w:pPr>
        <w:pStyle w:val="4"/>
      </w:pPr>
      <w:r>
        <w:t>5.3.2 对话流程设计</w:t>
      </w:r>
    </w:p>
    <w:p w14:paraId="6291958C" w14:textId="77777777" w:rsidR="00280F82" w:rsidRPr="00280F82" w:rsidRDefault="00280F82" w:rsidP="00280F82">
      <w:pPr>
        <w:spacing w:beforeLines="50" w:before="156"/>
        <w:ind w:firstLineChars="200" w:firstLine="480"/>
        <w:rPr>
          <w:sz w:val="24"/>
        </w:rPr>
      </w:pPr>
      <w:r w:rsidRPr="00280F82">
        <w:rPr>
          <w:sz w:val="24"/>
        </w:rPr>
        <w:t>在一次完整的咨询过程中，对话管理模块通常按照以下步骤运行：</w:t>
      </w:r>
    </w:p>
    <w:p w14:paraId="06231552" w14:textId="77777777" w:rsidR="00280F82" w:rsidRDefault="00280F82" w:rsidP="00280F82">
      <w:pPr>
        <w:pStyle w:val="a4"/>
        <w:numPr>
          <w:ilvl w:val="0"/>
          <w:numId w:val="2"/>
        </w:numPr>
        <w:rPr>
          <w:color w:val="000000"/>
        </w:rPr>
      </w:pPr>
      <w:r>
        <w:rPr>
          <w:color w:val="000000"/>
        </w:rPr>
        <w:t>对用户输入进行语义理解与意图识别；</w:t>
      </w:r>
    </w:p>
    <w:p w14:paraId="0AF5AF21" w14:textId="77777777" w:rsidR="00280F82" w:rsidRDefault="00280F82" w:rsidP="00280F82">
      <w:pPr>
        <w:pStyle w:val="a4"/>
        <w:numPr>
          <w:ilvl w:val="0"/>
          <w:numId w:val="2"/>
        </w:numPr>
        <w:rPr>
          <w:color w:val="000000"/>
        </w:rPr>
      </w:pPr>
      <w:r>
        <w:rPr>
          <w:color w:val="000000"/>
        </w:rPr>
        <w:t>判断问题类型（如行情解读、产品比较、风险识别或投资教育）；</w:t>
      </w:r>
    </w:p>
    <w:p w14:paraId="0E4C2B48" w14:textId="77777777" w:rsidR="00280F82" w:rsidRDefault="00280F82" w:rsidP="00280F82">
      <w:pPr>
        <w:pStyle w:val="a4"/>
        <w:numPr>
          <w:ilvl w:val="0"/>
          <w:numId w:val="2"/>
        </w:numPr>
        <w:rPr>
          <w:color w:val="000000"/>
        </w:rPr>
      </w:pPr>
      <w:r>
        <w:rPr>
          <w:color w:val="000000"/>
        </w:rPr>
        <w:t>调用记忆管理模块获取相关记忆信息；</w:t>
      </w:r>
    </w:p>
    <w:p w14:paraId="1B2515AB" w14:textId="77777777" w:rsidR="00280F82" w:rsidRDefault="00280F82" w:rsidP="00280F82">
      <w:pPr>
        <w:pStyle w:val="a4"/>
        <w:numPr>
          <w:ilvl w:val="0"/>
          <w:numId w:val="2"/>
        </w:numPr>
        <w:rPr>
          <w:color w:val="000000"/>
        </w:rPr>
      </w:pPr>
      <w:r>
        <w:rPr>
          <w:color w:val="000000"/>
        </w:rPr>
        <w:t>组织多步推理过程，对问题进行分解与分析；</w:t>
      </w:r>
    </w:p>
    <w:p w14:paraId="78BCF08C" w14:textId="77777777" w:rsidR="00280F82" w:rsidRDefault="00280F82" w:rsidP="00280F82">
      <w:pPr>
        <w:pStyle w:val="a4"/>
        <w:numPr>
          <w:ilvl w:val="0"/>
          <w:numId w:val="2"/>
        </w:numPr>
        <w:rPr>
          <w:color w:val="000000"/>
        </w:rPr>
      </w:pPr>
      <w:r>
        <w:rPr>
          <w:color w:val="000000"/>
        </w:rPr>
        <w:t>生成以解释和教育为导向的回答内容；</w:t>
      </w:r>
    </w:p>
    <w:p w14:paraId="03652A3E" w14:textId="77777777" w:rsidR="00280F82" w:rsidRDefault="00280F82" w:rsidP="00280F82">
      <w:pPr>
        <w:pStyle w:val="a4"/>
        <w:numPr>
          <w:ilvl w:val="0"/>
          <w:numId w:val="2"/>
        </w:numPr>
        <w:rPr>
          <w:color w:val="000000"/>
        </w:rPr>
      </w:pPr>
      <w:r>
        <w:rPr>
          <w:color w:val="000000"/>
        </w:rPr>
        <w:t>将生成结果交由风险提示模块进行合规处理。</w:t>
      </w:r>
    </w:p>
    <w:p w14:paraId="5B1237E8" w14:textId="77777777" w:rsidR="00280F82" w:rsidRPr="00280F82" w:rsidRDefault="00280F82" w:rsidP="00280F82">
      <w:pPr>
        <w:spacing w:beforeLines="50" w:before="156"/>
        <w:ind w:firstLineChars="200" w:firstLine="480"/>
        <w:rPr>
          <w:sz w:val="24"/>
        </w:rPr>
      </w:pPr>
      <w:r w:rsidRPr="00280F82">
        <w:rPr>
          <w:sz w:val="24"/>
        </w:rPr>
        <w:t>上述流程使系统在面对复杂投资问题时，能够以结构化方式逐步展开分析，避免一次性生成不可控或不符合监管要求的回答。</w:t>
      </w:r>
    </w:p>
    <w:p w14:paraId="64F79FA3" w14:textId="77777777" w:rsidR="00280F82" w:rsidRDefault="00280F82" w:rsidP="00280F82">
      <w:pPr>
        <w:pStyle w:val="4"/>
      </w:pPr>
      <w:r>
        <w:lastRenderedPageBreak/>
        <w:t>5.3.3 对话管理中的连续性保障</w:t>
      </w:r>
    </w:p>
    <w:p w14:paraId="0AB420B0" w14:textId="77777777" w:rsidR="00280F82" w:rsidRPr="00280F82" w:rsidRDefault="00280F82" w:rsidP="00280F82">
      <w:pPr>
        <w:spacing w:beforeLines="50" w:before="156"/>
        <w:ind w:firstLineChars="200" w:firstLine="480"/>
        <w:rPr>
          <w:sz w:val="24"/>
        </w:rPr>
      </w:pPr>
      <w:r w:rsidRPr="00280F82">
        <w:rPr>
          <w:sz w:val="24"/>
        </w:rPr>
        <w:t>为了保证多轮咨询的一致性，对话管理模块在生成回答时会综合利用短期记忆与长期记忆所提供的上下文信息，使系统在分析路径和表达风格上保持稳定。同时，用户画像记忆的引入使系统能够在不同对话轮次中始终遵循相同的风险等级与偏好约束，从而避免前后矛盾的情况出现。</w:t>
      </w:r>
    </w:p>
    <w:p w14:paraId="3B56A5B4" w14:textId="77777777" w:rsidR="00280F82" w:rsidRDefault="00280F82" w:rsidP="00280F82">
      <w:pPr>
        <w:pStyle w:val="2"/>
      </w:pPr>
      <w:r>
        <w:t>5.4 风险提示模块设计</w:t>
      </w:r>
    </w:p>
    <w:p w14:paraId="061FB2DA" w14:textId="77777777" w:rsidR="00280F82" w:rsidRDefault="00280F82" w:rsidP="00280F82">
      <w:pPr>
        <w:pStyle w:val="4"/>
      </w:pPr>
      <w:r>
        <w:t>5.4.1 风险提示模块的设计必要性</w:t>
      </w:r>
    </w:p>
    <w:p w14:paraId="091CFB1D" w14:textId="77777777" w:rsidR="00280F82" w:rsidRPr="00280F82" w:rsidRDefault="00280F82" w:rsidP="00280F82">
      <w:pPr>
        <w:spacing w:beforeLines="50" w:before="156"/>
        <w:ind w:firstLineChars="200" w:firstLine="480"/>
        <w:rPr>
          <w:sz w:val="24"/>
        </w:rPr>
      </w:pPr>
      <w:r w:rsidRPr="00280F82">
        <w:rPr>
          <w:sz w:val="24"/>
        </w:rPr>
        <w:t>证券投资咨询具有高度的监管敏感性，任何涉及投资判断的信息输出都需要明确风险边界。为此，系统在整体设计中将风险提示模块作为独立且优先级较高的功能单元，对所有生成内容进行统一约束。</w:t>
      </w:r>
    </w:p>
    <w:p w14:paraId="37DA3791" w14:textId="77777777" w:rsidR="00280F82" w:rsidRDefault="00280F82" w:rsidP="00280F82">
      <w:pPr>
        <w:pStyle w:val="4"/>
      </w:pPr>
      <w:r>
        <w:t>5.4.2 风险提示的分层设计</w:t>
      </w:r>
    </w:p>
    <w:p w14:paraId="499279B6" w14:textId="77777777" w:rsidR="00280F82" w:rsidRDefault="00280F82" w:rsidP="00280F82">
      <w:pPr>
        <w:spacing w:beforeLines="50" w:before="156"/>
        <w:ind w:firstLineChars="200" w:firstLine="480"/>
        <w:rPr>
          <w:sz w:val="24"/>
        </w:rPr>
      </w:pPr>
      <w:r w:rsidRPr="00280F82">
        <w:rPr>
          <w:sz w:val="24"/>
        </w:rPr>
        <w:t>系统采用分层化的风险提示体系，根据不同咨询场景自动匹配相应的提示内容。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tbl>
      <w:tblPr>
        <w:tblW w:w="765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91"/>
        <w:gridCol w:w="2551"/>
        <w:gridCol w:w="3711"/>
      </w:tblGrid>
      <w:tr w:rsidR="00280F82" w14:paraId="3264C516" w14:textId="77777777" w:rsidTr="00A7640D">
        <w:trPr>
          <w:jc w:val="center"/>
        </w:trPr>
        <w:tc>
          <w:tcPr>
            <w:tcW w:w="1391" w:type="dxa"/>
            <w:hideMark/>
          </w:tcPr>
          <w:p w14:paraId="13541243" w14:textId="77777777" w:rsidR="00280F82" w:rsidRPr="00D935FF" w:rsidRDefault="00280F82" w:rsidP="00A7640D">
            <w:pPr>
              <w:widowControl/>
              <w:jc w:val="center"/>
              <w:rPr>
                <w:rFonts w:ascii="宋体" w:hAnsi="宋体" w:cs="宋体"/>
                <w:b/>
                <w:bCs/>
                <w:kern w:val="0"/>
                <w:sz w:val="24"/>
              </w:rPr>
            </w:pPr>
            <w:r w:rsidRPr="00D935FF">
              <w:rPr>
                <w:rFonts w:ascii="宋体" w:hAnsi="宋体" w:cs="宋体"/>
                <w:b/>
                <w:bCs/>
                <w:kern w:val="0"/>
                <w:sz w:val="24"/>
              </w:rPr>
              <w:t>类别</w:t>
            </w:r>
          </w:p>
        </w:tc>
        <w:tc>
          <w:tcPr>
            <w:tcW w:w="2551" w:type="dxa"/>
            <w:hideMark/>
          </w:tcPr>
          <w:p w14:paraId="1B4D5156" w14:textId="77777777" w:rsidR="00280F82" w:rsidRPr="00D935FF" w:rsidRDefault="00280F82" w:rsidP="00A7640D">
            <w:pPr>
              <w:widowControl/>
              <w:jc w:val="center"/>
              <w:rPr>
                <w:rFonts w:ascii="宋体" w:hAnsi="宋体" w:cs="宋体"/>
                <w:b/>
                <w:bCs/>
                <w:kern w:val="0"/>
                <w:sz w:val="24"/>
              </w:rPr>
            </w:pPr>
            <w:r w:rsidRPr="00D935FF">
              <w:rPr>
                <w:rFonts w:ascii="宋体" w:hAnsi="宋体" w:cs="宋体"/>
                <w:b/>
                <w:bCs/>
                <w:kern w:val="0"/>
                <w:sz w:val="24"/>
              </w:rPr>
              <w:t>适用场景</w:t>
            </w:r>
          </w:p>
        </w:tc>
        <w:tc>
          <w:tcPr>
            <w:tcW w:w="3711" w:type="dxa"/>
            <w:hideMark/>
          </w:tcPr>
          <w:p w14:paraId="0035FE2D" w14:textId="77777777" w:rsidR="00280F82" w:rsidRPr="00D935FF" w:rsidRDefault="00280F82" w:rsidP="00A7640D">
            <w:pPr>
              <w:widowControl/>
              <w:jc w:val="center"/>
              <w:rPr>
                <w:rFonts w:ascii="宋体" w:hAnsi="宋体" w:cs="宋体"/>
                <w:b/>
                <w:bCs/>
                <w:kern w:val="0"/>
                <w:sz w:val="24"/>
              </w:rPr>
            </w:pPr>
            <w:r w:rsidRPr="00D935FF">
              <w:rPr>
                <w:rFonts w:ascii="宋体" w:hAnsi="宋体" w:cs="宋体"/>
                <w:b/>
                <w:bCs/>
                <w:kern w:val="0"/>
                <w:sz w:val="24"/>
              </w:rPr>
              <w:t>模板内容</w:t>
            </w:r>
          </w:p>
        </w:tc>
      </w:tr>
      <w:tr w:rsidR="00280F82" w14:paraId="40689A48" w14:textId="77777777" w:rsidTr="00A7640D">
        <w:trPr>
          <w:jc w:val="center"/>
        </w:trPr>
        <w:tc>
          <w:tcPr>
            <w:tcW w:w="1391" w:type="dxa"/>
            <w:hideMark/>
          </w:tcPr>
          <w:p w14:paraId="5EE9B46F" w14:textId="77777777" w:rsidR="00280F82" w:rsidRPr="00D935FF" w:rsidRDefault="00280F82" w:rsidP="00A7640D">
            <w:pPr>
              <w:widowControl/>
              <w:jc w:val="left"/>
              <w:rPr>
                <w:rFonts w:ascii="宋体" w:hAnsi="宋体" w:cs="宋体"/>
                <w:kern w:val="0"/>
                <w:sz w:val="24"/>
              </w:rPr>
            </w:pPr>
            <w:r w:rsidRPr="00D935FF">
              <w:rPr>
                <w:rFonts w:ascii="宋体" w:hAnsi="宋体" w:cs="宋体"/>
                <w:b/>
                <w:bCs/>
                <w:kern w:val="0"/>
                <w:sz w:val="24"/>
              </w:rPr>
              <w:t>基础风险提示</w:t>
            </w:r>
          </w:p>
        </w:tc>
        <w:tc>
          <w:tcPr>
            <w:tcW w:w="2551" w:type="dxa"/>
            <w:hideMark/>
          </w:tcPr>
          <w:p w14:paraId="46BBED93" w14:textId="77777777" w:rsidR="00280F82" w:rsidRPr="00D935FF" w:rsidRDefault="00280F82" w:rsidP="00A7640D">
            <w:pPr>
              <w:widowControl/>
              <w:jc w:val="left"/>
              <w:rPr>
                <w:rFonts w:ascii="宋体" w:hAnsi="宋体" w:cs="宋体"/>
                <w:kern w:val="0"/>
                <w:sz w:val="24"/>
              </w:rPr>
            </w:pPr>
            <w:r w:rsidRPr="00D935FF">
              <w:rPr>
                <w:rFonts w:ascii="宋体" w:hAnsi="宋体" w:cs="宋体"/>
                <w:kern w:val="0"/>
                <w:sz w:val="24"/>
              </w:rPr>
              <w:t>所有涉及投资相关的回答均需附加</w:t>
            </w:r>
          </w:p>
        </w:tc>
        <w:tc>
          <w:tcPr>
            <w:tcW w:w="3711" w:type="dxa"/>
            <w:hideMark/>
          </w:tcPr>
          <w:p w14:paraId="329605C8" w14:textId="77777777" w:rsidR="00280F82" w:rsidRPr="00D935FF" w:rsidRDefault="00280F82" w:rsidP="00A7640D">
            <w:pPr>
              <w:widowControl/>
              <w:jc w:val="left"/>
              <w:rPr>
                <w:rFonts w:ascii="宋体" w:hAnsi="宋体" w:cs="宋体"/>
                <w:kern w:val="0"/>
                <w:sz w:val="24"/>
              </w:rPr>
            </w:pPr>
            <w:r w:rsidRPr="00D935FF">
              <w:rPr>
                <w:rFonts w:ascii="宋体" w:hAnsi="宋体" w:cs="宋体"/>
                <w:kern w:val="0"/>
                <w:sz w:val="24"/>
              </w:rPr>
              <w:t>“以下内容仅用于一般性信息参考，不构成投资建议。投资有风险，入市需谨慎。”</w:t>
            </w:r>
          </w:p>
        </w:tc>
      </w:tr>
      <w:tr w:rsidR="00280F82" w14:paraId="37A267FF" w14:textId="77777777" w:rsidTr="00A7640D">
        <w:trPr>
          <w:jc w:val="center"/>
        </w:trPr>
        <w:tc>
          <w:tcPr>
            <w:tcW w:w="1391" w:type="dxa"/>
            <w:hideMark/>
          </w:tcPr>
          <w:p w14:paraId="07F380B8" w14:textId="77777777" w:rsidR="00280F82" w:rsidRPr="00D935FF" w:rsidRDefault="00280F82" w:rsidP="00A7640D">
            <w:pPr>
              <w:widowControl/>
              <w:jc w:val="left"/>
              <w:rPr>
                <w:rFonts w:ascii="宋体" w:hAnsi="宋体" w:cs="宋体"/>
                <w:kern w:val="0"/>
                <w:sz w:val="24"/>
              </w:rPr>
            </w:pPr>
            <w:r w:rsidRPr="00D935FF">
              <w:rPr>
                <w:rFonts w:ascii="宋体" w:hAnsi="宋体" w:cs="宋体"/>
                <w:b/>
                <w:bCs/>
                <w:kern w:val="0"/>
                <w:sz w:val="24"/>
              </w:rPr>
              <w:t>产品类风险提示</w:t>
            </w:r>
          </w:p>
        </w:tc>
        <w:tc>
          <w:tcPr>
            <w:tcW w:w="2551" w:type="dxa"/>
            <w:hideMark/>
          </w:tcPr>
          <w:p w14:paraId="239DCE0A" w14:textId="77777777" w:rsidR="00280F82" w:rsidRPr="00D935FF" w:rsidRDefault="00280F82" w:rsidP="00A7640D">
            <w:pPr>
              <w:widowControl/>
              <w:jc w:val="left"/>
              <w:rPr>
                <w:rFonts w:ascii="宋体" w:hAnsi="宋体" w:cs="宋体"/>
                <w:kern w:val="0"/>
                <w:sz w:val="24"/>
              </w:rPr>
            </w:pPr>
            <w:r w:rsidRPr="00D935FF">
              <w:rPr>
                <w:rFonts w:ascii="宋体" w:hAnsi="宋体" w:cs="宋体"/>
                <w:kern w:val="0"/>
                <w:sz w:val="24"/>
              </w:rPr>
              <w:t>涉及股票、基金、债券等产品解读时</w:t>
            </w:r>
          </w:p>
        </w:tc>
        <w:tc>
          <w:tcPr>
            <w:tcW w:w="3711" w:type="dxa"/>
            <w:hideMark/>
          </w:tcPr>
          <w:p w14:paraId="77F61C23" w14:textId="77777777" w:rsidR="00280F82" w:rsidRPr="00D935FF" w:rsidRDefault="00280F82" w:rsidP="00A7640D">
            <w:pPr>
              <w:widowControl/>
              <w:jc w:val="left"/>
              <w:rPr>
                <w:rFonts w:ascii="宋体" w:hAnsi="宋体" w:cs="宋体"/>
                <w:kern w:val="0"/>
                <w:sz w:val="24"/>
              </w:rPr>
            </w:pPr>
            <w:r w:rsidRPr="00D935FF">
              <w:rPr>
                <w:rFonts w:ascii="宋体" w:hAnsi="宋体" w:cs="宋体"/>
                <w:kern w:val="0"/>
                <w:sz w:val="24"/>
              </w:rPr>
              <w:t>- 股票： “股票价格受市场波动影响较大，可能出现显著涨跌。” - 基金： “基金过往业绩不代表未来表现，基金存在净值波动和可能亏损的风险。” - 债券： “债券受利率、信用事件影响，可能存在违约或价格波动。”</w:t>
            </w:r>
          </w:p>
        </w:tc>
      </w:tr>
      <w:tr w:rsidR="00280F82" w14:paraId="3D5715FB" w14:textId="77777777" w:rsidTr="00A7640D">
        <w:trPr>
          <w:jc w:val="center"/>
        </w:trPr>
        <w:tc>
          <w:tcPr>
            <w:tcW w:w="1391" w:type="dxa"/>
            <w:hideMark/>
          </w:tcPr>
          <w:p w14:paraId="6C7C7016" w14:textId="77777777" w:rsidR="00280F82" w:rsidRPr="00D935FF" w:rsidRDefault="00280F82" w:rsidP="00A7640D">
            <w:pPr>
              <w:widowControl/>
              <w:jc w:val="left"/>
              <w:rPr>
                <w:rFonts w:ascii="宋体" w:hAnsi="宋体" w:cs="宋体"/>
                <w:kern w:val="0"/>
                <w:sz w:val="24"/>
              </w:rPr>
            </w:pPr>
            <w:r w:rsidRPr="00D935FF">
              <w:rPr>
                <w:rFonts w:ascii="宋体" w:hAnsi="宋体" w:cs="宋体"/>
                <w:b/>
                <w:bCs/>
                <w:kern w:val="0"/>
                <w:sz w:val="24"/>
              </w:rPr>
              <w:t>情景化风险提示</w:t>
            </w:r>
          </w:p>
        </w:tc>
        <w:tc>
          <w:tcPr>
            <w:tcW w:w="2551" w:type="dxa"/>
            <w:hideMark/>
          </w:tcPr>
          <w:p w14:paraId="7CE4DCA5" w14:textId="77777777" w:rsidR="00280F82" w:rsidRPr="00D935FF" w:rsidRDefault="00280F82" w:rsidP="00A7640D">
            <w:pPr>
              <w:widowControl/>
              <w:jc w:val="left"/>
              <w:rPr>
                <w:rFonts w:ascii="宋体" w:hAnsi="宋体" w:cs="宋体"/>
                <w:kern w:val="0"/>
                <w:sz w:val="24"/>
              </w:rPr>
            </w:pPr>
            <w:r w:rsidRPr="00D935FF">
              <w:rPr>
                <w:rFonts w:ascii="宋体" w:hAnsi="宋体" w:cs="宋体"/>
                <w:kern w:val="0"/>
                <w:sz w:val="24"/>
              </w:rPr>
              <w:t>用户提出决策类问题（如“要不要加仓”“这只基金还能不能买”）</w:t>
            </w:r>
          </w:p>
        </w:tc>
        <w:tc>
          <w:tcPr>
            <w:tcW w:w="3711" w:type="dxa"/>
            <w:hideMark/>
          </w:tcPr>
          <w:p w14:paraId="72F1B26E" w14:textId="77777777" w:rsidR="00280F82" w:rsidRPr="00D935FF" w:rsidRDefault="00280F82" w:rsidP="00A7640D">
            <w:pPr>
              <w:widowControl/>
              <w:jc w:val="left"/>
              <w:rPr>
                <w:rFonts w:ascii="宋体" w:hAnsi="宋体" w:cs="宋体"/>
                <w:kern w:val="0"/>
                <w:sz w:val="24"/>
              </w:rPr>
            </w:pPr>
            <w:r w:rsidRPr="00D935FF">
              <w:rPr>
                <w:rFonts w:ascii="宋体" w:hAnsi="宋体" w:cs="宋体"/>
                <w:kern w:val="0"/>
                <w:sz w:val="24"/>
              </w:rPr>
              <w:t>“是否适合投资需结合您的风险承受能力、投资期限和资产状况综合判断。请避免因短期波动做出冲动决策。”</w:t>
            </w:r>
          </w:p>
        </w:tc>
      </w:tr>
      <w:tr w:rsidR="00280F82" w14:paraId="7AABF57C" w14:textId="77777777" w:rsidTr="00A7640D">
        <w:trPr>
          <w:jc w:val="center"/>
        </w:trPr>
        <w:tc>
          <w:tcPr>
            <w:tcW w:w="1391" w:type="dxa"/>
            <w:hideMark/>
          </w:tcPr>
          <w:p w14:paraId="50F306F0" w14:textId="77777777" w:rsidR="00280F82" w:rsidRPr="00D935FF" w:rsidRDefault="00280F82" w:rsidP="00A7640D">
            <w:pPr>
              <w:widowControl/>
              <w:jc w:val="left"/>
              <w:rPr>
                <w:rFonts w:ascii="宋体" w:hAnsi="宋体" w:cs="宋体"/>
                <w:kern w:val="0"/>
                <w:sz w:val="24"/>
              </w:rPr>
            </w:pPr>
            <w:r w:rsidRPr="00D935FF">
              <w:rPr>
                <w:rFonts w:ascii="宋体" w:hAnsi="宋体" w:cs="宋体"/>
                <w:b/>
                <w:bCs/>
                <w:kern w:val="0"/>
                <w:sz w:val="24"/>
              </w:rPr>
              <w:t>合规性风险提示</w:t>
            </w:r>
          </w:p>
        </w:tc>
        <w:tc>
          <w:tcPr>
            <w:tcW w:w="2551" w:type="dxa"/>
            <w:hideMark/>
          </w:tcPr>
          <w:p w14:paraId="165E0D57" w14:textId="77777777" w:rsidR="00280F82" w:rsidRPr="00D935FF" w:rsidRDefault="00280F82" w:rsidP="00A7640D">
            <w:pPr>
              <w:widowControl/>
              <w:jc w:val="left"/>
              <w:rPr>
                <w:rFonts w:ascii="宋体" w:hAnsi="宋体" w:cs="宋体"/>
                <w:kern w:val="0"/>
                <w:sz w:val="24"/>
              </w:rPr>
            </w:pPr>
            <w:r w:rsidRPr="00D935FF">
              <w:rPr>
                <w:rFonts w:ascii="宋体" w:hAnsi="宋体" w:cs="宋体"/>
                <w:kern w:val="0"/>
                <w:sz w:val="24"/>
              </w:rPr>
              <w:t>出现带有“预测”“判断走</w:t>
            </w:r>
            <w:r w:rsidRPr="00D935FF">
              <w:rPr>
                <w:rFonts w:ascii="宋体" w:hAnsi="宋体" w:cs="宋体"/>
                <w:kern w:val="0"/>
                <w:sz w:val="24"/>
              </w:rPr>
              <w:lastRenderedPageBreak/>
              <w:t>势”“给出操作建议”等语境时</w:t>
            </w:r>
          </w:p>
        </w:tc>
        <w:tc>
          <w:tcPr>
            <w:tcW w:w="3711" w:type="dxa"/>
            <w:hideMark/>
          </w:tcPr>
          <w:p w14:paraId="31328884" w14:textId="77777777" w:rsidR="00280F82" w:rsidRPr="00D935FF" w:rsidRDefault="00280F82" w:rsidP="00A7640D">
            <w:pPr>
              <w:widowControl/>
              <w:jc w:val="left"/>
              <w:rPr>
                <w:rFonts w:ascii="宋体" w:hAnsi="宋体" w:cs="宋体"/>
                <w:kern w:val="0"/>
                <w:sz w:val="24"/>
              </w:rPr>
            </w:pPr>
            <w:r w:rsidRPr="00D935FF">
              <w:rPr>
                <w:rFonts w:ascii="宋体" w:hAnsi="宋体" w:cs="宋体"/>
                <w:kern w:val="0"/>
                <w:sz w:val="24"/>
              </w:rPr>
              <w:lastRenderedPageBreak/>
              <w:t>“系统不会提供买卖推荐或收益承诺，也不会进行趋势预测，以</w:t>
            </w:r>
            <w:r w:rsidRPr="00D935FF">
              <w:rPr>
                <w:rFonts w:ascii="宋体" w:hAnsi="宋体" w:cs="宋体"/>
                <w:kern w:val="0"/>
                <w:sz w:val="24"/>
              </w:rPr>
              <w:lastRenderedPageBreak/>
              <w:t>下内容仅为风险解释和教育性信息。”</w:t>
            </w:r>
          </w:p>
        </w:tc>
      </w:tr>
    </w:tbl>
    <w:p w14:paraId="31F58577" w14:textId="77777777" w:rsidR="00280F82" w:rsidRPr="00280F82" w:rsidRDefault="00280F82" w:rsidP="00280F82">
      <w:pPr>
        <w:spacing w:beforeLines="50" w:before="156"/>
        <w:ind w:firstLineChars="200" w:firstLine="480"/>
        <w:rPr>
          <w:sz w:val="24"/>
        </w:rPr>
      </w:pPr>
    </w:p>
    <w:p w14:paraId="330E03F8" w14:textId="77777777" w:rsidR="00280F82" w:rsidRDefault="00280F82" w:rsidP="00280F82">
      <w:pPr>
        <w:pStyle w:val="4"/>
      </w:pPr>
      <w:r>
        <w:t>5.4.3 风险提示与系统其他模块的协同</w:t>
      </w:r>
    </w:p>
    <w:p w14:paraId="3BBAFD7D" w14:textId="77777777" w:rsidR="00280F82" w:rsidRDefault="00280F82" w:rsidP="00280F82">
      <w:pPr>
        <w:spacing w:beforeLines="50" w:before="156"/>
        <w:ind w:firstLineChars="200" w:firstLine="480"/>
        <w:rPr>
          <w:sz w:val="24"/>
        </w:rPr>
      </w:pPr>
      <w:r w:rsidRPr="00280F82">
        <w:rPr>
          <w:sz w:val="24"/>
        </w:rPr>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182A8C2E" w14:textId="77777777" w:rsidR="00FA758D" w:rsidRDefault="00FA758D" w:rsidP="00280F82">
      <w:pPr>
        <w:spacing w:beforeLines="50" w:before="156"/>
        <w:ind w:firstLineChars="200" w:firstLine="480"/>
        <w:rPr>
          <w:sz w:val="24"/>
        </w:rPr>
      </w:pPr>
    </w:p>
    <w:p w14:paraId="08AD3FE2" w14:textId="77777777" w:rsidR="00FA758D" w:rsidRPr="00762477" w:rsidRDefault="00FA758D" w:rsidP="00FA758D">
      <w:pPr>
        <w:pStyle w:val="1"/>
      </w:pPr>
      <w:r w:rsidRPr="00762477">
        <w:rPr>
          <w:rFonts w:hint="eastAsia"/>
        </w:rPr>
        <w:t>6.</w:t>
      </w:r>
      <w:r w:rsidRPr="00762477">
        <w:t xml:space="preserve">  </w:t>
      </w:r>
      <w:r w:rsidRPr="00762477">
        <w:t>实验设计与验证</w:t>
      </w:r>
    </w:p>
    <w:p w14:paraId="79787B8B" w14:textId="6C2BD3C7" w:rsidR="00FA758D" w:rsidRDefault="00FA758D" w:rsidP="00FA758D">
      <w:pPr>
        <w:pStyle w:val="2"/>
      </w:pPr>
      <w:r>
        <w:rPr>
          <w:rFonts w:hint="eastAsia"/>
        </w:rPr>
        <w:t>6.1</w:t>
      </w:r>
      <w:r w:rsidRPr="00762477">
        <w:t>数据集说明</w:t>
      </w:r>
    </w:p>
    <w:p w14:paraId="65353C35" w14:textId="57A600DB" w:rsidR="00FA758D" w:rsidRDefault="00FA758D" w:rsidP="00FE50E0">
      <w:pPr>
        <w:pStyle w:val="4"/>
      </w:pPr>
      <w:r>
        <w:rPr>
          <w:rFonts w:hint="eastAsia"/>
        </w:rPr>
        <w:t xml:space="preserve">6.1.1 </w:t>
      </w:r>
      <w:r w:rsidR="00FE50E0">
        <w:rPr>
          <w:rFonts w:hint="eastAsia"/>
        </w:rPr>
        <w:t>L</w:t>
      </w:r>
      <w:r>
        <w:rPr>
          <w:rFonts w:hint="eastAsia"/>
        </w:rPr>
        <w:t>o</w:t>
      </w:r>
      <w:r w:rsidR="00FE50E0">
        <w:rPr>
          <w:rFonts w:hint="eastAsia"/>
        </w:rPr>
        <w:t>C</w:t>
      </w:r>
      <w:r>
        <w:rPr>
          <w:rFonts w:hint="eastAsia"/>
        </w:rPr>
        <w:t>o</w:t>
      </w:r>
      <w:r w:rsidR="00FE50E0">
        <w:rPr>
          <w:rFonts w:hint="eastAsia"/>
        </w:rPr>
        <w:t>M</w:t>
      </w:r>
      <w:r>
        <w:rPr>
          <w:rFonts w:hint="eastAsia"/>
        </w:rPr>
        <w:t>o数据集</w:t>
      </w:r>
    </w:p>
    <w:p w14:paraId="354C3463" w14:textId="41CA28C6" w:rsidR="00FA758D" w:rsidRDefault="00FA758D" w:rsidP="00FA758D">
      <w:r>
        <w:rPr>
          <w:rFonts w:hint="eastAsia"/>
        </w:rPr>
        <w:t>（</w:t>
      </w:r>
      <w:r>
        <w:rPr>
          <w:rFonts w:hint="eastAsia"/>
        </w:rPr>
        <w:t>1</w:t>
      </w:r>
      <w:r>
        <w:rPr>
          <w:rFonts w:hint="eastAsia"/>
        </w:rPr>
        <w:t>）数据集说明</w:t>
      </w:r>
    </w:p>
    <w:p w14:paraId="18EEDFB9" w14:textId="2FE2EA44" w:rsidR="004F34A5" w:rsidRDefault="004F34A5" w:rsidP="004F34A5">
      <w:pPr>
        <w:ind w:firstLine="420"/>
      </w:pPr>
      <w:r w:rsidRPr="004F34A5">
        <w:t>本文实验采用</w:t>
      </w:r>
      <w:r w:rsidRPr="004F34A5">
        <w:t xml:space="preserve"> </w:t>
      </w:r>
      <w:r w:rsidRPr="004F34A5">
        <w:rPr>
          <w:b/>
          <w:bCs/>
        </w:rPr>
        <w:t>LOCOMO</w:t>
      </w:r>
      <w:r w:rsidRPr="004F34A5">
        <w:rPr>
          <w:b/>
          <w:bCs/>
        </w:rPr>
        <w:t>（</w:t>
      </w:r>
      <w:r w:rsidRPr="004F34A5">
        <w:rPr>
          <w:b/>
          <w:bCs/>
        </w:rPr>
        <w:t>Long-term Conversational Memory</w:t>
      </w:r>
      <w:r w:rsidRPr="004F34A5">
        <w:rPr>
          <w:b/>
          <w:bCs/>
        </w:rPr>
        <w:t>）</w:t>
      </w:r>
      <w:r w:rsidRPr="004F34A5">
        <w:t xml:space="preserve"> </w:t>
      </w:r>
      <w:r w:rsidRPr="004F34A5">
        <w:t>数据集，该数据集面向</w:t>
      </w:r>
      <w:r w:rsidRPr="004F34A5">
        <w:t>“</w:t>
      </w:r>
      <w:r w:rsidRPr="004F34A5">
        <w:rPr>
          <w:b/>
          <w:bCs/>
        </w:rPr>
        <w:t>超长周期、多会话</w:t>
      </w:r>
      <w:r w:rsidRPr="004F34A5">
        <w:t>”</w:t>
      </w:r>
      <w:r w:rsidRPr="004F34A5">
        <w:t>开放域对话场景，用于评估大语言模型在</w:t>
      </w:r>
      <w:r w:rsidRPr="004F34A5">
        <w:rPr>
          <w:b/>
          <w:bCs/>
        </w:rPr>
        <w:t>极长对话历史</w:t>
      </w:r>
      <w:r w:rsidRPr="004F34A5">
        <w:t>下的记忆、时间推理与叙事一致性能力。</w:t>
      </w:r>
      <w:r w:rsidRPr="004F34A5">
        <w:t xml:space="preserve">LOCOMO </w:t>
      </w:r>
      <w:r w:rsidRPr="004F34A5">
        <w:t>的核心特点是：每段对话由两位虚拟角色围绕各自的</w:t>
      </w:r>
      <w:r w:rsidRPr="004F34A5">
        <w:rPr>
          <w:b/>
          <w:bCs/>
        </w:rPr>
        <w:t>persona</w:t>
      </w:r>
      <w:r w:rsidRPr="004F34A5">
        <w:rPr>
          <w:b/>
          <w:bCs/>
        </w:rPr>
        <w:t>（人物设定）与时间事件图（</w:t>
      </w:r>
      <w:r w:rsidRPr="004F34A5">
        <w:rPr>
          <w:b/>
          <w:bCs/>
        </w:rPr>
        <w:t>temporal event graph</w:t>
      </w:r>
      <w:r w:rsidRPr="004F34A5">
        <w:rPr>
          <w:b/>
          <w:bCs/>
        </w:rPr>
        <w:t>）推进，并引入多模态行为</w:t>
      </w:r>
      <w:r w:rsidRPr="004F34A5">
        <w:t>（对话中可分享图片、对图片作出回应）。</w:t>
      </w:r>
      <w:r w:rsidR="00557C4B">
        <w:rPr>
          <w:rFonts w:hint="eastAsia"/>
        </w:rPr>
        <w:t>数据集示例见图</w:t>
      </w:r>
      <w:r>
        <w:rPr>
          <w:rFonts w:hint="eastAsia"/>
        </w:rPr>
        <w:t>--,</w:t>
      </w:r>
      <w:r w:rsidRPr="004F34A5">
        <w:rPr>
          <w:rFonts w:hint="eastAsia"/>
        </w:rPr>
        <w:t xml:space="preserve"> </w:t>
      </w:r>
      <w:r>
        <w:rPr>
          <w:rFonts w:hint="eastAsia"/>
        </w:rPr>
        <w:t>数据集包含多类任务</w:t>
      </w:r>
      <w:r>
        <w:rPr>
          <w:rFonts w:hint="eastAsia"/>
        </w:rPr>
        <w:t>:(1)</w:t>
      </w:r>
      <w:r w:rsidRPr="004F34A5">
        <w:rPr>
          <w:b/>
          <w:bCs/>
        </w:rPr>
        <w:t>问答（</w:t>
      </w:r>
      <w:r w:rsidRPr="004F34A5">
        <w:rPr>
          <w:b/>
          <w:bCs/>
        </w:rPr>
        <w:t>QA</w:t>
      </w:r>
      <w:r w:rsidRPr="004F34A5">
        <w:rPr>
          <w:b/>
          <w:bCs/>
        </w:rPr>
        <w:t>）</w:t>
      </w:r>
      <w:r w:rsidRPr="004F34A5">
        <w:t>：按单跳、多跳、时间推理、开放域知识、对抗不可答等类型划分，衡量模型是否能准确回忆并定位证据；（</w:t>
      </w:r>
      <w:r w:rsidRPr="004F34A5">
        <w:t>2</w:t>
      </w:r>
      <w:r w:rsidRPr="004F34A5">
        <w:t>）</w:t>
      </w:r>
      <w:r w:rsidRPr="004F34A5">
        <w:rPr>
          <w:b/>
          <w:bCs/>
        </w:rPr>
        <w:t>事件总结（</w:t>
      </w:r>
      <w:r w:rsidRPr="004F34A5">
        <w:rPr>
          <w:b/>
          <w:bCs/>
        </w:rPr>
        <w:t>Event Summarization</w:t>
      </w:r>
      <w:r w:rsidRPr="004F34A5">
        <w:rPr>
          <w:b/>
          <w:bCs/>
        </w:rPr>
        <w:t>）</w:t>
      </w:r>
      <w:r w:rsidRPr="004F34A5">
        <w:t>：要求模型在指定时间窗内总结事件，并与事件图对齐，强调对长期</w:t>
      </w:r>
      <w:r w:rsidRPr="004F34A5">
        <w:rPr>
          <w:b/>
          <w:bCs/>
        </w:rPr>
        <w:t>时间</w:t>
      </w:r>
      <w:r w:rsidRPr="004F34A5">
        <w:rPr>
          <w:b/>
          <w:bCs/>
        </w:rPr>
        <w:t>/</w:t>
      </w:r>
      <w:r w:rsidRPr="004F34A5">
        <w:rPr>
          <w:b/>
          <w:bCs/>
        </w:rPr>
        <w:t>因果链</w:t>
      </w:r>
      <w:r w:rsidRPr="004F34A5">
        <w:t>的把握；（</w:t>
      </w:r>
      <w:r w:rsidRPr="004F34A5">
        <w:t>3</w:t>
      </w:r>
      <w:r w:rsidRPr="004F34A5">
        <w:t>）</w:t>
      </w:r>
      <w:r w:rsidRPr="004F34A5">
        <w:rPr>
          <w:b/>
          <w:bCs/>
        </w:rPr>
        <w:t>多模态对话生成</w:t>
      </w:r>
      <w:r w:rsidRPr="004F34A5">
        <w:t>：检验模型能否在长历史下生成与图像相关且符合叙事的对话。</w:t>
      </w:r>
    </w:p>
    <w:p w14:paraId="34B8EC5E" w14:textId="1F096B30" w:rsidR="00557C4B" w:rsidRDefault="00557C4B" w:rsidP="004F34A5">
      <w:pPr>
        <w:ind w:firstLine="420"/>
      </w:pPr>
    </w:p>
    <w:p w14:paraId="281B1AEA" w14:textId="0301A418" w:rsidR="00557C4B" w:rsidRDefault="00557C4B" w:rsidP="004F34A5">
      <w:pPr>
        <w:ind w:firstLine="420"/>
        <w:jc w:val="center"/>
      </w:pPr>
      <w:r>
        <w:rPr>
          <w:noProof/>
          <w14:ligatures w14:val="standardContextual"/>
        </w:rPr>
        <w:drawing>
          <wp:inline distT="0" distB="0" distL="0" distR="0" wp14:anchorId="7100E2D0" wp14:editId="25B8BEA9">
            <wp:extent cx="3483610" cy="1769067"/>
            <wp:effectExtent l="0" t="0" r="2540" b="3175"/>
            <wp:docPr id="702343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43423" name=""/>
                    <pic:cNvPicPr/>
                  </pic:nvPicPr>
                  <pic:blipFill>
                    <a:blip r:embed="rId10"/>
                    <a:stretch>
                      <a:fillRect/>
                    </a:stretch>
                  </pic:blipFill>
                  <pic:spPr>
                    <a:xfrm>
                      <a:off x="0" y="0"/>
                      <a:ext cx="3490500" cy="1772566"/>
                    </a:xfrm>
                    <a:prstGeom prst="rect">
                      <a:avLst/>
                    </a:prstGeom>
                  </pic:spPr>
                </pic:pic>
              </a:graphicData>
            </a:graphic>
          </wp:inline>
        </w:drawing>
      </w:r>
    </w:p>
    <w:p w14:paraId="6274AA54" w14:textId="5C4B3CF1" w:rsidR="004F34A5" w:rsidRDefault="004F34A5" w:rsidP="004F34A5">
      <w:pPr>
        <w:ind w:firstLine="420"/>
        <w:jc w:val="center"/>
      </w:pPr>
      <w:r>
        <w:rPr>
          <w:rFonts w:hint="eastAsia"/>
        </w:rPr>
        <w:t>图</w:t>
      </w:r>
      <w:r>
        <w:rPr>
          <w:rFonts w:hint="eastAsia"/>
        </w:rPr>
        <w:t xml:space="preserve"> []</w:t>
      </w:r>
    </w:p>
    <w:p w14:paraId="08AC848A" w14:textId="7058C5A1" w:rsidR="00FA758D" w:rsidRDefault="00FA758D" w:rsidP="00FA758D">
      <w:r>
        <w:rPr>
          <w:rFonts w:hint="eastAsia"/>
        </w:rPr>
        <w:t>（</w:t>
      </w:r>
      <w:r>
        <w:rPr>
          <w:rFonts w:hint="eastAsia"/>
        </w:rPr>
        <w:t>2</w:t>
      </w:r>
      <w:r>
        <w:rPr>
          <w:rFonts w:hint="eastAsia"/>
        </w:rPr>
        <w:t>）数据集分析</w:t>
      </w:r>
    </w:p>
    <w:p w14:paraId="6CD24D32" w14:textId="42032B33" w:rsidR="00EB2C00" w:rsidRPr="0009306F" w:rsidRDefault="00EB2C00" w:rsidP="00EB2C00">
      <w:pPr>
        <w:ind w:firstLine="420"/>
      </w:pPr>
      <w:r w:rsidRPr="0009306F">
        <w:rPr>
          <w:rFonts w:hint="eastAsia"/>
        </w:rPr>
        <w:lastRenderedPageBreak/>
        <w:t>数据集的具体数据见表，</w:t>
      </w:r>
      <w:r w:rsidRPr="0009306F">
        <w:rPr>
          <w:rFonts w:hint="eastAsia"/>
        </w:rPr>
        <w:t xml:space="preserve"> </w:t>
      </w:r>
      <w:r w:rsidRPr="0009306F">
        <w:t>在规模与长度方面，</w:t>
      </w:r>
      <w:r w:rsidRPr="0009306F">
        <w:t xml:space="preserve">LOCOMO </w:t>
      </w:r>
      <w:r w:rsidRPr="0009306F">
        <w:t>包含</w:t>
      </w:r>
      <w:r w:rsidRPr="0009306F">
        <w:t xml:space="preserve"> 50 </w:t>
      </w:r>
      <w:r w:rsidRPr="0009306F">
        <w:t>段对话，每段平均约</w:t>
      </w:r>
      <w:r w:rsidRPr="0009306F">
        <w:t xml:space="preserve"> 300 </w:t>
      </w:r>
      <w:r w:rsidRPr="0009306F">
        <w:t>个</w:t>
      </w:r>
      <w:r w:rsidRPr="0009306F">
        <w:t xml:space="preserve"> turns</w:t>
      </w:r>
      <w:r w:rsidRPr="0009306F">
        <w:t>、约</w:t>
      </w:r>
      <w:r w:rsidRPr="0009306F">
        <w:t xml:space="preserve"> 9K tokens</w:t>
      </w:r>
      <w:r w:rsidRPr="0009306F">
        <w:t>，分布在平均约</w:t>
      </w:r>
      <w:r w:rsidRPr="0009306F">
        <w:t xml:space="preserve"> 19 </w:t>
      </w:r>
      <w:r w:rsidRPr="0009306F">
        <w:t>个</w:t>
      </w:r>
      <w:r w:rsidRPr="0009306F">
        <w:t xml:space="preserve"> sessions </w:t>
      </w:r>
      <w:r w:rsidRPr="0009306F">
        <w:t>中，最长可达</w:t>
      </w:r>
      <w:r w:rsidRPr="0009306F">
        <w:t xml:space="preserve"> 35 </w:t>
      </w:r>
      <w:r w:rsidRPr="0009306F">
        <w:t>个</w:t>
      </w:r>
      <w:r w:rsidRPr="0009306F">
        <w:t xml:space="preserve"> sessions</w:t>
      </w:r>
      <w:r w:rsidRPr="0009306F">
        <w:t>，时间跨度达到</w:t>
      </w:r>
      <w:r w:rsidRPr="0009306F">
        <w:t>“</w:t>
      </w:r>
      <w:r w:rsidRPr="0009306F">
        <w:t>数月</w:t>
      </w:r>
      <w:r w:rsidRPr="0009306F">
        <w:t>”</w:t>
      </w:r>
      <w:r w:rsidRPr="0009306F">
        <w:t>量级。这种设置显著超出以往多会话对话数据（通常仅覆盖少量会话或较短上下文），因而更接近真实在线社交中</w:t>
      </w:r>
      <w:r w:rsidRPr="0009306F">
        <w:t>“</w:t>
      </w:r>
      <w:r w:rsidRPr="0009306F">
        <w:t>断续但持续</w:t>
      </w:r>
      <w:r w:rsidRPr="0009306F">
        <w:t>”</w:t>
      </w:r>
      <w:r w:rsidRPr="0009306F">
        <w:t>的交流模式。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6633"/>
      </w:tblGrid>
      <w:tr w:rsidR="00EB2C00" w:rsidRPr="00EB2C00" w14:paraId="0A8E584C" w14:textId="77777777" w:rsidTr="00EB2C00">
        <w:trPr>
          <w:tblHeader/>
          <w:tblCellSpacing w:w="15" w:type="dxa"/>
        </w:trPr>
        <w:tc>
          <w:tcPr>
            <w:tcW w:w="0" w:type="auto"/>
            <w:vAlign w:val="center"/>
            <w:hideMark/>
          </w:tcPr>
          <w:p w14:paraId="61D10152" w14:textId="77777777" w:rsidR="00EB2C00" w:rsidRPr="00EB2C00" w:rsidRDefault="00EB2C00" w:rsidP="00EB2C00">
            <w:pPr>
              <w:rPr>
                <w:b/>
                <w:bCs/>
              </w:rPr>
            </w:pPr>
            <w:r w:rsidRPr="00EB2C00">
              <w:rPr>
                <w:b/>
                <w:bCs/>
              </w:rPr>
              <w:t>维度</w:t>
            </w:r>
          </w:p>
        </w:tc>
        <w:tc>
          <w:tcPr>
            <w:tcW w:w="0" w:type="auto"/>
            <w:vAlign w:val="center"/>
            <w:hideMark/>
          </w:tcPr>
          <w:p w14:paraId="2A2C8F9E" w14:textId="77777777" w:rsidR="00EB2C00" w:rsidRPr="00EB2C00" w:rsidRDefault="00EB2C00" w:rsidP="00EB2C00">
            <w:pPr>
              <w:rPr>
                <w:b/>
                <w:bCs/>
              </w:rPr>
            </w:pPr>
            <w:r w:rsidRPr="00EB2C00">
              <w:rPr>
                <w:b/>
                <w:bCs/>
              </w:rPr>
              <w:t>数值</w:t>
            </w:r>
            <w:r w:rsidRPr="00EB2C00">
              <w:rPr>
                <w:b/>
                <w:bCs/>
              </w:rPr>
              <w:t>/</w:t>
            </w:r>
            <w:r w:rsidRPr="00EB2C00">
              <w:rPr>
                <w:b/>
                <w:bCs/>
              </w:rPr>
              <w:t>描述</w:t>
            </w:r>
          </w:p>
        </w:tc>
      </w:tr>
      <w:tr w:rsidR="00EB2C00" w:rsidRPr="00EB2C00" w14:paraId="20B25AF1" w14:textId="77777777" w:rsidTr="00EB2C00">
        <w:trPr>
          <w:tblCellSpacing w:w="15" w:type="dxa"/>
        </w:trPr>
        <w:tc>
          <w:tcPr>
            <w:tcW w:w="0" w:type="auto"/>
            <w:vAlign w:val="center"/>
            <w:hideMark/>
          </w:tcPr>
          <w:p w14:paraId="11DE226B" w14:textId="77777777" w:rsidR="00EB2C00" w:rsidRPr="00EB2C00" w:rsidRDefault="00EB2C00" w:rsidP="00EB2C00">
            <w:r w:rsidRPr="00EB2C00">
              <w:t>对话数量</w:t>
            </w:r>
          </w:p>
        </w:tc>
        <w:tc>
          <w:tcPr>
            <w:tcW w:w="0" w:type="auto"/>
            <w:vAlign w:val="center"/>
            <w:hideMark/>
          </w:tcPr>
          <w:p w14:paraId="11DB2F4D" w14:textId="77777777" w:rsidR="00EB2C00" w:rsidRPr="00EB2C00" w:rsidRDefault="00EB2C00" w:rsidP="00EB2C00">
            <w:r w:rsidRPr="00EB2C00">
              <w:t>50</w:t>
            </w:r>
          </w:p>
        </w:tc>
      </w:tr>
      <w:tr w:rsidR="00EB2C00" w:rsidRPr="00EB2C00" w14:paraId="4907824F" w14:textId="77777777" w:rsidTr="00EB2C00">
        <w:trPr>
          <w:tblCellSpacing w:w="15" w:type="dxa"/>
        </w:trPr>
        <w:tc>
          <w:tcPr>
            <w:tcW w:w="0" w:type="auto"/>
            <w:vAlign w:val="center"/>
            <w:hideMark/>
          </w:tcPr>
          <w:p w14:paraId="75578B57" w14:textId="77777777" w:rsidR="00EB2C00" w:rsidRPr="00EB2C00" w:rsidRDefault="00EB2C00" w:rsidP="00EB2C00">
            <w:r w:rsidRPr="00EB2C00">
              <w:t>平均</w:t>
            </w:r>
            <w:r w:rsidRPr="00EB2C00">
              <w:t xml:space="preserve"> sessions/</w:t>
            </w:r>
            <w:r w:rsidRPr="00EB2C00">
              <w:t>对话</w:t>
            </w:r>
          </w:p>
        </w:tc>
        <w:tc>
          <w:tcPr>
            <w:tcW w:w="0" w:type="auto"/>
            <w:vAlign w:val="center"/>
            <w:hideMark/>
          </w:tcPr>
          <w:p w14:paraId="3A8986DC" w14:textId="77777777" w:rsidR="00EB2C00" w:rsidRPr="00EB2C00" w:rsidRDefault="00EB2C00" w:rsidP="00EB2C00">
            <w:r w:rsidRPr="00EB2C00">
              <w:t>19.3</w:t>
            </w:r>
            <w:r w:rsidRPr="00EB2C00">
              <w:t>（最长可到</w:t>
            </w:r>
            <w:r w:rsidRPr="00EB2C00">
              <w:t xml:space="preserve"> 35</w:t>
            </w:r>
            <w:r w:rsidRPr="00EB2C00">
              <w:t>）</w:t>
            </w:r>
          </w:p>
        </w:tc>
      </w:tr>
      <w:tr w:rsidR="00EB2C00" w:rsidRPr="00EB2C00" w14:paraId="00FEB94F" w14:textId="77777777" w:rsidTr="00EB2C00">
        <w:trPr>
          <w:tblCellSpacing w:w="15" w:type="dxa"/>
        </w:trPr>
        <w:tc>
          <w:tcPr>
            <w:tcW w:w="0" w:type="auto"/>
            <w:vAlign w:val="center"/>
            <w:hideMark/>
          </w:tcPr>
          <w:p w14:paraId="401EE91D" w14:textId="77777777" w:rsidR="00EB2C00" w:rsidRPr="00EB2C00" w:rsidRDefault="00EB2C00" w:rsidP="00EB2C00">
            <w:r w:rsidRPr="00EB2C00">
              <w:t>平均</w:t>
            </w:r>
            <w:r w:rsidRPr="00EB2C00">
              <w:t xml:space="preserve"> turns/</w:t>
            </w:r>
            <w:r w:rsidRPr="00EB2C00">
              <w:t>对话</w:t>
            </w:r>
          </w:p>
        </w:tc>
        <w:tc>
          <w:tcPr>
            <w:tcW w:w="0" w:type="auto"/>
            <w:vAlign w:val="center"/>
            <w:hideMark/>
          </w:tcPr>
          <w:p w14:paraId="7CE1E442" w14:textId="77777777" w:rsidR="00EB2C00" w:rsidRPr="00EB2C00" w:rsidRDefault="00EB2C00" w:rsidP="00EB2C00">
            <w:r w:rsidRPr="00EB2C00">
              <w:t>304.9</w:t>
            </w:r>
          </w:p>
        </w:tc>
      </w:tr>
      <w:tr w:rsidR="00EB2C00" w:rsidRPr="00EB2C00" w14:paraId="5EFA56C9" w14:textId="77777777" w:rsidTr="00EB2C00">
        <w:trPr>
          <w:tblCellSpacing w:w="15" w:type="dxa"/>
        </w:trPr>
        <w:tc>
          <w:tcPr>
            <w:tcW w:w="0" w:type="auto"/>
            <w:vAlign w:val="center"/>
            <w:hideMark/>
          </w:tcPr>
          <w:p w14:paraId="4717AC98" w14:textId="77777777" w:rsidR="00EB2C00" w:rsidRPr="00EB2C00" w:rsidRDefault="00EB2C00" w:rsidP="00EB2C00">
            <w:r w:rsidRPr="00EB2C00">
              <w:t>平均</w:t>
            </w:r>
            <w:r w:rsidRPr="00EB2C00">
              <w:t xml:space="preserve"> tokens/</w:t>
            </w:r>
            <w:r w:rsidRPr="00EB2C00">
              <w:t>对话</w:t>
            </w:r>
          </w:p>
        </w:tc>
        <w:tc>
          <w:tcPr>
            <w:tcW w:w="0" w:type="auto"/>
            <w:vAlign w:val="center"/>
            <w:hideMark/>
          </w:tcPr>
          <w:p w14:paraId="72451317" w14:textId="77777777" w:rsidR="00EB2C00" w:rsidRPr="00EB2C00" w:rsidRDefault="00EB2C00" w:rsidP="00EB2C00">
            <w:r w:rsidRPr="00EB2C00">
              <w:t>9,209.2</w:t>
            </w:r>
          </w:p>
        </w:tc>
      </w:tr>
      <w:tr w:rsidR="00EB2C00" w:rsidRPr="00EB2C00" w14:paraId="2E6AEFAC" w14:textId="77777777" w:rsidTr="00EB2C00">
        <w:trPr>
          <w:tblCellSpacing w:w="15" w:type="dxa"/>
        </w:trPr>
        <w:tc>
          <w:tcPr>
            <w:tcW w:w="0" w:type="auto"/>
            <w:vAlign w:val="center"/>
            <w:hideMark/>
          </w:tcPr>
          <w:p w14:paraId="44E0398E" w14:textId="77777777" w:rsidR="00EB2C00" w:rsidRPr="00EB2C00" w:rsidRDefault="00EB2C00" w:rsidP="00EB2C00">
            <w:r w:rsidRPr="00EB2C00">
              <w:t>时间跨度</w:t>
            </w:r>
          </w:p>
        </w:tc>
        <w:tc>
          <w:tcPr>
            <w:tcW w:w="0" w:type="auto"/>
            <w:vAlign w:val="center"/>
            <w:hideMark/>
          </w:tcPr>
          <w:p w14:paraId="690CE2F0" w14:textId="77777777" w:rsidR="00EB2C00" w:rsidRPr="00EB2C00" w:rsidRDefault="00EB2C00" w:rsidP="00EB2C00">
            <w:r w:rsidRPr="00EB2C00">
              <w:t>few months</w:t>
            </w:r>
            <w:r w:rsidRPr="00EB2C00">
              <w:t>（数月量级）</w:t>
            </w:r>
          </w:p>
        </w:tc>
      </w:tr>
      <w:tr w:rsidR="00EB2C00" w:rsidRPr="00EB2C00" w14:paraId="1D21B750" w14:textId="77777777" w:rsidTr="00EB2C00">
        <w:trPr>
          <w:tblCellSpacing w:w="15" w:type="dxa"/>
        </w:trPr>
        <w:tc>
          <w:tcPr>
            <w:tcW w:w="0" w:type="auto"/>
            <w:vAlign w:val="center"/>
            <w:hideMark/>
          </w:tcPr>
          <w:p w14:paraId="57797532" w14:textId="77777777" w:rsidR="00EB2C00" w:rsidRPr="00EB2C00" w:rsidRDefault="00EB2C00" w:rsidP="00EB2C00">
            <w:r w:rsidRPr="00EB2C00">
              <w:t>多模态</w:t>
            </w:r>
          </w:p>
        </w:tc>
        <w:tc>
          <w:tcPr>
            <w:tcW w:w="0" w:type="auto"/>
            <w:vAlign w:val="center"/>
            <w:hideMark/>
          </w:tcPr>
          <w:p w14:paraId="6991E597" w14:textId="77777777" w:rsidR="00EB2C00" w:rsidRPr="00EB2C00" w:rsidRDefault="00EB2C00" w:rsidP="00EB2C00">
            <w:r w:rsidRPr="00EB2C00">
              <w:t>支持（对话可分享图片并回应）</w:t>
            </w:r>
          </w:p>
        </w:tc>
      </w:tr>
      <w:tr w:rsidR="00EB2C00" w:rsidRPr="00EB2C00" w14:paraId="10E33582" w14:textId="77777777" w:rsidTr="00EB2C00">
        <w:trPr>
          <w:tblCellSpacing w:w="15" w:type="dxa"/>
        </w:trPr>
        <w:tc>
          <w:tcPr>
            <w:tcW w:w="0" w:type="auto"/>
            <w:vAlign w:val="center"/>
            <w:hideMark/>
          </w:tcPr>
          <w:p w14:paraId="3182294B" w14:textId="77777777" w:rsidR="00EB2C00" w:rsidRPr="00EB2C00" w:rsidRDefault="00EB2C00" w:rsidP="00EB2C00">
            <w:r w:rsidRPr="00EB2C00">
              <w:t>构建方式</w:t>
            </w:r>
          </w:p>
        </w:tc>
        <w:tc>
          <w:tcPr>
            <w:tcW w:w="0" w:type="auto"/>
            <w:vAlign w:val="center"/>
            <w:hideMark/>
          </w:tcPr>
          <w:p w14:paraId="6976E2AF" w14:textId="77777777" w:rsidR="00EB2C00" w:rsidRPr="00EB2C00" w:rsidRDefault="00EB2C00" w:rsidP="00EB2C00">
            <w:r w:rsidRPr="00EB2C00">
              <w:t xml:space="preserve">LLM </w:t>
            </w:r>
            <w:r w:rsidRPr="00EB2C00">
              <w:t>生成</w:t>
            </w:r>
            <w:r w:rsidRPr="00EB2C00">
              <w:t xml:space="preserve"> + </w:t>
            </w:r>
            <w:r w:rsidRPr="00EB2C00">
              <w:t>人工校验编辑（约</w:t>
            </w:r>
            <w:r w:rsidRPr="00EB2C00">
              <w:t xml:space="preserve"> 15% turns </w:t>
            </w:r>
            <w:r w:rsidRPr="00EB2C00">
              <w:t>被编辑；约</w:t>
            </w:r>
            <w:r w:rsidRPr="00EB2C00">
              <w:t xml:space="preserve"> 19% </w:t>
            </w:r>
            <w:r w:rsidRPr="00EB2C00">
              <w:t>图片被移除</w:t>
            </w:r>
            <w:r w:rsidRPr="00EB2C00">
              <w:t>/</w:t>
            </w:r>
            <w:r w:rsidRPr="00EB2C00">
              <w:t>替换）</w:t>
            </w:r>
          </w:p>
        </w:tc>
      </w:tr>
    </w:tbl>
    <w:p w14:paraId="52B80FF0" w14:textId="41615AFF" w:rsidR="00FA758D" w:rsidRDefault="00EB2C00" w:rsidP="00EB2C00">
      <w:pPr>
        <w:pStyle w:val="a7"/>
        <w:numPr>
          <w:ilvl w:val="0"/>
          <w:numId w:val="4"/>
        </w:numPr>
        <w:ind w:firstLineChars="0"/>
      </w:pPr>
      <w:r>
        <w:rPr>
          <w:rFonts w:hint="eastAsia"/>
        </w:rPr>
        <w:t>用该数据集的目标</w:t>
      </w:r>
    </w:p>
    <w:p w14:paraId="68A18217" w14:textId="1166225D" w:rsidR="00EB2C00" w:rsidRDefault="00EB2C00" w:rsidP="009F664F">
      <w:pPr>
        <w:ind w:firstLineChars="200" w:firstLine="420"/>
      </w:pPr>
      <w:r>
        <w:rPr>
          <w:rFonts w:hint="eastAsia"/>
        </w:rPr>
        <w:t>本文用</w:t>
      </w:r>
      <w:r>
        <w:rPr>
          <w:rFonts w:hint="eastAsia"/>
        </w:rPr>
        <w:t>LoCoMo</w:t>
      </w:r>
      <w:r>
        <w:rPr>
          <w:rFonts w:hint="eastAsia"/>
        </w:rPr>
        <w:t>数据集评测本文提出的长期记忆表征建模，使用</w:t>
      </w:r>
      <w:r>
        <w:rPr>
          <w:rFonts w:hint="eastAsia"/>
        </w:rPr>
        <w:t>LoCoMo</w:t>
      </w:r>
      <w:r>
        <w:rPr>
          <w:rFonts w:hint="eastAsia"/>
        </w:rPr>
        <w:t>每轮对话标注的“历史对话证据”作为该论对话需要召回的记忆，进而评估本文提出的记忆表征在召回方面的优越性。</w:t>
      </w:r>
    </w:p>
    <w:p w14:paraId="52AFE7ED" w14:textId="5D443B43" w:rsidR="00EB2C00" w:rsidRDefault="00EB2C00" w:rsidP="00EB2C00">
      <w:pPr>
        <w:pStyle w:val="a7"/>
        <w:ind w:left="1200" w:firstLineChars="0" w:firstLine="0"/>
      </w:pPr>
    </w:p>
    <w:p w14:paraId="33CB8BFA" w14:textId="0D889FF0" w:rsidR="00FA758D" w:rsidRDefault="00FA758D" w:rsidP="00FE50E0">
      <w:pPr>
        <w:pStyle w:val="4"/>
      </w:pPr>
      <w:r>
        <w:rPr>
          <w:rFonts w:hint="eastAsia"/>
        </w:rPr>
        <w:t>6.1.2 MemFinConv数据集</w:t>
      </w:r>
    </w:p>
    <w:p w14:paraId="17EEC360" w14:textId="2445783E" w:rsidR="009F664F" w:rsidRDefault="00FA758D" w:rsidP="00FA758D">
      <w:r>
        <w:rPr>
          <w:rFonts w:hint="eastAsia"/>
        </w:rPr>
        <w:t>（</w:t>
      </w:r>
      <w:r>
        <w:rPr>
          <w:rFonts w:hint="eastAsia"/>
        </w:rPr>
        <w:t>1</w:t>
      </w:r>
      <w:r>
        <w:rPr>
          <w:rFonts w:hint="eastAsia"/>
        </w:rPr>
        <w:t>）</w:t>
      </w:r>
      <w:r w:rsidR="009F664F">
        <w:rPr>
          <w:rFonts w:hint="eastAsia"/>
        </w:rPr>
        <w:t>数据集动机</w:t>
      </w:r>
    </w:p>
    <w:p w14:paraId="1733DF99" w14:textId="58889FA3" w:rsidR="009F664F" w:rsidRPr="009F664F" w:rsidRDefault="009F664F" w:rsidP="004D39F8">
      <w:pPr>
        <w:ind w:firstLine="420"/>
      </w:pPr>
      <w:r>
        <w:rPr>
          <w:rFonts w:hint="eastAsia"/>
        </w:rPr>
        <w:t>现有经济金融对话数据集</w:t>
      </w:r>
      <w:r w:rsidR="004D39F8">
        <w:rPr>
          <w:rFonts w:hint="eastAsia"/>
        </w:rPr>
        <w:t>包括</w:t>
      </w:r>
      <w:r w:rsidR="002D1CC8" w:rsidRPr="002D1CC8">
        <w:t>ConvFinQA</w:t>
      </w:r>
      <w:r w:rsidR="002D1CC8">
        <w:rPr>
          <w:rFonts w:hint="eastAsia"/>
        </w:rPr>
        <w:t>，</w:t>
      </w:r>
      <w:r w:rsidR="002D1CC8" w:rsidRPr="002D1CC8">
        <w:t>FinTalk-19k</w:t>
      </w:r>
      <w:r w:rsidR="002D1CC8" w:rsidRPr="002D1CC8">
        <w:t>、</w:t>
      </w:r>
      <w:r w:rsidR="002D1CC8" w:rsidRPr="002D1CC8">
        <w:t>DISC-Fin-SFT</w:t>
      </w:r>
      <w:r w:rsidR="004D39F8">
        <w:rPr>
          <w:rFonts w:hint="eastAsia"/>
        </w:rPr>
        <w:t>等，</w:t>
      </w:r>
      <w:r w:rsidR="002D1CC8">
        <w:rPr>
          <w:rFonts w:hint="eastAsia"/>
        </w:rPr>
        <w:t>均是单轮对话数据集</w:t>
      </w:r>
      <w:r w:rsidR="004D39F8">
        <w:rPr>
          <w:rFonts w:hint="eastAsia"/>
        </w:rPr>
        <w:t>。</w:t>
      </w:r>
      <w:r w:rsidR="004D39F8" w:rsidRPr="004D39F8">
        <w:t xml:space="preserve">ConvFinQA </w:t>
      </w:r>
      <w:r w:rsidR="004D39F8" w:rsidRPr="004D39F8">
        <w:t>等数据集强调财报表格驱动的数值推理，偏</w:t>
      </w:r>
      <w:r w:rsidR="004D39F8" w:rsidRPr="004D39F8">
        <w:t>“</w:t>
      </w:r>
      <w:r w:rsidR="004D39F8" w:rsidRPr="004D39F8">
        <w:t>文档问答</w:t>
      </w:r>
      <w:r w:rsidR="004D39F8" w:rsidRPr="004D39F8">
        <w:t>”</w:t>
      </w:r>
      <w:r w:rsidR="004D39F8" w:rsidRPr="004D39F8">
        <w:t>；另一方面，</w:t>
      </w:r>
      <w:r w:rsidR="004D39F8" w:rsidRPr="004D39F8">
        <w:t xml:space="preserve">FinTalk-19k </w:t>
      </w:r>
      <w:r w:rsidR="004D39F8" w:rsidRPr="004D39F8">
        <w:t>与</w:t>
      </w:r>
      <w:r w:rsidR="004D39F8" w:rsidRPr="004D39F8">
        <w:t xml:space="preserve"> DISC-FinLLM </w:t>
      </w:r>
      <w:r w:rsidR="004D39F8" w:rsidRPr="004D39F8">
        <w:t>更偏短对话或指令式问答，缺乏长对话中的上下文保持、风险提示与合规约束等评测要素</w:t>
      </w:r>
      <w:r w:rsidR="004D39F8">
        <w:rPr>
          <w:rFonts w:hint="eastAsia"/>
        </w:rPr>
        <w:t>。这些数据集</w:t>
      </w:r>
      <w:r>
        <w:rPr>
          <w:rFonts w:hint="eastAsia"/>
        </w:rPr>
        <w:t>无法对金融垂域</w:t>
      </w:r>
      <w:r>
        <w:rPr>
          <w:rFonts w:hint="eastAsia"/>
        </w:rPr>
        <w:t>Agent, LLM</w:t>
      </w:r>
      <w:r>
        <w:rPr>
          <w:rFonts w:hint="eastAsia"/>
        </w:rPr>
        <w:t>提供</w:t>
      </w:r>
      <w:r w:rsidR="004D39F8">
        <w:rPr>
          <w:rFonts w:hint="eastAsia"/>
        </w:rPr>
        <w:t>全用户对话周期流程的</w:t>
      </w:r>
      <w:r>
        <w:rPr>
          <w:rFonts w:hint="eastAsia"/>
        </w:rPr>
        <w:t>评测</w:t>
      </w:r>
      <w:r w:rsidR="004D39F8">
        <w:rPr>
          <w:rFonts w:hint="eastAsia"/>
        </w:rPr>
        <w:t>。</w:t>
      </w:r>
      <w:r>
        <w:rPr>
          <w:rFonts w:hint="eastAsia"/>
        </w:rPr>
        <w:t>另外</w:t>
      </w:r>
      <w:r w:rsidR="004D39F8">
        <w:rPr>
          <w:rFonts w:hint="eastAsia"/>
        </w:rPr>
        <w:t>这些数据集</w:t>
      </w:r>
      <w:r>
        <w:rPr>
          <w:rFonts w:hint="eastAsia"/>
        </w:rPr>
        <w:t>缺乏对智能投顾与用户全流程对话细粒度</w:t>
      </w:r>
      <w:r w:rsidR="004D39F8">
        <w:rPr>
          <w:rFonts w:hint="eastAsia"/>
        </w:rPr>
        <w:t>体验</w:t>
      </w:r>
      <w:r>
        <w:rPr>
          <w:rFonts w:hint="eastAsia"/>
        </w:rPr>
        <w:t>的评测</w:t>
      </w:r>
      <w:r w:rsidR="004D39F8">
        <w:rPr>
          <w:rFonts w:hint="eastAsia"/>
        </w:rPr>
        <w:t>，真值只有针对问题的回答，缺乏例如上下文保持、用户画像保持、风险提示与合规约束的评测维度</w:t>
      </w:r>
      <w:r>
        <w:rPr>
          <w:rFonts w:hint="eastAsia"/>
        </w:rPr>
        <w:t>。</w:t>
      </w:r>
      <w:r w:rsidR="004D39F8">
        <w:rPr>
          <w:rFonts w:hint="eastAsia"/>
        </w:rPr>
        <w:t>基于此</w:t>
      </w:r>
      <w:r>
        <w:rPr>
          <w:rFonts w:hint="eastAsia"/>
        </w:rPr>
        <w:t>本文</w:t>
      </w:r>
      <w:r w:rsidR="004D39F8">
        <w:rPr>
          <w:rFonts w:hint="eastAsia"/>
        </w:rPr>
        <w:t>以“可评测”为目标，</w:t>
      </w:r>
      <w:r>
        <w:rPr>
          <w:rFonts w:hint="eastAsia"/>
        </w:rPr>
        <w:t>构建了一个细粒度、</w:t>
      </w:r>
      <w:r w:rsidR="004D39F8">
        <w:rPr>
          <w:rFonts w:hint="eastAsia"/>
        </w:rPr>
        <w:t>深入</w:t>
      </w:r>
      <w:r>
        <w:rPr>
          <w:rFonts w:hint="eastAsia"/>
        </w:rPr>
        <w:t>智能投顾用户体验</w:t>
      </w:r>
      <w:r w:rsidR="004D39F8">
        <w:rPr>
          <w:rFonts w:hint="eastAsia"/>
        </w:rPr>
        <w:t>、具有丰富真值的评测集</w:t>
      </w:r>
      <w:r>
        <w:rPr>
          <w:rFonts w:hint="eastAsia"/>
        </w:rPr>
        <w:t>。同时本文也开源了合成该金融领域多轮对话数据集的自动化流程</w:t>
      </w:r>
      <w:r w:rsidR="004D39F8">
        <w:rPr>
          <w:rFonts w:hint="eastAsia"/>
        </w:rPr>
        <w:t>，可用于扩展数据集</w:t>
      </w:r>
      <w:r>
        <w:rPr>
          <w:rFonts w:hint="eastAsia"/>
        </w:rPr>
        <w:t>。</w:t>
      </w:r>
    </w:p>
    <w:p w14:paraId="44EB5BC0" w14:textId="1A617644" w:rsidR="00FE50E0" w:rsidRDefault="009F664F" w:rsidP="00FA758D">
      <w:r>
        <w:rPr>
          <w:rFonts w:hint="eastAsia"/>
        </w:rPr>
        <w:t>（</w:t>
      </w:r>
      <w:r>
        <w:rPr>
          <w:rFonts w:hint="eastAsia"/>
        </w:rPr>
        <w:t>2</w:t>
      </w:r>
      <w:r>
        <w:rPr>
          <w:rFonts w:hint="eastAsia"/>
        </w:rPr>
        <w:t>）数据集构造</w:t>
      </w:r>
      <w:r>
        <w:rPr>
          <w:rFonts w:hint="eastAsia"/>
        </w:rPr>
        <w:t>pipline</w:t>
      </w:r>
    </w:p>
    <w:p w14:paraId="23628524" w14:textId="5315C4B6" w:rsidR="00F96601" w:rsidRPr="00B054D8" w:rsidRDefault="004D39F8" w:rsidP="00F96601">
      <w:r>
        <w:tab/>
      </w:r>
      <w:r>
        <w:rPr>
          <w:rFonts w:hint="eastAsia"/>
        </w:rPr>
        <w:t>本数据集以</w:t>
      </w:r>
      <w:r w:rsidRPr="002D1CC8">
        <w:t>ConvFinQA</w:t>
      </w:r>
      <w:r>
        <w:rPr>
          <w:rFonts w:hint="eastAsia"/>
        </w:rPr>
        <w:t>，</w:t>
      </w:r>
      <w:r w:rsidRPr="002D1CC8">
        <w:t>FinTalk-19k</w:t>
      </w:r>
      <w:r w:rsidRPr="002D1CC8">
        <w:t>、</w:t>
      </w:r>
      <w:r w:rsidRPr="002D1CC8">
        <w:t>DISC-Fin-SFT</w:t>
      </w:r>
      <w:r>
        <w:rPr>
          <w:rFonts w:hint="eastAsia"/>
        </w:rPr>
        <w:t>为种子数据，设计了“</w:t>
      </w:r>
      <w:r w:rsidRPr="004D39F8">
        <w:t>生成</w:t>
      </w:r>
      <w:r w:rsidRPr="004D39F8">
        <w:t>-</w:t>
      </w:r>
      <w:r w:rsidRPr="004D39F8">
        <w:t>标注</w:t>
      </w:r>
      <w:r>
        <w:rPr>
          <w:rFonts w:hint="eastAsia"/>
        </w:rPr>
        <w:t>”</w:t>
      </w:r>
      <w:r w:rsidRPr="004D39F8">
        <w:t>一体化流程</w:t>
      </w:r>
      <w:r w:rsidR="00F96601">
        <w:rPr>
          <w:rFonts w:hint="eastAsia"/>
        </w:rPr>
        <w:t>：</w:t>
      </w:r>
      <w:r w:rsidR="00F96601" w:rsidRPr="00F96601">
        <w:t>先通过蓝图固化用户画像与事件触发点，再逐轮生成</w:t>
      </w:r>
      <w:r w:rsidR="00F96601" w:rsidRPr="00F96601">
        <w:t xml:space="preserve"> user </w:t>
      </w:r>
      <w:r w:rsidR="00F96601" w:rsidRPr="00F96601">
        <w:t>与</w:t>
      </w:r>
      <w:r w:rsidR="00F96601" w:rsidRPr="00F96601">
        <w:t xml:space="preserve"> assistant</w:t>
      </w:r>
      <w:r w:rsidR="00F96601" w:rsidRPr="00F96601">
        <w:t>，对每轮输出结构化标签，最后用规则质检保证评测闭环可落地。</w:t>
      </w:r>
      <w:r w:rsidR="00F96601">
        <w:rPr>
          <w:rFonts w:hint="eastAsia"/>
        </w:rPr>
        <w:t>本文没有采用</w:t>
      </w:r>
      <w:r w:rsidR="00F96601">
        <w:rPr>
          <w:rFonts w:hint="eastAsia"/>
        </w:rPr>
        <w:t>LoCoMo</w:t>
      </w:r>
      <w:r w:rsidR="00F96601">
        <w:rPr>
          <w:rFonts w:hint="eastAsia"/>
        </w:rPr>
        <w:t>式对话式</w:t>
      </w:r>
      <w:r w:rsidR="00F96601">
        <w:rPr>
          <w:rFonts w:hint="eastAsia"/>
        </w:rPr>
        <w:t>Agent</w:t>
      </w:r>
      <w:r w:rsidR="00F96601">
        <w:rPr>
          <w:rFonts w:hint="eastAsia"/>
        </w:rPr>
        <w:t>构建对话，而是采用两阶段构造方式，一阶段生产蓝图，二阶段再根据蓝图每轮生产对话。原因在于</w:t>
      </w:r>
      <w:r w:rsidR="00F96601">
        <w:rPr>
          <w:rFonts w:hint="eastAsia"/>
        </w:rPr>
        <w:t>LoCoMo</w:t>
      </w:r>
      <w:r w:rsidR="00F96601">
        <w:rPr>
          <w:rFonts w:hint="eastAsia"/>
        </w:rPr>
        <w:t>对话构建方式无法控制对话的主题方向，本文提出方法在构建蓝图时可以人为自定义对话主题方向、对话主题迁移过程，并以此来模拟真实对话中主题迁移，</w:t>
      </w:r>
      <w:r w:rsidR="00587AFF">
        <w:rPr>
          <w:rFonts w:hint="eastAsia"/>
        </w:rPr>
        <w:t>然后</w:t>
      </w:r>
      <w:r w:rsidR="00F96601">
        <w:rPr>
          <w:rFonts w:hint="eastAsia"/>
        </w:rPr>
        <w:t>记忆召回后回归主题的模式，更加关注在长期对话过程中</w:t>
      </w:r>
      <w:r w:rsidR="00F96601">
        <w:rPr>
          <w:rFonts w:hint="eastAsia"/>
        </w:rPr>
        <w:t>Agent</w:t>
      </w:r>
      <w:r w:rsidR="00F96601">
        <w:rPr>
          <w:rFonts w:hint="eastAsia"/>
        </w:rPr>
        <w:t>等多轮对话系统在</w:t>
      </w:r>
      <w:r w:rsidR="00587AFF">
        <w:rPr>
          <w:rFonts w:hint="eastAsia"/>
        </w:rPr>
        <w:t>对话</w:t>
      </w:r>
      <w:r w:rsidR="00F96601">
        <w:rPr>
          <w:rFonts w:hint="eastAsia"/>
        </w:rPr>
        <w:t>前后一致性的能力。本文提出构建对话数据集方法如图</w:t>
      </w:r>
      <w:r w:rsidR="00B054D8">
        <w:rPr>
          <w:rFonts w:hint="eastAsia"/>
        </w:rPr>
        <w:t>，包含四个模块：</w:t>
      </w:r>
      <w:r w:rsidR="00B054D8">
        <w:rPr>
          <w:rFonts w:hint="eastAsia"/>
        </w:rPr>
        <w:t>A</w:t>
      </w:r>
      <w:r w:rsidR="00B054D8">
        <w:rPr>
          <w:rFonts w:hint="eastAsia"/>
        </w:rPr>
        <w:t>模块将经济</w:t>
      </w:r>
      <w:r w:rsidR="00B054D8">
        <w:rPr>
          <w:rFonts w:hint="eastAsia"/>
        </w:rPr>
        <w:lastRenderedPageBreak/>
        <w:t>金融对话数据集作为种子数据集进行采样。采样后的种子数据</w:t>
      </w:r>
      <w:r w:rsidR="00D609A2">
        <w:rPr>
          <w:rFonts w:hint="eastAsia"/>
        </w:rPr>
        <w:t>进入</w:t>
      </w:r>
      <w:r w:rsidR="00B054D8">
        <w:rPr>
          <w:rFonts w:hint="eastAsia"/>
        </w:rPr>
        <w:t>金融对话蓝图生成模块</w:t>
      </w:r>
      <w:r w:rsidR="00D609A2">
        <w:rPr>
          <w:rFonts w:hint="eastAsia"/>
        </w:rPr>
        <w:t>B</w:t>
      </w:r>
      <w:r w:rsidR="00B054D8">
        <w:rPr>
          <w:rFonts w:hint="eastAsia"/>
        </w:rPr>
        <w:t>，在该模块生成用户侧连续的多轮对话目标</w:t>
      </w:r>
      <w:r w:rsidR="00D609A2">
        <w:rPr>
          <w:rFonts w:hint="eastAsia"/>
        </w:rPr>
        <w:t>、相关事件</w:t>
      </w:r>
      <w:r w:rsidR="00B054D8">
        <w:rPr>
          <w:rFonts w:hint="eastAsia"/>
        </w:rPr>
        <w:t>，并且每轮对话用相关字段内容进行注意主题漂移或主题回收</w:t>
      </w:r>
      <w:r w:rsidR="00D609A2">
        <w:rPr>
          <w:rFonts w:hint="eastAsia"/>
        </w:rPr>
        <w:t>。模块</w:t>
      </w:r>
      <w:r w:rsidR="00D609A2">
        <w:rPr>
          <w:rFonts w:hint="eastAsia"/>
        </w:rPr>
        <w:t>C</w:t>
      </w:r>
      <w:r w:rsidR="00D609A2">
        <w:rPr>
          <w:rFonts w:hint="eastAsia"/>
        </w:rPr>
        <w:t>针对生成的用户对话递归式生成对话，同时还有标注的记忆召回字段、风险合规字段、可解释性字段等。最后模块</w:t>
      </w:r>
      <w:r w:rsidR="00D609A2">
        <w:rPr>
          <w:rFonts w:hint="eastAsia"/>
        </w:rPr>
        <w:t>D</w:t>
      </w:r>
      <w:r w:rsidR="00D609A2">
        <w:rPr>
          <w:rFonts w:hint="eastAsia"/>
        </w:rPr>
        <w:t>完成生成对话的验证，保留符合要求的多轮对话内容。</w:t>
      </w:r>
    </w:p>
    <w:p w14:paraId="00540664" w14:textId="2FB32227" w:rsidR="00B054D8" w:rsidRDefault="00451A86" w:rsidP="00B054D8">
      <w:pPr>
        <w:jc w:val="center"/>
      </w:pPr>
      <w:r>
        <w:rPr>
          <w:noProof/>
        </w:rPr>
        <w:drawing>
          <wp:inline distT="0" distB="0" distL="0" distR="0" wp14:anchorId="359DCB3E" wp14:editId="4BDF515D">
            <wp:extent cx="4261666" cy="2324732"/>
            <wp:effectExtent l="0" t="0" r="5715" b="0"/>
            <wp:docPr id="9879403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3229" cy="2331040"/>
                    </a:xfrm>
                    <a:prstGeom prst="rect">
                      <a:avLst/>
                    </a:prstGeom>
                    <a:noFill/>
                    <a:ln>
                      <a:noFill/>
                    </a:ln>
                  </pic:spPr>
                </pic:pic>
              </a:graphicData>
            </a:graphic>
          </wp:inline>
        </w:drawing>
      </w:r>
    </w:p>
    <w:p w14:paraId="5D7AE6B4" w14:textId="5C8A9768" w:rsidR="009F664F" w:rsidRDefault="00B054D8" w:rsidP="00451A86">
      <w:pPr>
        <w:jc w:val="center"/>
      </w:pPr>
      <w:r>
        <w:rPr>
          <w:rFonts w:hint="eastAsia"/>
        </w:rPr>
        <w:t>图</w:t>
      </w:r>
      <w:r>
        <w:rPr>
          <w:rFonts w:hint="eastAsia"/>
        </w:rPr>
        <w:t xml:space="preserve">-- </w:t>
      </w:r>
    </w:p>
    <w:p w14:paraId="3D21650C" w14:textId="44D23849" w:rsidR="009D1CDE" w:rsidRDefault="00FA758D" w:rsidP="00282DDA">
      <w:pPr>
        <w:pStyle w:val="a7"/>
        <w:numPr>
          <w:ilvl w:val="0"/>
          <w:numId w:val="11"/>
        </w:numPr>
        <w:ind w:firstLineChars="0"/>
      </w:pPr>
      <w:r>
        <w:rPr>
          <w:rFonts w:hint="eastAsia"/>
        </w:rPr>
        <w:t>数据集</w:t>
      </w:r>
      <w:r w:rsidR="00DB3E2E">
        <w:rPr>
          <w:rFonts w:hint="eastAsia"/>
        </w:rPr>
        <w:t>说明与分析</w:t>
      </w:r>
    </w:p>
    <w:p w14:paraId="5DF3DE1B" w14:textId="545EDC75" w:rsidR="00343099" w:rsidRDefault="00D65EB8" w:rsidP="00282DDA">
      <w:pPr>
        <w:ind w:firstLine="420"/>
      </w:pPr>
      <w:r>
        <w:rPr>
          <w:rFonts w:hint="eastAsia"/>
        </w:rPr>
        <w:t>评测集经过</w:t>
      </w:r>
      <w:r w:rsidR="00343099">
        <w:rPr>
          <w:rFonts w:hint="eastAsia"/>
        </w:rPr>
        <w:t>上述</w:t>
      </w:r>
      <w:r w:rsidR="00343099">
        <w:rPr>
          <w:rFonts w:hint="eastAsia"/>
        </w:rPr>
        <w:t>pipline</w:t>
      </w:r>
      <w:r w:rsidR="00343099">
        <w:rPr>
          <w:rFonts w:hint="eastAsia"/>
        </w:rPr>
        <w:t>后获得</w:t>
      </w:r>
      <w:r w:rsidR="00343099">
        <w:rPr>
          <w:rFonts w:hint="eastAsia"/>
        </w:rPr>
        <w:t>64</w:t>
      </w:r>
      <w:r w:rsidR="00343099">
        <w:rPr>
          <w:rFonts w:hint="eastAsia"/>
        </w:rPr>
        <w:t>条数据，表呈现了评测集的主题分布情况。评测</w:t>
      </w:r>
      <w:r w:rsidR="00343099" w:rsidRPr="00343099">
        <w:t>集在投资教育、风险识别与财务分析三个核心金融场景上分布较为均衡，三者占比均为</w:t>
      </w:r>
      <w:r w:rsidR="00343099" w:rsidRPr="00343099">
        <w:t xml:space="preserve"> 20.31%</w:t>
      </w:r>
      <w:r w:rsidR="00343099" w:rsidRPr="00343099">
        <w:t>，合计超过</w:t>
      </w:r>
      <w:r w:rsidR="00343099" w:rsidRPr="00343099">
        <w:t xml:space="preserve"> 60%</w:t>
      </w:r>
      <w:r w:rsidR="00343099" w:rsidRPr="00343099">
        <w:t>。数据构建过程优先覆盖了投资决策支持中最具代表性的知识与能力维度。产品比较类样本占比</w:t>
      </w:r>
      <w:r w:rsidR="00343099" w:rsidRPr="00343099">
        <w:t xml:space="preserve"> 18.75%</w:t>
      </w:r>
      <w:r w:rsidR="00343099" w:rsidRPr="00343099">
        <w:t>，体现出对实际金融产品选择场景的建模需求。相比之下，行业分析与行情解读类样本占比较低（合计不足</w:t>
      </w:r>
      <w:r w:rsidR="00343099" w:rsidRPr="00343099">
        <w:t xml:space="preserve"> 7%</w:t>
      </w:r>
      <w:r w:rsidR="00343099" w:rsidRPr="00343099">
        <w:t>）。当前</w:t>
      </w:r>
      <w:r w:rsidR="00343099">
        <w:rPr>
          <w:rFonts w:hint="eastAsia"/>
        </w:rPr>
        <w:t>评测</w:t>
      </w:r>
      <w:r w:rsidR="00343099" w:rsidRPr="00343099">
        <w:t>样本更偏向</w:t>
      </w:r>
      <w:r w:rsidR="00343099" w:rsidRPr="00343099">
        <w:t>“</w:t>
      </w:r>
      <w:r w:rsidR="00343099" w:rsidRPr="00343099">
        <w:t>结构化金融知识与决策支持</w:t>
      </w:r>
      <w:r w:rsidR="00343099" w:rsidRPr="00343099">
        <w:t>”</w:t>
      </w:r>
      <w:r w:rsidR="00343099" w:rsidRPr="00343099">
        <w:t>场景，而对实时市场解读与行业趋势推演的覆盖相对有限。从数据建模角度看，这种分布有助于强化模型在理性分析与风险识别方面的</w:t>
      </w:r>
      <w:r w:rsidR="00282DDA" w:rsidRPr="00282DDA">
        <w:t>从难度分布来看，</w:t>
      </w:r>
      <w:r w:rsidR="00282DDA" w:rsidRPr="00282DDA">
        <w:t xml:space="preserve">easy </w:t>
      </w:r>
      <w:r w:rsidR="00282DDA" w:rsidRPr="00282DDA">
        <w:t>与</w:t>
      </w:r>
      <w:r w:rsidR="00282DDA" w:rsidRPr="00282DDA">
        <w:t xml:space="preserve"> med </w:t>
      </w:r>
      <w:r w:rsidR="00282DDA" w:rsidRPr="00282DDA">
        <w:t>类样本比例完全一致（各占</w:t>
      </w:r>
      <w:r w:rsidR="00282DDA" w:rsidRPr="00282DDA">
        <w:t xml:space="preserve"> 34.38%</w:t>
      </w:r>
      <w:r w:rsidR="00282DDA" w:rsidRPr="00282DDA">
        <w:t>），</w:t>
      </w:r>
      <w:r w:rsidR="00282DDA" w:rsidRPr="00282DDA">
        <w:t xml:space="preserve">hard </w:t>
      </w:r>
      <w:r w:rsidR="00282DDA" w:rsidRPr="00282DDA">
        <w:t>类样本占比</w:t>
      </w:r>
      <w:r w:rsidR="00282DDA" w:rsidRPr="00282DDA">
        <w:t xml:space="preserve"> 31.25%</w:t>
      </w:r>
      <w:r w:rsidR="00282DDA" w:rsidRPr="00282DDA">
        <w:t>。整体分布较为均衡，未出现明显的难度倾斜现象。这种设计有助于构建梯度清晰的能力测试结构，使模型既能处理基础知识问答，又能应对复杂推理或跨轮约束场景。</w:t>
      </w:r>
      <w:r w:rsidR="00282DDA">
        <w:rPr>
          <w:rFonts w:hint="eastAsia"/>
        </w:rPr>
        <w:t>表</w:t>
      </w:r>
      <w:r w:rsidR="00282DDA">
        <w:rPr>
          <w:rFonts w:hint="eastAsia"/>
        </w:rPr>
        <w:t>--</w:t>
      </w:r>
      <w:r w:rsidR="00282DDA" w:rsidRPr="00282DDA">
        <w:t>表明，对话轮次与难度等级之间呈现显著正相关趋势。</w:t>
      </w:r>
      <w:r w:rsidR="00282DDA" w:rsidRPr="00282DDA">
        <w:t xml:space="preserve">easy </w:t>
      </w:r>
      <w:r w:rsidR="00282DDA" w:rsidRPr="00282DDA">
        <w:t>类样本平均总轮数为</w:t>
      </w:r>
      <w:r w:rsidR="00282DDA" w:rsidRPr="00282DDA">
        <w:t xml:space="preserve"> 20.82 </w:t>
      </w:r>
      <w:r w:rsidR="00282DDA" w:rsidRPr="00282DDA">
        <w:t>轮，而</w:t>
      </w:r>
      <w:r w:rsidR="00282DDA" w:rsidRPr="00282DDA">
        <w:t xml:space="preserve"> hard </w:t>
      </w:r>
      <w:r w:rsidR="00282DDA" w:rsidRPr="00282DDA">
        <w:t>类样本平均总轮数达到</w:t>
      </w:r>
      <w:r w:rsidR="00282DDA" w:rsidRPr="00282DDA">
        <w:t xml:space="preserve"> 35 </w:t>
      </w:r>
      <w:r w:rsidR="00282DDA" w:rsidRPr="00282DDA">
        <w:t>轮，中位数为</w:t>
      </w:r>
      <w:r w:rsidR="00282DDA" w:rsidRPr="00282DDA">
        <w:t xml:space="preserve"> 38 </w:t>
      </w:r>
      <w:r w:rsidR="00282DDA" w:rsidRPr="00282DDA">
        <w:t>轮，显示出明显的多轮延展特征。这一结构差异说明，难度提升主要通过以下机制实现：</w:t>
      </w:r>
      <w:r w:rsidR="00282DDA">
        <w:rPr>
          <w:rFonts w:hint="eastAsia"/>
        </w:rPr>
        <w:t>1)</w:t>
      </w:r>
      <w:r w:rsidR="00282DDA" w:rsidRPr="00282DDA">
        <w:t>增加跨轮信息依赖</w:t>
      </w:r>
      <w:r w:rsidR="00282DDA">
        <w:rPr>
          <w:rFonts w:hint="eastAsia"/>
        </w:rPr>
        <w:t>2)</w:t>
      </w:r>
      <w:r w:rsidR="00282DDA" w:rsidRPr="00282DDA">
        <w:t>引入主题漂移与约束条件更新</w:t>
      </w:r>
      <w:r w:rsidR="00282DDA">
        <w:rPr>
          <w:rFonts w:hint="eastAsia"/>
        </w:rPr>
        <w:t>3)</w:t>
      </w:r>
      <w:r w:rsidR="00282DDA" w:rsidRPr="00282DDA">
        <w:t>延长决策链条与推理路径。与此同时，</w:t>
      </w:r>
      <w:r w:rsidR="00282DDA" w:rsidRPr="00282DDA">
        <w:t xml:space="preserve">user </w:t>
      </w:r>
      <w:r w:rsidR="00282DDA" w:rsidRPr="00282DDA">
        <w:t>轮数也随难度增加而显著上升（</w:t>
      </w:r>
      <w:r w:rsidR="00282DDA" w:rsidRPr="00282DDA">
        <w:t xml:space="preserve">easy </w:t>
      </w:r>
      <w:r w:rsidR="00282DDA" w:rsidRPr="00282DDA">
        <w:t>为</w:t>
      </w:r>
      <w:r w:rsidR="00282DDA" w:rsidRPr="00282DDA">
        <w:t xml:space="preserve"> 10.41 </w:t>
      </w:r>
      <w:r w:rsidR="00282DDA" w:rsidRPr="00282DDA">
        <w:t>轮，</w:t>
      </w:r>
      <w:r w:rsidR="00282DDA" w:rsidRPr="00282DDA">
        <w:t xml:space="preserve">hard </w:t>
      </w:r>
      <w:r w:rsidR="00282DDA" w:rsidRPr="00282DDA">
        <w:t>为</w:t>
      </w:r>
      <w:r w:rsidR="00282DDA" w:rsidRPr="00282DDA">
        <w:t xml:space="preserve"> 17.50 </w:t>
      </w:r>
      <w:r w:rsidR="00282DDA" w:rsidRPr="00282DDA">
        <w:t>轮），说明高难度场景中用户需求表达更加细化，决策变量逐步展开，符合复杂金融咨询的真实交互特征。</w:t>
      </w:r>
    </w:p>
    <w:tbl>
      <w:tblPr>
        <w:tblStyle w:val="aa"/>
        <w:tblW w:w="0" w:type="auto"/>
        <w:tblLook w:val="04A0" w:firstRow="1" w:lastRow="0" w:firstColumn="1" w:lastColumn="0" w:noHBand="0" w:noVBand="1"/>
      </w:tblPr>
      <w:tblGrid>
        <w:gridCol w:w="4148"/>
        <w:gridCol w:w="4148"/>
      </w:tblGrid>
      <w:tr w:rsidR="00282DDA" w14:paraId="43AEA0D5" w14:textId="77777777" w:rsidTr="00282DDA">
        <w:tc>
          <w:tcPr>
            <w:tcW w:w="4148"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713"/>
              <w:gridCol w:w="743"/>
            </w:tblGrid>
            <w:tr w:rsidR="00282DDA" w:rsidRPr="00343099" w14:paraId="1FDF8A1A" w14:textId="77777777" w:rsidTr="008944F1">
              <w:trPr>
                <w:tblHeader/>
                <w:tblCellSpacing w:w="15" w:type="dxa"/>
              </w:trPr>
              <w:tc>
                <w:tcPr>
                  <w:tcW w:w="0" w:type="auto"/>
                  <w:vAlign w:val="center"/>
                  <w:hideMark/>
                </w:tcPr>
                <w:p w14:paraId="5D72BF02" w14:textId="77777777" w:rsidR="00282DDA" w:rsidRPr="00343099" w:rsidRDefault="00282DDA" w:rsidP="00282DDA">
                  <w:pPr>
                    <w:rPr>
                      <w:b/>
                      <w:bCs/>
                    </w:rPr>
                  </w:pPr>
                  <w:r w:rsidRPr="00343099">
                    <w:rPr>
                      <w:b/>
                      <w:bCs/>
                    </w:rPr>
                    <w:t>主题类别</w:t>
                  </w:r>
                </w:p>
              </w:tc>
              <w:tc>
                <w:tcPr>
                  <w:tcW w:w="0" w:type="auto"/>
                  <w:vAlign w:val="center"/>
                  <w:hideMark/>
                </w:tcPr>
                <w:p w14:paraId="16168B5E" w14:textId="77777777" w:rsidR="00282DDA" w:rsidRPr="00343099" w:rsidRDefault="00282DDA" w:rsidP="00282DDA">
                  <w:pPr>
                    <w:rPr>
                      <w:b/>
                      <w:bCs/>
                    </w:rPr>
                  </w:pPr>
                  <w:r w:rsidRPr="00343099">
                    <w:rPr>
                      <w:b/>
                      <w:bCs/>
                    </w:rPr>
                    <w:t>样本数</w:t>
                  </w:r>
                </w:p>
              </w:tc>
              <w:tc>
                <w:tcPr>
                  <w:tcW w:w="0" w:type="auto"/>
                  <w:vAlign w:val="center"/>
                  <w:hideMark/>
                </w:tcPr>
                <w:p w14:paraId="79ED4E3E" w14:textId="77777777" w:rsidR="00282DDA" w:rsidRPr="00343099" w:rsidRDefault="00282DDA" w:rsidP="00282DDA">
                  <w:pPr>
                    <w:rPr>
                      <w:b/>
                      <w:bCs/>
                    </w:rPr>
                  </w:pPr>
                  <w:r w:rsidRPr="00343099">
                    <w:rPr>
                      <w:b/>
                      <w:bCs/>
                    </w:rPr>
                    <w:t>占比</w:t>
                  </w:r>
                </w:p>
              </w:tc>
            </w:tr>
            <w:tr w:rsidR="00282DDA" w:rsidRPr="00343099" w14:paraId="355F9B64" w14:textId="77777777" w:rsidTr="008944F1">
              <w:trPr>
                <w:tblCellSpacing w:w="15" w:type="dxa"/>
              </w:trPr>
              <w:tc>
                <w:tcPr>
                  <w:tcW w:w="0" w:type="auto"/>
                  <w:vAlign w:val="center"/>
                  <w:hideMark/>
                </w:tcPr>
                <w:p w14:paraId="5DC1B85F" w14:textId="77777777" w:rsidR="00282DDA" w:rsidRPr="00343099" w:rsidRDefault="00282DDA" w:rsidP="00282DDA">
                  <w:r w:rsidRPr="00343099">
                    <w:t>投资教育</w:t>
                  </w:r>
                </w:p>
              </w:tc>
              <w:tc>
                <w:tcPr>
                  <w:tcW w:w="0" w:type="auto"/>
                  <w:vAlign w:val="center"/>
                  <w:hideMark/>
                </w:tcPr>
                <w:p w14:paraId="6BCB05CD" w14:textId="77777777" w:rsidR="00282DDA" w:rsidRPr="00343099" w:rsidRDefault="00282DDA" w:rsidP="00282DDA">
                  <w:r w:rsidRPr="00343099">
                    <w:t>13</w:t>
                  </w:r>
                </w:p>
              </w:tc>
              <w:tc>
                <w:tcPr>
                  <w:tcW w:w="0" w:type="auto"/>
                  <w:vAlign w:val="center"/>
                  <w:hideMark/>
                </w:tcPr>
                <w:p w14:paraId="66AA7BE3" w14:textId="77777777" w:rsidR="00282DDA" w:rsidRPr="00343099" w:rsidRDefault="00282DDA" w:rsidP="00282DDA">
                  <w:r w:rsidRPr="00343099">
                    <w:t>20.31%</w:t>
                  </w:r>
                </w:p>
              </w:tc>
            </w:tr>
            <w:tr w:rsidR="00282DDA" w:rsidRPr="00343099" w14:paraId="240F36C0" w14:textId="77777777" w:rsidTr="008944F1">
              <w:trPr>
                <w:tblCellSpacing w:w="15" w:type="dxa"/>
              </w:trPr>
              <w:tc>
                <w:tcPr>
                  <w:tcW w:w="0" w:type="auto"/>
                  <w:vAlign w:val="center"/>
                  <w:hideMark/>
                </w:tcPr>
                <w:p w14:paraId="2FD922B2" w14:textId="77777777" w:rsidR="00282DDA" w:rsidRPr="00343099" w:rsidRDefault="00282DDA" w:rsidP="00282DDA">
                  <w:r w:rsidRPr="00343099">
                    <w:t>风险识别</w:t>
                  </w:r>
                </w:p>
              </w:tc>
              <w:tc>
                <w:tcPr>
                  <w:tcW w:w="0" w:type="auto"/>
                  <w:vAlign w:val="center"/>
                  <w:hideMark/>
                </w:tcPr>
                <w:p w14:paraId="3814D890" w14:textId="77777777" w:rsidR="00282DDA" w:rsidRPr="00343099" w:rsidRDefault="00282DDA" w:rsidP="00282DDA">
                  <w:r w:rsidRPr="00343099">
                    <w:t>13</w:t>
                  </w:r>
                </w:p>
              </w:tc>
              <w:tc>
                <w:tcPr>
                  <w:tcW w:w="0" w:type="auto"/>
                  <w:vAlign w:val="center"/>
                  <w:hideMark/>
                </w:tcPr>
                <w:p w14:paraId="12C4D43F" w14:textId="77777777" w:rsidR="00282DDA" w:rsidRPr="00343099" w:rsidRDefault="00282DDA" w:rsidP="00282DDA">
                  <w:r w:rsidRPr="00343099">
                    <w:t>20.31%</w:t>
                  </w:r>
                </w:p>
              </w:tc>
            </w:tr>
            <w:tr w:rsidR="00282DDA" w:rsidRPr="00343099" w14:paraId="14B6146B" w14:textId="77777777" w:rsidTr="008944F1">
              <w:trPr>
                <w:tblCellSpacing w:w="15" w:type="dxa"/>
              </w:trPr>
              <w:tc>
                <w:tcPr>
                  <w:tcW w:w="0" w:type="auto"/>
                  <w:vAlign w:val="center"/>
                  <w:hideMark/>
                </w:tcPr>
                <w:p w14:paraId="76B430A0" w14:textId="77777777" w:rsidR="00282DDA" w:rsidRPr="00343099" w:rsidRDefault="00282DDA" w:rsidP="00282DDA">
                  <w:r w:rsidRPr="00343099">
                    <w:t>财务分析</w:t>
                  </w:r>
                </w:p>
              </w:tc>
              <w:tc>
                <w:tcPr>
                  <w:tcW w:w="0" w:type="auto"/>
                  <w:vAlign w:val="center"/>
                  <w:hideMark/>
                </w:tcPr>
                <w:p w14:paraId="79BA51E6" w14:textId="77777777" w:rsidR="00282DDA" w:rsidRPr="00343099" w:rsidRDefault="00282DDA" w:rsidP="00282DDA">
                  <w:r w:rsidRPr="00343099">
                    <w:t>13</w:t>
                  </w:r>
                </w:p>
              </w:tc>
              <w:tc>
                <w:tcPr>
                  <w:tcW w:w="0" w:type="auto"/>
                  <w:vAlign w:val="center"/>
                  <w:hideMark/>
                </w:tcPr>
                <w:p w14:paraId="7BE4D46B" w14:textId="77777777" w:rsidR="00282DDA" w:rsidRPr="00343099" w:rsidRDefault="00282DDA" w:rsidP="00282DDA">
                  <w:r w:rsidRPr="00343099">
                    <w:t>20.31%</w:t>
                  </w:r>
                </w:p>
              </w:tc>
            </w:tr>
            <w:tr w:rsidR="00282DDA" w:rsidRPr="00343099" w14:paraId="48F66293" w14:textId="77777777" w:rsidTr="008944F1">
              <w:trPr>
                <w:tblCellSpacing w:w="15" w:type="dxa"/>
              </w:trPr>
              <w:tc>
                <w:tcPr>
                  <w:tcW w:w="0" w:type="auto"/>
                  <w:vAlign w:val="center"/>
                  <w:hideMark/>
                </w:tcPr>
                <w:p w14:paraId="283A16FA" w14:textId="77777777" w:rsidR="00282DDA" w:rsidRPr="00343099" w:rsidRDefault="00282DDA" w:rsidP="00282DDA">
                  <w:r w:rsidRPr="00343099">
                    <w:t>产品比较</w:t>
                  </w:r>
                </w:p>
              </w:tc>
              <w:tc>
                <w:tcPr>
                  <w:tcW w:w="0" w:type="auto"/>
                  <w:vAlign w:val="center"/>
                  <w:hideMark/>
                </w:tcPr>
                <w:p w14:paraId="579040F2" w14:textId="77777777" w:rsidR="00282DDA" w:rsidRPr="00343099" w:rsidRDefault="00282DDA" w:rsidP="00282DDA">
                  <w:r w:rsidRPr="00343099">
                    <w:t>12</w:t>
                  </w:r>
                </w:p>
              </w:tc>
              <w:tc>
                <w:tcPr>
                  <w:tcW w:w="0" w:type="auto"/>
                  <w:vAlign w:val="center"/>
                  <w:hideMark/>
                </w:tcPr>
                <w:p w14:paraId="541872BB" w14:textId="77777777" w:rsidR="00282DDA" w:rsidRPr="00343099" w:rsidRDefault="00282DDA" w:rsidP="00282DDA">
                  <w:r w:rsidRPr="00343099">
                    <w:t>18.75%</w:t>
                  </w:r>
                </w:p>
              </w:tc>
            </w:tr>
            <w:tr w:rsidR="00282DDA" w:rsidRPr="00343099" w14:paraId="06CBAA90" w14:textId="77777777" w:rsidTr="008944F1">
              <w:trPr>
                <w:tblCellSpacing w:w="15" w:type="dxa"/>
              </w:trPr>
              <w:tc>
                <w:tcPr>
                  <w:tcW w:w="0" w:type="auto"/>
                  <w:vAlign w:val="center"/>
                  <w:hideMark/>
                </w:tcPr>
                <w:p w14:paraId="2F3077CC" w14:textId="77777777" w:rsidR="00282DDA" w:rsidRPr="00343099" w:rsidRDefault="00282DDA" w:rsidP="00282DDA">
                  <w:r w:rsidRPr="00343099">
                    <w:t>宏观分析</w:t>
                  </w:r>
                </w:p>
              </w:tc>
              <w:tc>
                <w:tcPr>
                  <w:tcW w:w="0" w:type="auto"/>
                  <w:vAlign w:val="center"/>
                  <w:hideMark/>
                </w:tcPr>
                <w:p w14:paraId="71709124" w14:textId="77777777" w:rsidR="00282DDA" w:rsidRPr="00343099" w:rsidRDefault="00282DDA" w:rsidP="00282DDA">
                  <w:r w:rsidRPr="00343099">
                    <w:t>9</w:t>
                  </w:r>
                </w:p>
              </w:tc>
              <w:tc>
                <w:tcPr>
                  <w:tcW w:w="0" w:type="auto"/>
                  <w:vAlign w:val="center"/>
                  <w:hideMark/>
                </w:tcPr>
                <w:p w14:paraId="067D0F96" w14:textId="77777777" w:rsidR="00282DDA" w:rsidRPr="00343099" w:rsidRDefault="00282DDA" w:rsidP="00282DDA">
                  <w:r w:rsidRPr="00343099">
                    <w:t>14.06%</w:t>
                  </w:r>
                </w:p>
              </w:tc>
            </w:tr>
            <w:tr w:rsidR="00282DDA" w:rsidRPr="00343099" w14:paraId="45C23066" w14:textId="77777777" w:rsidTr="008944F1">
              <w:trPr>
                <w:tblCellSpacing w:w="15" w:type="dxa"/>
              </w:trPr>
              <w:tc>
                <w:tcPr>
                  <w:tcW w:w="0" w:type="auto"/>
                  <w:vAlign w:val="center"/>
                  <w:hideMark/>
                </w:tcPr>
                <w:p w14:paraId="4E5B0B36" w14:textId="77777777" w:rsidR="00282DDA" w:rsidRPr="00343099" w:rsidRDefault="00282DDA" w:rsidP="00282DDA">
                  <w:r w:rsidRPr="00343099">
                    <w:t>行业分析</w:t>
                  </w:r>
                </w:p>
              </w:tc>
              <w:tc>
                <w:tcPr>
                  <w:tcW w:w="0" w:type="auto"/>
                  <w:vAlign w:val="center"/>
                  <w:hideMark/>
                </w:tcPr>
                <w:p w14:paraId="15C9F99A" w14:textId="77777777" w:rsidR="00282DDA" w:rsidRPr="00343099" w:rsidRDefault="00282DDA" w:rsidP="00282DDA">
                  <w:r w:rsidRPr="00343099">
                    <w:t>3</w:t>
                  </w:r>
                </w:p>
              </w:tc>
              <w:tc>
                <w:tcPr>
                  <w:tcW w:w="0" w:type="auto"/>
                  <w:vAlign w:val="center"/>
                  <w:hideMark/>
                </w:tcPr>
                <w:p w14:paraId="00793A67" w14:textId="77777777" w:rsidR="00282DDA" w:rsidRPr="00343099" w:rsidRDefault="00282DDA" w:rsidP="00282DDA">
                  <w:r w:rsidRPr="00343099">
                    <w:t>4.69%</w:t>
                  </w:r>
                </w:p>
              </w:tc>
            </w:tr>
            <w:tr w:rsidR="00282DDA" w:rsidRPr="00343099" w14:paraId="18AC6FCA" w14:textId="77777777" w:rsidTr="008944F1">
              <w:trPr>
                <w:tblCellSpacing w:w="15" w:type="dxa"/>
              </w:trPr>
              <w:tc>
                <w:tcPr>
                  <w:tcW w:w="0" w:type="auto"/>
                  <w:vAlign w:val="center"/>
                  <w:hideMark/>
                </w:tcPr>
                <w:p w14:paraId="45C78EA0" w14:textId="2BF20C55" w:rsidR="00282DDA" w:rsidRPr="00343099" w:rsidRDefault="00282DDA" w:rsidP="00282DDA">
                  <w:r w:rsidRPr="00343099">
                    <w:lastRenderedPageBreak/>
                    <w:t>行情解读</w:t>
                  </w:r>
                </w:p>
              </w:tc>
              <w:tc>
                <w:tcPr>
                  <w:tcW w:w="0" w:type="auto"/>
                  <w:vAlign w:val="center"/>
                  <w:hideMark/>
                </w:tcPr>
                <w:p w14:paraId="13B75FB4" w14:textId="77777777" w:rsidR="00282DDA" w:rsidRPr="00343099" w:rsidRDefault="00282DDA" w:rsidP="00282DDA">
                  <w:r w:rsidRPr="00343099">
                    <w:t>1</w:t>
                  </w:r>
                </w:p>
              </w:tc>
              <w:tc>
                <w:tcPr>
                  <w:tcW w:w="0" w:type="auto"/>
                  <w:vAlign w:val="center"/>
                  <w:hideMark/>
                </w:tcPr>
                <w:p w14:paraId="7CDF2C1E" w14:textId="77777777" w:rsidR="00282DDA" w:rsidRPr="00343099" w:rsidRDefault="00282DDA" w:rsidP="00282DDA">
                  <w:r w:rsidRPr="00343099">
                    <w:t>1.56%</w:t>
                  </w:r>
                </w:p>
              </w:tc>
            </w:tr>
            <w:tr w:rsidR="00282DDA" w:rsidRPr="00343099" w14:paraId="220D3C35" w14:textId="77777777" w:rsidTr="008944F1">
              <w:trPr>
                <w:tblCellSpacing w:w="15" w:type="dxa"/>
              </w:trPr>
              <w:tc>
                <w:tcPr>
                  <w:tcW w:w="0" w:type="auto"/>
                  <w:vAlign w:val="center"/>
                  <w:hideMark/>
                </w:tcPr>
                <w:p w14:paraId="2A4959A6" w14:textId="77777777" w:rsidR="00282DDA" w:rsidRPr="00343099" w:rsidRDefault="00282DDA" w:rsidP="00282DDA">
                  <w:r w:rsidRPr="00343099">
                    <w:rPr>
                      <w:b/>
                      <w:bCs/>
                    </w:rPr>
                    <w:t>合计</w:t>
                  </w:r>
                </w:p>
              </w:tc>
              <w:tc>
                <w:tcPr>
                  <w:tcW w:w="0" w:type="auto"/>
                  <w:vAlign w:val="center"/>
                  <w:hideMark/>
                </w:tcPr>
                <w:p w14:paraId="5B00F0CC" w14:textId="77777777" w:rsidR="00282DDA" w:rsidRPr="00343099" w:rsidRDefault="00282DDA" w:rsidP="00282DDA">
                  <w:r w:rsidRPr="00343099">
                    <w:rPr>
                      <w:b/>
                      <w:bCs/>
                    </w:rPr>
                    <w:t>64</w:t>
                  </w:r>
                </w:p>
              </w:tc>
              <w:tc>
                <w:tcPr>
                  <w:tcW w:w="0" w:type="auto"/>
                  <w:vAlign w:val="center"/>
                  <w:hideMark/>
                </w:tcPr>
                <w:p w14:paraId="4E22A47D" w14:textId="77777777" w:rsidR="00282DDA" w:rsidRPr="00343099" w:rsidRDefault="00282DDA" w:rsidP="00282DDA">
                  <w:r w:rsidRPr="00343099">
                    <w:rPr>
                      <w:b/>
                      <w:bCs/>
                    </w:rPr>
                    <w:t>100%</w:t>
                  </w:r>
                </w:p>
              </w:tc>
            </w:tr>
          </w:tbl>
          <w:p w14:paraId="65690C4F" w14:textId="39611AC1" w:rsidR="00282DDA" w:rsidRDefault="00282DDA" w:rsidP="00343099">
            <w:r>
              <w:rPr>
                <w:rFonts w:hint="eastAsia"/>
              </w:rPr>
              <w:t xml:space="preserve">  </w:t>
            </w:r>
            <w:r>
              <w:rPr>
                <w:rFonts w:hint="eastAsia"/>
              </w:rPr>
              <w:t>表</w:t>
            </w:r>
          </w:p>
        </w:tc>
        <w:tc>
          <w:tcPr>
            <w:tcW w:w="4148"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803"/>
              <w:gridCol w:w="1667"/>
            </w:tblGrid>
            <w:tr w:rsidR="00282DDA" w:rsidRPr="00282DDA" w14:paraId="57F51205" w14:textId="77777777" w:rsidTr="00282DDA">
              <w:trPr>
                <w:tblHeader/>
                <w:tblCellSpacing w:w="15" w:type="dxa"/>
              </w:trPr>
              <w:tc>
                <w:tcPr>
                  <w:tcW w:w="0" w:type="auto"/>
                  <w:vAlign w:val="center"/>
                  <w:hideMark/>
                </w:tcPr>
                <w:p w14:paraId="136106D1" w14:textId="77777777" w:rsidR="00282DDA" w:rsidRPr="00282DDA" w:rsidRDefault="00282DDA" w:rsidP="00282DDA">
                  <w:pPr>
                    <w:widowControl/>
                    <w:jc w:val="center"/>
                    <w:rPr>
                      <w:rFonts w:ascii="宋体" w:hAnsi="宋体" w:cs="宋体"/>
                      <w:b/>
                      <w:bCs/>
                      <w:kern w:val="0"/>
                      <w:sz w:val="24"/>
                    </w:rPr>
                  </w:pPr>
                  <w:r w:rsidRPr="00282DDA">
                    <w:rPr>
                      <w:rFonts w:ascii="宋体" w:hAnsi="宋体" w:cs="宋体"/>
                      <w:b/>
                      <w:bCs/>
                      <w:kern w:val="0"/>
                      <w:sz w:val="24"/>
                    </w:rPr>
                    <w:lastRenderedPageBreak/>
                    <w:t>难度等级</w:t>
                  </w:r>
                </w:p>
              </w:tc>
              <w:tc>
                <w:tcPr>
                  <w:tcW w:w="0" w:type="auto"/>
                  <w:vAlign w:val="center"/>
                  <w:hideMark/>
                </w:tcPr>
                <w:p w14:paraId="0C4F2C5D" w14:textId="77777777" w:rsidR="00282DDA" w:rsidRPr="00282DDA" w:rsidRDefault="00282DDA" w:rsidP="00282DDA">
                  <w:pPr>
                    <w:widowControl/>
                    <w:jc w:val="right"/>
                    <w:rPr>
                      <w:rFonts w:ascii="宋体" w:hAnsi="宋体" w:cs="宋体"/>
                      <w:b/>
                      <w:bCs/>
                      <w:kern w:val="0"/>
                      <w:sz w:val="24"/>
                    </w:rPr>
                  </w:pPr>
                  <w:r w:rsidRPr="00282DDA">
                    <w:rPr>
                      <w:rFonts w:ascii="宋体" w:hAnsi="宋体" w:cs="宋体"/>
                      <w:b/>
                      <w:bCs/>
                      <w:kern w:val="0"/>
                      <w:sz w:val="24"/>
                    </w:rPr>
                    <w:t>样本数</w:t>
                  </w:r>
                </w:p>
              </w:tc>
              <w:tc>
                <w:tcPr>
                  <w:tcW w:w="1622" w:type="dxa"/>
                  <w:vAlign w:val="center"/>
                  <w:hideMark/>
                </w:tcPr>
                <w:p w14:paraId="5465943F" w14:textId="77777777" w:rsidR="00282DDA" w:rsidRPr="00282DDA" w:rsidRDefault="00282DDA" w:rsidP="00282DDA">
                  <w:pPr>
                    <w:widowControl/>
                    <w:jc w:val="right"/>
                    <w:rPr>
                      <w:rFonts w:ascii="宋体" w:hAnsi="宋体" w:cs="宋体"/>
                      <w:b/>
                      <w:bCs/>
                      <w:kern w:val="0"/>
                      <w:sz w:val="24"/>
                    </w:rPr>
                  </w:pPr>
                  <w:r w:rsidRPr="00282DDA">
                    <w:rPr>
                      <w:rFonts w:ascii="宋体" w:hAnsi="宋体" w:cs="宋体"/>
                      <w:b/>
                      <w:bCs/>
                      <w:kern w:val="0"/>
                      <w:sz w:val="24"/>
                    </w:rPr>
                    <w:t>占比</w:t>
                  </w:r>
                </w:p>
              </w:tc>
            </w:tr>
            <w:tr w:rsidR="00282DDA" w:rsidRPr="00282DDA" w14:paraId="503A0EA8" w14:textId="77777777" w:rsidTr="00282DDA">
              <w:trPr>
                <w:tblCellSpacing w:w="15" w:type="dxa"/>
              </w:trPr>
              <w:tc>
                <w:tcPr>
                  <w:tcW w:w="0" w:type="auto"/>
                  <w:vAlign w:val="center"/>
                  <w:hideMark/>
                </w:tcPr>
                <w:p w14:paraId="6FC1418D" w14:textId="77777777" w:rsidR="00282DDA" w:rsidRPr="00282DDA" w:rsidRDefault="00282DDA" w:rsidP="00282DDA">
                  <w:pPr>
                    <w:widowControl/>
                    <w:jc w:val="left"/>
                    <w:rPr>
                      <w:rFonts w:ascii="宋体" w:hAnsi="宋体" w:cs="宋体"/>
                      <w:kern w:val="0"/>
                      <w:sz w:val="24"/>
                    </w:rPr>
                  </w:pPr>
                  <w:r w:rsidRPr="00282DDA">
                    <w:rPr>
                      <w:rFonts w:ascii="宋体" w:hAnsi="宋体" w:cs="宋体"/>
                      <w:kern w:val="0"/>
                      <w:sz w:val="24"/>
                    </w:rPr>
                    <w:t>easy</w:t>
                  </w:r>
                </w:p>
              </w:tc>
              <w:tc>
                <w:tcPr>
                  <w:tcW w:w="0" w:type="auto"/>
                  <w:vAlign w:val="center"/>
                  <w:hideMark/>
                </w:tcPr>
                <w:p w14:paraId="63FCA21A" w14:textId="77777777" w:rsidR="00282DDA" w:rsidRPr="00282DDA" w:rsidRDefault="00282DDA" w:rsidP="00282DDA">
                  <w:pPr>
                    <w:widowControl/>
                    <w:jc w:val="right"/>
                    <w:rPr>
                      <w:rFonts w:ascii="宋体" w:hAnsi="宋体" w:cs="宋体"/>
                      <w:kern w:val="0"/>
                      <w:sz w:val="24"/>
                    </w:rPr>
                  </w:pPr>
                  <w:r w:rsidRPr="00282DDA">
                    <w:rPr>
                      <w:rFonts w:ascii="宋体" w:hAnsi="宋体" w:cs="宋体"/>
                      <w:kern w:val="0"/>
                      <w:sz w:val="24"/>
                    </w:rPr>
                    <w:t>22</w:t>
                  </w:r>
                </w:p>
              </w:tc>
              <w:tc>
                <w:tcPr>
                  <w:tcW w:w="1622" w:type="dxa"/>
                  <w:vAlign w:val="center"/>
                  <w:hideMark/>
                </w:tcPr>
                <w:p w14:paraId="6DE39E3A" w14:textId="77777777" w:rsidR="00282DDA" w:rsidRPr="00282DDA" w:rsidRDefault="00282DDA" w:rsidP="00282DDA">
                  <w:pPr>
                    <w:widowControl/>
                    <w:jc w:val="right"/>
                    <w:rPr>
                      <w:rFonts w:ascii="宋体" w:hAnsi="宋体" w:cs="宋体"/>
                      <w:kern w:val="0"/>
                      <w:sz w:val="24"/>
                    </w:rPr>
                  </w:pPr>
                  <w:r w:rsidRPr="00282DDA">
                    <w:rPr>
                      <w:rFonts w:ascii="宋体" w:hAnsi="宋体" w:cs="宋体"/>
                      <w:kern w:val="0"/>
                      <w:sz w:val="24"/>
                    </w:rPr>
                    <w:t>34.38%</w:t>
                  </w:r>
                </w:p>
              </w:tc>
            </w:tr>
            <w:tr w:rsidR="00282DDA" w:rsidRPr="00282DDA" w14:paraId="209DB96A" w14:textId="77777777" w:rsidTr="00282DDA">
              <w:trPr>
                <w:tblCellSpacing w:w="15" w:type="dxa"/>
              </w:trPr>
              <w:tc>
                <w:tcPr>
                  <w:tcW w:w="0" w:type="auto"/>
                  <w:vAlign w:val="center"/>
                  <w:hideMark/>
                </w:tcPr>
                <w:p w14:paraId="5E5118F9" w14:textId="77777777" w:rsidR="00282DDA" w:rsidRPr="00282DDA" w:rsidRDefault="00282DDA" w:rsidP="00282DDA">
                  <w:pPr>
                    <w:widowControl/>
                    <w:jc w:val="left"/>
                    <w:rPr>
                      <w:rFonts w:ascii="宋体" w:hAnsi="宋体" w:cs="宋体"/>
                      <w:kern w:val="0"/>
                      <w:sz w:val="24"/>
                    </w:rPr>
                  </w:pPr>
                  <w:r w:rsidRPr="00282DDA">
                    <w:rPr>
                      <w:rFonts w:ascii="宋体" w:hAnsi="宋体" w:cs="宋体"/>
                      <w:kern w:val="0"/>
                      <w:sz w:val="24"/>
                    </w:rPr>
                    <w:t>med</w:t>
                  </w:r>
                </w:p>
              </w:tc>
              <w:tc>
                <w:tcPr>
                  <w:tcW w:w="0" w:type="auto"/>
                  <w:vAlign w:val="center"/>
                  <w:hideMark/>
                </w:tcPr>
                <w:p w14:paraId="6837EF68" w14:textId="77777777" w:rsidR="00282DDA" w:rsidRPr="00282DDA" w:rsidRDefault="00282DDA" w:rsidP="00282DDA">
                  <w:pPr>
                    <w:widowControl/>
                    <w:jc w:val="right"/>
                    <w:rPr>
                      <w:rFonts w:ascii="宋体" w:hAnsi="宋体" w:cs="宋体"/>
                      <w:kern w:val="0"/>
                      <w:sz w:val="24"/>
                    </w:rPr>
                  </w:pPr>
                  <w:r w:rsidRPr="00282DDA">
                    <w:rPr>
                      <w:rFonts w:ascii="宋体" w:hAnsi="宋体" w:cs="宋体"/>
                      <w:kern w:val="0"/>
                      <w:sz w:val="24"/>
                    </w:rPr>
                    <w:t>22</w:t>
                  </w:r>
                </w:p>
              </w:tc>
              <w:tc>
                <w:tcPr>
                  <w:tcW w:w="1622" w:type="dxa"/>
                  <w:vAlign w:val="center"/>
                  <w:hideMark/>
                </w:tcPr>
                <w:p w14:paraId="44E858A6" w14:textId="77777777" w:rsidR="00282DDA" w:rsidRPr="00282DDA" w:rsidRDefault="00282DDA" w:rsidP="00282DDA">
                  <w:pPr>
                    <w:widowControl/>
                    <w:jc w:val="right"/>
                    <w:rPr>
                      <w:rFonts w:ascii="宋体" w:hAnsi="宋体" w:cs="宋体"/>
                      <w:kern w:val="0"/>
                      <w:sz w:val="24"/>
                    </w:rPr>
                  </w:pPr>
                  <w:r w:rsidRPr="00282DDA">
                    <w:rPr>
                      <w:rFonts w:ascii="宋体" w:hAnsi="宋体" w:cs="宋体"/>
                      <w:kern w:val="0"/>
                      <w:sz w:val="24"/>
                    </w:rPr>
                    <w:t>34.38%</w:t>
                  </w:r>
                </w:p>
              </w:tc>
            </w:tr>
            <w:tr w:rsidR="00282DDA" w:rsidRPr="00282DDA" w14:paraId="05D13CB4" w14:textId="77777777" w:rsidTr="00282DDA">
              <w:trPr>
                <w:tblCellSpacing w:w="15" w:type="dxa"/>
              </w:trPr>
              <w:tc>
                <w:tcPr>
                  <w:tcW w:w="0" w:type="auto"/>
                  <w:vAlign w:val="center"/>
                  <w:hideMark/>
                </w:tcPr>
                <w:p w14:paraId="5DDEDA91" w14:textId="77777777" w:rsidR="00282DDA" w:rsidRPr="00282DDA" w:rsidRDefault="00282DDA" w:rsidP="00282DDA">
                  <w:pPr>
                    <w:widowControl/>
                    <w:jc w:val="left"/>
                    <w:rPr>
                      <w:rFonts w:ascii="宋体" w:hAnsi="宋体" w:cs="宋体"/>
                      <w:kern w:val="0"/>
                      <w:sz w:val="24"/>
                    </w:rPr>
                  </w:pPr>
                  <w:r w:rsidRPr="00282DDA">
                    <w:rPr>
                      <w:rFonts w:ascii="宋体" w:hAnsi="宋体" w:cs="宋体"/>
                      <w:kern w:val="0"/>
                      <w:sz w:val="24"/>
                    </w:rPr>
                    <w:t>hard</w:t>
                  </w:r>
                </w:p>
              </w:tc>
              <w:tc>
                <w:tcPr>
                  <w:tcW w:w="0" w:type="auto"/>
                  <w:vAlign w:val="center"/>
                  <w:hideMark/>
                </w:tcPr>
                <w:p w14:paraId="4973DC52" w14:textId="77777777" w:rsidR="00282DDA" w:rsidRPr="00282DDA" w:rsidRDefault="00282DDA" w:rsidP="00282DDA">
                  <w:pPr>
                    <w:widowControl/>
                    <w:jc w:val="right"/>
                    <w:rPr>
                      <w:rFonts w:ascii="宋体" w:hAnsi="宋体" w:cs="宋体"/>
                      <w:kern w:val="0"/>
                      <w:sz w:val="24"/>
                    </w:rPr>
                  </w:pPr>
                  <w:r w:rsidRPr="00282DDA">
                    <w:rPr>
                      <w:rFonts w:ascii="宋体" w:hAnsi="宋体" w:cs="宋体"/>
                      <w:kern w:val="0"/>
                      <w:sz w:val="24"/>
                    </w:rPr>
                    <w:t>20</w:t>
                  </w:r>
                </w:p>
              </w:tc>
              <w:tc>
                <w:tcPr>
                  <w:tcW w:w="1622" w:type="dxa"/>
                  <w:vAlign w:val="center"/>
                  <w:hideMark/>
                </w:tcPr>
                <w:p w14:paraId="7CD801FD" w14:textId="77777777" w:rsidR="00282DDA" w:rsidRPr="00282DDA" w:rsidRDefault="00282DDA" w:rsidP="00282DDA">
                  <w:pPr>
                    <w:widowControl/>
                    <w:jc w:val="right"/>
                    <w:rPr>
                      <w:rFonts w:ascii="宋体" w:hAnsi="宋体" w:cs="宋体"/>
                      <w:kern w:val="0"/>
                      <w:sz w:val="24"/>
                    </w:rPr>
                  </w:pPr>
                  <w:r w:rsidRPr="00282DDA">
                    <w:rPr>
                      <w:rFonts w:ascii="宋体" w:hAnsi="宋体" w:cs="宋体"/>
                      <w:kern w:val="0"/>
                      <w:sz w:val="24"/>
                    </w:rPr>
                    <w:t>31.25%</w:t>
                  </w:r>
                </w:p>
              </w:tc>
            </w:tr>
            <w:tr w:rsidR="00282DDA" w:rsidRPr="00282DDA" w14:paraId="24971816" w14:textId="77777777" w:rsidTr="00282DDA">
              <w:trPr>
                <w:tblCellSpacing w:w="15" w:type="dxa"/>
              </w:trPr>
              <w:tc>
                <w:tcPr>
                  <w:tcW w:w="0" w:type="auto"/>
                  <w:vAlign w:val="center"/>
                  <w:hideMark/>
                </w:tcPr>
                <w:p w14:paraId="4712672F" w14:textId="77777777" w:rsidR="00282DDA" w:rsidRPr="00282DDA" w:rsidRDefault="00282DDA" w:rsidP="00282DDA">
                  <w:pPr>
                    <w:widowControl/>
                    <w:jc w:val="left"/>
                    <w:rPr>
                      <w:rFonts w:ascii="宋体" w:hAnsi="宋体" w:cs="宋体"/>
                      <w:kern w:val="0"/>
                      <w:sz w:val="24"/>
                    </w:rPr>
                  </w:pPr>
                  <w:r w:rsidRPr="00282DDA">
                    <w:rPr>
                      <w:rFonts w:ascii="宋体" w:hAnsi="宋体" w:cs="宋体"/>
                      <w:b/>
                      <w:bCs/>
                      <w:kern w:val="0"/>
                      <w:sz w:val="24"/>
                    </w:rPr>
                    <w:t>合计</w:t>
                  </w:r>
                </w:p>
              </w:tc>
              <w:tc>
                <w:tcPr>
                  <w:tcW w:w="0" w:type="auto"/>
                  <w:vAlign w:val="center"/>
                  <w:hideMark/>
                </w:tcPr>
                <w:p w14:paraId="280D4CD8" w14:textId="77777777" w:rsidR="00282DDA" w:rsidRPr="00282DDA" w:rsidRDefault="00282DDA" w:rsidP="00282DDA">
                  <w:pPr>
                    <w:widowControl/>
                    <w:jc w:val="right"/>
                    <w:rPr>
                      <w:rFonts w:ascii="宋体" w:hAnsi="宋体" w:cs="宋体"/>
                      <w:kern w:val="0"/>
                      <w:sz w:val="24"/>
                    </w:rPr>
                  </w:pPr>
                  <w:r w:rsidRPr="00282DDA">
                    <w:rPr>
                      <w:rFonts w:ascii="宋体" w:hAnsi="宋体" w:cs="宋体"/>
                      <w:b/>
                      <w:bCs/>
                      <w:kern w:val="0"/>
                      <w:sz w:val="24"/>
                    </w:rPr>
                    <w:t>64</w:t>
                  </w:r>
                </w:p>
              </w:tc>
              <w:tc>
                <w:tcPr>
                  <w:tcW w:w="1622" w:type="dxa"/>
                  <w:vAlign w:val="center"/>
                  <w:hideMark/>
                </w:tcPr>
                <w:p w14:paraId="2149BAFC" w14:textId="77777777" w:rsidR="00282DDA" w:rsidRPr="00282DDA" w:rsidRDefault="00282DDA" w:rsidP="00282DDA">
                  <w:pPr>
                    <w:widowControl/>
                    <w:jc w:val="right"/>
                    <w:rPr>
                      <w:rFonts w:ascii="宋体" w:hAnsi="宋体" w:cs="宋体"/>
                      <w:kern w:val="0"/>
                      <w:sz w:val="24"/>
                    </w:rPr>
                  </w:pPr>
                  <w:r w:rsidRPr="00282DDA">
                    <w:rPr>
                      <w:rFonts w:ascii="宋体" w:hAnsi="宋体" w:cs="宋体"/>
                      <w:b/>
                      <w:bCs/>
                      <w:kern w:val="0"/>
                      <w:sz w:val="24"/>
                    </w:rPr>
                    <w:t>100%</w:t>
                  </w:r>
                </w:p>
              </w:tc>
            </w:tr>
          </w:tbl>
          <w:p w14:paraId="3B989CF5" w14:textId="77777777" w:rsidR="00282DDA" w:rsidRDefault="00282DDA" w:rsidP="00343099"/>
          <w:p w14:paraId="0A0A2EB6" w14:textId="5619ECA7" w:rsidR="00282DDA" w:rsidRDefault="00282DDA" w:rsidP="00343099">
            <w:r>
              <w:rPr>
                <w:rFonts w:hint="eastAsia"/>
              </w:rPr>
              <w:t xml:space="preserve"> </w:t>
            </w:r>
            <w:r>
              <w:rPr>
                <w:rFonts w:hint="eastAsia"/>
              </w:rPr>
              <w:t>表</w:t>
            </w:r>
          </w:p>
        </w:tc>
      </w:tr>
    </w:tbl>
    <w:p w14:paraId="6507C111" w14:textId="77777777" w:rsidR="00343099" w:rsidRPr="00343099" w:rsidRDefault="00343099" w:rsidP="00343099">
      <w:pPr>
        <w:ind w:firstLine="420"/>
      </w:pPr>
    </w:p>
    <w:tbl>
      <w:tblPr>
        <w:tblW w:w="81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910"/>
        <w:gridCol w:w="910"/>
        <w:gridCol w:w="910"/>
        <w:gridCol w:w="910"/>
        <w:gridCol w:w="910"/>
        <w:gridCol w:w="910"/>
        <w:gridCol w:w="910"/>
        <w:gridCol w:w="910"/>
      </w:tblGrid>
      <w:tr w:rsidR="00282DDA" w:rsidRPr="00282DDA" w14:paraId="7002DE30" w14:textId="549C74DD" w:rsidTr="00282DDA">
        <w:trPr>
          <w:trHeight w:val="624"/>
          <w:tblHeader/>
          <w:tblCellSpacing w:w="15" w:type="dxa"/>
        </w:trPr>
        <w:tc>
          <w:tcPr>
            <w:tcW w:w="864" w:type="dxa"/>
            <w:vAlign w:val="center"/>
            <w:hideMark/>
          </w:tcPr>
          <w:p w14:paraId="485E7DC3" w14:textId="77777777" w:rsidR="00282DDA" w:rsidRPr="00282DDA" w:rsidRDefault="00282DDA" w:rsidP="00282DDA">
            <w:pPr>
              <w:rPr>
                <w:b/>
                <w:bCs/>
              </w:rPr>
            </w:pPr>
            <w:r w:rsidRPr="00282DDA">
              <w:rPr>
                <w:b/>
                <w:bCs/>
              </w:rPr>
              <w:t>难度</w:t>
            </w:r>
          </w:p>
        </w:tc>
        <w:tc>
          <w:tcPr>
            <w:tcW w:w="880" w:type="dxa"/>
            <w:vAlign w:val="center"/>
            <w:hideMark/>
          </w:tcPr>
          <w:p w14:paraId="6C0B8F75" w14:textId="77777777" w:rsidR="00282DDA" w:rsidRPr="00282DDA" w:rsidRDefault="00282DDA" w:rsidP="00282DDA">
            <w:pPr>
              <w:rPr>
                <w:b/>
                <w:bCs/>
              </w:rPr>
            </w:pPr>
            <w:r w:rsidRPr="00282DDA">
              <w:rPr>
                <w:b/>
                <w:bCs/>
              </w:rPr>
              <w:t>样本数</w:t>
            </w:r>
          </w:p>
        </w:tc>
        <w:tc>
          <w:tcPr>
            <w:tcW w:w="880" w:type="dxa"/>
            <w:vAlign w:val="center"/>
            <w:hideMark/>
          </w:tcPr>
          <w:p w14:paraId="128B71BE" w14:textId="77777777" w:rsidR="00282DDA" w:rsidRPr="00282DDA" w:rsidRDefault="00282DDA" w:rsidP="00282DDA">
            <w:pPr>
              <w:rPr>
                <w:b/>
                <w:bCs/>
              </w:rPr>
            </w:pPr>
            <w:r w:rsidRPr="00282DDA">
              <w:rPr>
                <w:b/>
                <w:bCs/>
              </w:rPr>
              <w:t>总轮数均值</w:t>
            </w:r>
          </w:p>
        </w:tc>
        <w:tc>
          <w:tcPr>
            <w:tcW w:w="880" w:type="dxa"/>
            <w:vAlign w:val="center"/>
            <w:hideMark/>
          </w:tcPr>
          <w:p w14:paraId="0A9751C8" w14:textId="77777777" w:rsidR="00282DDA" w:rsidRPr="00282DDA" w:rsidRDefault="00282DDA" w:rsidP="00282DDA">
            <w:pPr>
              <w:rPr>
                <w:b/>
                <w:bCs/>
              </w:rPr>
            </w:pPr>
            <w:r w:rsidRPr="00282DDA">
              <w:rPr>
                <w:b/>
                <w:bCs/>
              </w:rPr>
              <w:t>总轮数中位</w:t>
            </w:r>
          </w:p>
        </w:tc>
        <w:tc>
          <w:tcPr>
            <w:tcW w:w="880" w:type="dxa"/>
            <w:vAlign w:val="center"/>
            <w:hideMark/>
          </w:tcPr>
          <w:p w14:paraId="6A290B45" w14:textId="77777777" w:rsidR="00282DDA" w:rsidRPr="00282DDA" w:rsidRDefault="00282DDA" w:rsidP="00282DDA">
            <w:pPr>
              <w:rPr>
                <w:b/>
                <w:bCs/>
              </w:rPr>
            </w:pPr>
            <w:r w:rsidRPr="00282DDA">
              <w:rPr>
                <w:b/>
                <w:bCs/>
              </w:rPr>
              <w:t>总轮数范围</w:t>
            </w:r>
          </w:p>
        </w:tc>
        <w:tc>
          <w:tcPr>
            <w:tcW w:w="880" w:type="dxa"/>
            <w:vAlign w:val="center"/>
            <w:hideMark/>
          </w:tcPr>
          <w:p w14:paraId="43A236F3" w14:textId="77777777" w:rsidR="00282DDA" w:rsidRPr="00282DDA" w:rsidRDefault="00282DDA" w:rsidP="00282DDA">
            <w:pPr>
              <w:rPr>
                <w:b/>
                <w:bCs/>
              </w:rPr>
            </w:pPr>
            <w:r w:rsidRPr="00282DDA">
              <w:rPr>
                <w:b/>
                <w:bCs/>
              </w:rPr>
              <w:t>user</w:t>
            </w:r>
            <w:r w:rsidRPr="00282DDA">
              <w:rPr>
                <w:b/>
                <w:bCs/>
              </w:rPr>
              <w:t>轮均值</w:t>
            </w:r>
          </w:p>
        </w:tc>
        <w:tc>
          <w:tcPr>
            <w:tcW w:w="880" w:type="dxa"/>
            <w:vAlign w:val="center"/>
            <w:hideMark/>
          </w:tcPr>
          <w:p w14:paraId="4122DCCC" w14:textId="77777777" w:rsidR="00282DDA" w:rsidRPr="00282DDA" w:rsidRDefault="00282DDA" w:rsidP="00282DDA">
            <w:pPr>
              <w:rPr>
                <w:b/>
                <w:bCs/>
              </w:rPr>
            </w:pPr>
            <w:r w:rsidRPr="00282DDA">
              <w:rPr>
                <w:b/>
                <w:bCs/>
              </w:rPr>
              <w:t>user</w:t>
            </w:r>
            <w:r w:rsidRPr="00282DDA">
              <w:rPr>
                <w:b/>
                <w:bCs/>
              </w:rPr>
              <w:t>轮中位</w:t>
            </w:r>
          </w:p>
        </w:tc>
        <w:tc>
          <w:tcPr>
            <w:tcW w:w="880" w:type="dxa"/>
            <w:vAlign w:val="center"/>
            <w:hideMark/>
          </w:tcPr>
          <w:p w14:paraId="717D53C0" w14:textId="77777777" w:rsidR="00282DDA" w:rsidRPr="00282DDA" w:rsidRDefault="00282DDA" w:rsidP="00282DDA">
            <w:pPr>
              <w:rPr>
                <w:b/>
                <w:bCs/>
              </w:rPr>
            </w:pPr>
            <w:r w:rsidRPr="00282DDA">
              <w:rPr>
                <w:b/>
                <w:bCs/>
              </w:rPr>
              <w:t>user</w:t>
            </w:r>
            <w:r w:rsidRPr="00282DDA">
              <w:rPr>
                <w:b/>
                <w:bCs/>
              </w:rPr>
              <w:t>轮范围</w:t>
            </w:r>
          </w:p>
        </w:tc>
        <w:tc>
          <w:tcPr>
            <w:tcW w:w="865" w:type="dxa"/>
            <w:vAlign w:val="center"/>
          </w:tcPr>
          <w:p w14:paraId="2E79267A" w14:textId="364B56CE" w:rsidR="00282DDA" w:rsidRPr="00282DDA" w:rsidRDefault="00282DDA" w:rsidP="00282DDA">
            <w:pPr>
              <w:rPr>
                <w:b/>
                <w:bCs/>
              </w:rPr>
            </w:pPr>
            <w:r w:rsidRPr="00282DDA">
              <w:rPr>
                <w:rFonts w:ascii="宋体" w:hAnsi="宋体" w:cs="宋体"/>
                <w:b/>
                <w:bCs/>
                <w:kern w:val="0"/>
                <w:sz w:val="24"/>
              </w:rPr>
              <w:t>占比</w:t>
            </w:r>
          </w:p>
        </w:tc>
      </w:tr>
      <w:tr w:rsidR="00282DDA" w:rsidRPr="00282DDA" w14:paraId="395E06C1" w14:textId="489A1A1C" w:rsidTr="00282DDA">
        <w:trPr>
          <w:trHeight w:val="624"/>
          <w:tblCellSpacing w:w="15" w:type="dxa"/>
        </w:trPr>
        <w:tc>
          <w:tcPr>
            <w:tcW w:w="864" w:type="dxa"/>
            <w:vAlign w:val="center"/>
            <w:hideMark/>
          </w:tcPr>
          <w:p w14:paraId="3912D7F1" w14:textId="77777777" w:rsidR="00282DDA" w:rsidRPr="00282DDA" w:rsidRDefault="00282DDA" w:rsidP="00282DDA">
            <w:r w:rsidRPr="00282DDA">
              <w:t>easy</w:t>
            </w:r>
          </w:p>
        </w:tc>
        <w:tc>
          <w:tcPr>
            <w:tcW w:w="880" w:type="dxa"/>
            <w:vAlign w:val="center"/>
            <w:hideMark/>
          </w:tcPr>
          <w:p w14:paraId="22F2FFCF" w14:textId="77777777" w:rsidR="00282DDA" w:rsidRPr="00282DDA" w:rsidRDefault="00282DDA" w:rsidP="00282DDA">
            <w:r w:rsidRPr="00282DDA">
              <w:t>22</w:t>
            </w:r>
          </w:p>
        </w:tc>
        <w:tc>
          <w:tcPr>
            <w:tcW w:w="880" w:type="dxa"/>
            <w:vAlign w:val="center"/>
            <w:hideMark/>
          </w:tcPr>
          <w:p w14:paraId="5F4C7812" w14:textId="77777777" w:rsidR="00282DDA" w:rsidRPr="00282DDA" w:rsidRDefault="00282DDA" w:rsidP="00282DDA">
            <w:r w:rsidRPr="00282DDA">
              <w:t>20.82</w:t>
            </w:r>
          </w:p>
        </w:tc>
        <w:tc>
          <w:tcPr>
            <w:tcW w:w="880" w:type="dxa"/>
            <w:vAlign w:val="center"/>
            <w:hideMark/>
          </w:tcPr>
          <w:p w14:paraId="13A73C82" w14:textId="77777777" w:rsidR="00282DDA" w:rsidRPr="00282DDA" w:rsidRDefault="00282DDA" w:rsidP="00282DDA">
            <w:r w:rsidRPr="00282DDA">
              <w:t>20</w:t>
            </w:r>
          </w:p>
        </w:tc>
        <w:tc>
          <w:tcPr>
            <w:tcW w:w="880" w:type="dxa"/>
            <w:vAlign w:val="center"/>
            <w:hideMark/>
          </w:tcPr>
          <w:p w14:paraId="11C90545" w14:textId="77777777" w:rsidR="00282DDA" w:rsidRPr="00282DDA" w:rsidRDefault="00282DDA" w:rsidP="00282DDA">
            <w:r w:rsidRPr="00282DDA">
              <w:t>12–28</w:t>
            </w:r>
          </w:p>
        </w:tc>
        <w:tc>
          <w:tcPr>
            <w:tcW w:w="880" w:type="dxa"/>
            <w:vAlign w:val="center"/>
            <w:hideMark/>
          </w:tcPr>
          <w:p w14:paraId="67DBEAD3" w14:textId="77777777" w:rsidR="00282DDA" w:rsidRPr="00282DDA" w:rsidRDefault="00282DDA" w:rsidP="00282DDA">
            <w:r w:rsidRPr="00282DDA">
              <w:t>10.41</w:t>
            </w:r>
          </w:p>
        </w:tc>
        <w:tc>
          <w:tcPr>
            <w:tcW w:w="880" w:type="dxa"/>
            <w:vAlign w:val="center"/>
            <w:hideMark/>
          </w:tcPr>
          <w:p w14:paraId="7ACC9AC8" w14:textId="77777777" w:rsidR="00282DDA" w:rsidRPr="00282DDA" w:rsidRDefault="00282DDA" w:rsidP="00282DDA">
            <w:r w:rsidRPr="00282DDA">
              <w:t>10</w:t>
            </w:r>
          </w:p>
        </w:tc>
        <w:tc>
          <w:tcPr>
            <w:tcW w:w="880" w:type="dxa"/>
            <w:vAlign w:val="center"/>
            <w:hideMark/>
          </w:tcPr>
          <w:p w14:paraId="165AEDB5" w14:textId="77777777" w:rsidR="00282DDA" w:rsidRPr="00282DDA" w:rsidRDefault="00282DDA" w:rsidP="00282DDA">
            <w:r w:rsidRPr="00282DDA">
              <w:t>6–14</w:t>
            </w:r>
          </w:p>
        </w:tc>
        <w:tc>
          <w:tcPr>
            <w:tcW w:w="865" w:type="dxa"/>
            <w:vAlign w:val="center"/>
          </w:tcPr>
          <w:p w14:paraId="58EF30DB" w14:textId="034DFA80" w:rsidR="00282DDA" w:rsidRPr="00282DDA" w:rsidRDefault="00282DDA" w:rsidP="00282DDA">
            <w:r w:rsidRPr="00282DDA">
              <w:rPr>
                <w:rFonts w:ascii="宋体" w:hAnsi="宋体" w:cs="宋体"/>
                <w:kern w:val="0"/>
                <w:sz w:val="24"/>
              </w:rPr>
              <w:t>34.38%</w:t>
            </w:r>
          </w:p>
        </w:tc>
      </w:tr>
      <w:tr w:rsidR="00282DDA" w:rsidRPr="00282DDA" w14:paraId="00F775C9" w14:textId="23F20DDE" w:rsidTr="00282DDA">
        <w:trPr>
          <w:trHeight w:val="624"/>
          <w:tblCellSpacing w:w="15" w:type="dxa"/>
        </w:trPr>
        <w:tc>
          <w:tcPr>
            <w:tcW w:w="864" w:type="dxa"/>
            <w:vAlign w:val="center"/>
            <w:hideMark/>
          </w:tcPr>
          <w:p w14:paraId="6735F752" w14:textId="77777777" w:rsidR="00282DDA" w:rsidRPr="00282DDA" w:rsidRDefault="00282DDA" w:rsidP="00282DDA">
            <w:r w:rsidRPr="00282DDA">
              <w:t>med</w:t>
            </w:r>
          </w:p>
        </w:tc>
        <w:tc>
          <w:tcPr>
            <w:tcW w:w="880" w:type="dxa"/>
            <w:vAlign w:val="center"/>
            <w:hideMark/>
          </w:tcPr>
          <w:p w14:paraId="1C5E037F" w14:textId="77777777" w:rsidR="00282DDA" w:rsidRPr="00282DDA" w:rsidRDefault="00282DDA" w:rsidP="00282DDA">
            <w:r w:rsidRPr="00282DDA">
              <w:t>22</w:t>
            </w:r>
          </w:p>
        </w:tc>
        <w:tc>
          <w:tcPr>
            <w:tcW w:w="880" w:type="dxa"/>
            <w:vAlign w:val="center"/>
            <w:hideMark/>
          </w:tcPr>
          <w:p w14:paraId="5DB8D888" w14:textId="77777777" w:rsidR="00282DDA" w:rsidRPr="00282DDA" w:rsidRDefault="00282DDA" w:rsidP="00282DDA">
            <w:r w:rsidRPr="00282DDA">
              <w:t>26.73</w:t>
            </w:r>
          </w:p>
        </w:tc>
        <w:tc>
          <w:tcPr>
            <w:tcW w:w="880" w:type="dxa"/>
            <w:vAlign w:val="center"/>
            <w:hideMark/>
          </w:tcPr>
          <w:p w14:paraId="1757B87E" w14:textId="77777777" w:rsidR="00282DDA" w:rsidRPr="00282DDA" w:rsidRDefault="00282DDA" w:rsidP="00282DDA">
            <w:r w:rsidRPr="00282DDA">
              <w:t>27</w:t>
            </w:r>
          </w:p>
        </w:tc>
        <w:tc>
          <w:tcPr>
            <w:tcW w:w="880" w:type="dxa"/>
            <w:vAlign w:val="center"/>
            <w:hideMark/>
          </w:tcPr>
          <w:p w14:paraId="1B4D8082" w14:textId="77777777" w:rsidR="00282DDA" w:rsidRPr="00282DDA" w:rsidRDefault="00282DDA" w:rsidP="00282DDA">
            <w:r w:rsidRPr="00282DDA">
              <w:t>14–36</w:t>
            </w:r>
          </w:p>
        </w:tc>
        <w:tc>
          <w:tcPr>
            <w:tcW w:w="880" w:type="dxa"/>
            <w:vAlign w:val="center"/>
            <w:hideMark/>
          </w:tcPr>
          <w:p w14:paraId="0747C0B0" w14:textId="77777777" w:rsidR="00282DDA" w:rsidRPr="00282DDA" w:rsidRDefault="00282DDA" w:rsidP="00282DDA">
            <w:r w:rsidRPr="00282DDA">
              <w:t>13.36</w:t>
            </w:r>
          </w:p>
        </w:tc>
        <w:tc>
          <w:tcPr>
            <w:tcW w:w="880" w:type="dxa"/>
            <w:vAlign w:val="center"/>
            <w:hideMark/>
          </w:tcPr>
          <w:p w14:paraId="66B7E206" w14:textId="77777777" w:rsidR="00282DDA" w:rsidRPr="00282DDA" w:rsidRDefault="00282DDA" w:rsidP="00282DDA">
            <w:r w:rsidRPr="00282DDA">
              <w:t>13.5</w:t>
            </w:r>
          </w:p>
        </w:tc>
        <w:tc>
          <w:tcPr>
            <w:tcW w:w="880" w:type="dxa"/>
            <w:vAlign w:val="center"/>
            <w:hideMark/>
          </w:tcPr>
          <w:p w14:paraId="3766E1F6" w14:textId="77777777" w:rsidR="00282DDA" w:rsidRPr="00282DDA" w:rsidRDefault="00282DDA" w:rsidP="00282DDA">
            <w:r w:rsidRPr="00282DDA">
              <w:t>7–18</w:t>
            </w:r>
          </w:p>
        </w:tc>
        <w:tc>
          <w:tcPr>
            <w:tcW w:w="865" w:type="dxa"/>
            <w:vAlign w:val="center"/>
          </w:tcPr>
          <w:p w14:paraId="7CFE61F7" w14:textId="618FB5EC" w:rsidR="00282DDA" w:rsidRPr="00282DDA" w:rsidRDefault="00282DDA" w:rsidP="00282DDA">
            <w:r w:rsidRPr="00282DDA">
              <w:rPr>
                <w:rFonts w:ascii="宋体" w:hAnsi="宋体" w:cs="宋体"/>
                <w:kern w:val="0"/>
                <w:sz w:val="24"/>
              </w:rPr>
              <w:t>34.38%</w:t>
            </w:r>
          </w:p>
        </w:tc>
      </w:tr>
      <w:tr w:rsidR="00282DDA" w:rsidRPr="00282DDA" w14:paraId="2FE78674" w14:textId="707B84CA" w:rsidTr="00282DDA">
        <w:trPr>
          <w:trHeight w:val="624"/>
          <w:tblCellSpacing w:w="15" w:type="dxa"/>
        </w:trPr>
        <w:tc>
          <w:tcPr>
            <w:tcW w:w="864" w:type="dxa"/>
            <w:vAlign w:val="center"/>
            <w:hideMark/>
          </w:tcPr>
          <w:p w14:paraId="306E4436" w14:textId="77777777" w:rsidR="00282DDA" w:rsidRPr="00282DDA" w:rsidRDefault="00282DDA" w:rsidP="00282DDA">
            <w:r w:rsidRPr="00282DDA">
              <w:t>hard</w:t>
            </w:r>
          </w:p>
        </w:tc>
        <w:tc>
          <w:tcPr>
            <w:tcW w:w="880" w:type="dxa"/>
            <w:vAlign w:val="center"/>
            <w:hideMark/>
          </w:tcPr>
          <w:p w14:paraId="113B9B32" w14:textId="77777777" w:rsidR="00282DDA" w:rsidRPr="00282DDA" w:rsidRDefault="00282DDA" w:rsidP="00282DDA">
            <w:r w:rsidRPr="00282DDA">
              <w:t>20</w:t>
            </w:r>
          </w:p>
        </w:tc>
        <w:tc>
          <w:tcPr>
            <w:tcW w:w="880" w:type="dxa"/>
            <w:vAlign w:val="center"/>
            <w:hideMark/>
          </w:tcPr>
          <w:p w14:paraId="36BD8865" w14:textId="77777777" w:rsidR="00282DDA" w:rsidRPr="00282DDA" w:rsidRDefault="00282DDA" w:rsidP="00282DDA">
            <w:r w:rsidRPr="00282DDA">
              <w:t>35.00</w:t>
            </w:r>
          </w:p>
        </w:tc>
        <w:tc>
          <w:tcPr>
            <w:tcW w:w="880" w:type="dxa"/>
            <w:vAlign w:val="center"/>
            <w:hideMark/>
          </w:tcPr>
          <w:p w14:paraId="202667DE" w14:textId="77777777" w:rsidR="00282DDA" w:rsidRPr="00282DDA" w:rsidRDefault="00282DDA" w:rsidP="00282DDA">
            <w:r w:rsidRPr="00282DDA">
              <w:t>38</w:t>
            </w:r>
          </w:p>
        </w:tc>
        <w:tc>
          <w:tcPr>
            <w:tcW w:w="880" w:type="dxa"/>
            <w:vAlign w:val="center"/>
            <w:hideMark/>
          </w:tcPr>
          <w:p w14:paraId="7C6B7148" w14:textId="77777777" w:rsidR="00282DDA" w:rsidRPr="00282DDA" w:rsidRDefault="00282DDA" w:rsidP="00282DDA">
            <w:r w:rsidRPr="00282DDA">
              <w:t>14–44</w:t>
            </w:r>
          </w:p>
        </w:tc>
        <w:tc>
          <w:tcPr>
            <w:tcW w:w="880" w:type="dxa"/>
            <w:vAlign w:val="center"/>
            <w:hideMark/>
          </w:tcPr>
          <w:p w14:paraId="40E5DBDB" w14:textId="77777777" w:rsidR="00282DDA" w:rsidRPr="00282DDA" w:rsidRDefault="00282DDA" w:rsidP="00282DDA">
            <w:r w:rsidRPr="00282DDA">
              <w:t>17.50</w:t>
            </w:r>
          </w:p>
        </w:tc>
        <w:tc>
          <w:tcPr>
            <w:tcW w:w="880" w:type="dxa"/>
            <w:vAlign w:val="center"/>
            <w:hideMark/>
          </w:tcPr>
          <w:p w14:paraId="4D302E69" w14:textId="77777777" w:rsidR="00282DDA" w:rsidRPr="00282DDA" w:rsidRDefault="00282DDA" w:rsidP="00282DDA">
            <w:r w:rsidRPr="00282DDA">
              <w:t>19</w:t>
            </w:r>
          </w:p>
        </w:tc>
        <w:tc>
          <w:tcPr>
            <w:tcW w:w="880" w:type="dxa"/>
            <w:vAlign w:val="center"/>
            <w:hideMark/>
          </w:tcPr>
          <w:p w14:paraId="4C71416B" w14:textId="77777777" w:rsidR="00282DDA" w:rsidRPr="00282DDA" w:rsidRDefault="00282DDA" w:rsidP="00282DDA">
            <w:r w:rsidRPr="00282DDA">
              <w:t>7–22</w:t>
            </w:r>
          </w:p>
        </w:tc>
        <w:tc>
          <w:tcPr>
            <w:tcW w:w="865" w:type="dxa"/>
            <w:vAlign w:val="center"/>
          </w:tcPr>
          <w:p w14:paraId="368A0093" w14:textId="61430C21" w:rsidR="00282DDA" w:rsidRPr="00282DDA" w:rsidRDefault="00282DDA" w:rsidP="00282DDA">
            <w:r w:rsidRPr="00282DDA">
              <w:rPr>
                <w:rFonts w:ascii="宋体" w:hAnsi="宋体" w:cs="宋体"/>
                <w:kern w:val="0"/>
                <w:sz w:val="24"/>
              </w:rPr>
              <w:t>31.25%</w:t>
            </w:r>
          </w:p>
        </w:tc>
      </w:tr>
    </w:tbl>
    <w:p w14:paraId="5347E492" w14:textId="5957883B" w:rsidR="009F664F" w:rsidRDefault="009F664F" w:rsidP="00FA758D"/>
    <w:p w14:paraId="789EC14A" w14:textId="69038B2D" w:rsidR="009F664F" w:rsidRDefault="009F664F" w:rsidP="00FA758D">
      <w:r>
        <w:rPr>
          <w:rFonts w:hint="eastAsia"/>
        </w:rPr>
        <w:t>（</w:t>
      </w:r>
      <w:r w:rsidR="00DB3E2E">
        <w:rPr>
          <w:rFonts w:hint="eastAsia"/>
        </w:rPr>
        <w:t>3</w:t>
      </w:r>
      <w:r>
        <w:rPr>
          <w:rFonts w:hint="eastAsia"/>
        </w:rPr>
        <w:t>）数据集</w:t>
      </w:r>
      <w:r w:rsidR="00DB3E2E">
        <w:rPr>
          <w:rFonts w:hint="eastAsia"/>
        </w:rPr>
        <w:t>标注说明与</w:t>
      </w:r>
      <w:r>
        <w:rPr>
          <w:rFonts w:hint="eastAsia"/>
        </w:rPr>
        <w:t>示例图</w:t>
      </w:r>
    </w:p>
    <w:p w14:paraId="27BD4817" w14:textId="5B44FE9F" w:rsidR="00A569AB" w:rsidRDefault="00A569AB" w:rsidP="003B1EC6">
      <w:pPr>
        <w:ind w:firstLine="420"/>
      </w:pPr>
      <w:r>
        <w:rPr>
          <w:rFonts w:hint="eastAsia"/>
        </w:rPr>
        <w:t>图</w:t>
      </w:r>
      <w:r>
        <w:t>—</w:t>
      </w:r>
      <w:r>
        <w:rPr>
          <w:rFonts w:hint="eastAsia"/>
        </w:rPr>
        <w:t>展示了本文提出构建的多轮对话数据集示例。</w:t>
      </w:r>
      <w:r w:rsidR="00F01D6F">
        <w:rPr>
          <w:rFonts w:hint="eastAsia"/>
        </w:rPr>
        <w:t>为了细粒度、全对话周期</w:t>
      </w:r>
      <w:r>
        <w:rPr>
          <w:rFonts w:hint="eastAsia"/>
        </w:rPr>
        <w:t>、多维度地</w:t>
      </w:r>
      <w:r w:rsidR="00F01D6F">
        <w:rPr>
          <w:rFonts w:hint="eastAsia"/>
        </w:rPr>
        <w:t>评测</w:t>
      </w:r>
      <w:r>
        <w:rPr>
          <w:rFonts w:hint="eastAsia"/>
        </w:rPr>
        <w:t>对话系统生成内容</w:t>
      </w:r>
      <w:r w:rsidR="00F01D6F">
        <w:rPr>
          <w:rFonts w:hint="eastAsia"/>
        </w:rPr>
        <w:t>，评测集包含丰富的标注内容，</w:t>
      </w:r>
      <w:r>
        <w:rPr>
          <w:rFonts w:hint="eastAsia"/>
        </w:rPr>
        <w:t>每轮对话</w:t>
      </w:r>
      <w:r w:rsidR="00F01D6F">
        <w:rPr>
          <w:rFonts w:hint="eastAsia"/>
        </w:rPr>
        <w:t>包括需要</w:t>
      </w:r>
      <w:r>
        <w:rPr>
          <w:rFonts w:hint="eastAsia"/>
        </w:rPr>
        <w:t>标注</w:t>
      </w:r>
      <w:r w:rsidR="00F01D6F">
        <w:rPr>
          <w:rFonts w:hint="eastAsia"/>
        </w:rPr>
        <w:t>召回内容，</w:t>
      </w:r>
      <w:r>
        <w:rPr>
          <w:rFonts w:hint="eastAsia"/>
        </w:rPr>
        <w:t>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3A091C4E" w14:textId="31C782C9" w:rsidR="0097359F" w:rsidRPr="00FA758D" w:rsidRDefault="00F631C6" w:rsidP="003B1EC6">
      <w:pPr>
        <w:ind w:firstLine="420"/>
      </w:pPr>
      <w:r>
        <w:rPr>
          <w:noProof/>
          <w14:ligatures w14:val="standardContextual"/>
        </w:rPr>
        <w:drawing>
          <wp:inline distT="0" distB="0" distL="0" distR="0" wp14:anchorId="4DF125BF" wp14:editId="003D3797">
            <wp:extent cx="4383700" cy="1969129"/>
            <wp:effectExtent l="0" t="0" r="0" b="0"/>
            <wp:docPr id="695529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29578" name=""/>
                    <pic:cNvPicPr/>
                  </pic:nvPicPr>
                  <pic:blipFill>
                    <a:blip r:embed="rId12"/>
                    <a:stretch>
                      <a:fillRect/>
                    </a:stretch>
                  </pic:blipFill>
                  <pic:spPr>
                    <a:xfrm>
                      <a:off x="0" y="0"/>
                      <a:ext cx="4399075" cy="1976035"/>
                    </a:xfrm>
                    <a:prstGeom prst="rect">
                      <a:avLst/>
                    </a:prstGeom>
                  </pic:spPr>
                </pic:pic>
              </a:graphicData>
            </a:graphic>
          </wp:inline>
        </w:drawing>
      </w:r>
    </w:p>
    <w:p w14:paraId="1E28776A" w14:textId="06C27461" w:rsidR="00FA758D" w:rsidRDefault="00FA758D" w:rsidP="00FA758D">
      <w:pPr>
        <w:pStyle w:val="2"/>
      </w:pPr>
      <w:r>
        <w:rPr>
          <w:rFonts w:hint="eastAsia"/>
        </w:rPr>
        <w:t>6.2</w:t>
      </w:r>
      <w:r w:rsidRPr="00762477">
        <w:t>评价指标</w:t>
      </w:r>
    </w:p>
    <w:p w14:paraId="5EFEDD65" w14:textId="65423B9F" w:rsidR="004858D9" w:rsidRDefault="00FA758D" w:rsidP="0097359F">
      <w:pPr>
        <w:pStyle w:val="4"/>
      </w:pPr>
      <w:r>
        <w:rPr>
          <w:rFonts w:hint="eastAsia"/>
        </w:rPr>
        <w:t xml:space="preserve">6.2.1 </w:t>
      </w:r>
      <w:r w:rsidR="004D39F8">
        <w:rPr>
          <w:rFonts w:hint="eastAsia"/>
        </w:rPr>
        <w:t>通用对话领域</w:t>
      </w:r>
      <w:r w:rsidR="004858D9">
        <w:rPr>
          <w:rFonts w:hint="eastAsia"/>
        </w:rPr>
        <w:t>长期记忆召回指标</w:t>
      </w:r>
    </w:p>
    <w:p w14:paraId="0C93162F" w14:textId="4689E618" w:rsidR="00EF37E8" w:rsidRPr="00EF37E8" w:rsidRDefault="00EF37E8" w:rsidP="00EF37E8">
      <w:pPr>
        <w:ind w:firstLine="420"/>
      </w:pPr>
      <w:r w:rsidRPr="00EF37E8">
        <w:t>为了系统评估</w:t>
      </w:r>
      <w:r>
        <w:rPr>
          <w:rFonts w:hint="eastAsia"/>
        </w:rPr>
        <w:t>第四章</w:t>
      </w:r>
      <w:r w:rsidRPr="00EF37E8">
        <w:t>提出的长期记忆表征与检索方法在记忆召回任务中的性能，本文选取</w:t>
      </w:r>
      <w:r w:rsidRPr="00EF37E8">
        <w:t xml:space="preserve"> LoCoMo </w:t>
      </w:r>
      <w:r w:rsidRPr="00EF37E8">
        <w:t>数据集中每轮对话所标注的历史对话证据作为标准答案（</w:t>
      </w:r>
      <w:r w:rsidRPr="00EF37E8">
        <w:t>Ground Truth</w:t>
      </w:r>
      <w:r w:rsidRPr="00EF37E8">
        <w:t>），以此作为衡量记忆是否被成功召回的依据。针对</w:t>
      </w:r>
      <w:r w:rsidRPr="00EF37E8">
        <w:t xml:space="preserve"> LoCoMo </w:t>
      </w:r>
      <w:r w:rsidRPr="00EF37E8">
        <w:t>数据集中的每轮对话内容，采用第四章提出的方法进行流式处理：首先通过嵌入模型将当前对话内容编码为文本向量表示，随后基于向量相似度执行历史记忆检索。</w:t>
      </w:r>
    </w:p>
    <w:p w14:paraId="40CED84D" w14:textId="6AEF4321" w:rsidR="00EF37E8" w:rsidRPr="00EF37E8" w:rsidRDefault="00EF37E8" w:rsidP="00EF37E8">
      <w:pPr>
        <w:ind w:firstLine="420"/>
      </w:pPr>
      <w:r w:rsidRPr="00EF37E8">
        <w:t>由于本文关注的是系统在历史记忆检索场景下的召回能力，即是否能够准确找回与当前对话相关的历史证据，因此选用</w:t>
      </w:r>
      <w:r w:rsidRPr="00EF37E8">
        <w:rPr>
          <w:b/>
          <w:bCs/>
        </w:rPr>
        <w:t>召回率（</w:t>
      </w:r>
      <w:r w:rsidRPr="00EF37E8">
        <w:rPr>
          <w:b/>
          <w:bCs/>
        </w:rPr>
        <w:t>Recall</w:t>
      </w:r>
      <w:r w:rsidRPr="00EF37E8">
        <w:rPr>
          <w:b/>
          <w:bCs/>
        </w:rPr>
        <w:t>）作为核心评价指标</w:t>
      </w:r>
      <w:r w:rsidRPr="00EF37E8">
        <w:t>。召回率能够直接反映</w:t>
      </w:r>
      <w:r w:rsidRPr="00EF37E8">
        <w:lastRenderedPageBreak/>
        <w:t>系统在候选结果中覆盖真实相关记忆的能力，是衡量记忆召回性能的关键指标。具体而言，本文采用</w:t>
      </w:r>
      <w:r w:rsidRPr="00EF37E8">
        <w:t xml:space="preserve"> Recall@5 </w:t>
      </w:r>
      <w:r w:rsidRPr="00EF37E8">
        <w:t>作为评估标准。该指标衡量在前</w:t>
      </w:r>
      <w:r w:rsidRPr="00EF37E8">
        <w:t xml:space="preserve"> 5 </w:t>
      </w:r>
      <w:r w:rsidRPr="00EF37E8">
        <w:t>个检索结果中成功包含真实历史对话证据的比例，能够评估系统在有限候选数量约束下的记忆提取能力。</w:t>
      </w:r>
      <w:r w:rsidRPr="00EF37E8">
        <w:t xml:space="preserve">Recall@5 </w:t>
      </w:r>
      <w:r w:rsidRPr="00EF37E8">
        <w:t>的计算公式如公式</w:t>
      </w:r>
      <w:r w:rsidRPr="00EF37E8">
        <w:t xml:space="preserve"> (6-1) </w:t>
      </w:r>
      <w:r w:rsidRPr="00EF37E8">
        <w:t>所示：</w:t>
      </w:r>
    </w:p>
    <w:p w14:paraId="2E48E689" w14:textId="7E40EDB3" w:rsidR="00EF37E8" w:rsidRPr="00EF37E8" w:rsidRDefault="00EE7FEC" w:rsidP="00EF37E8">
      <w:pPr>
        <w:ind w:firstLine="420"/>
        <w:rPr>
          <w:i/>
        </w:rPr>
      </w:pPr>
      <m:oMathPara>
        <m:oMath>
          <m:r>
            <m:rPr>
              <m:nor/>
            </m:rPr>
            <w:rPr>
              <w:rFonts w:ascii="Cambria Math" w:hAnsi="Cambria Math"/>
            </w:rPr>
            <m:t>Recall@5</m:t>
          </m:r>
          <m:r>
            <w:rPr>
              <w:rFonts w:ascii="Cambria Math" w:hAnsi="Cambria Math"/>
            </w:rPr>
            <m:t>=</m:t>
          </m:r>
          <m:f>
            <m:fPr>
              <m:ctrlPr>
                <w:rPr>
                  <w:rFonts w:ascii="Cambria Math" w:hAnsi="Cambria Math"/>
                </w:rPr>
              </m:ctrlPr>
            </m:fPr>
            <m:num>
              <m:r>
                <m:rPr>
                  <m:nor/>
                </m:rPr>
                <w:rPr>
                  <w:rFonts w:ascii="Cambria Math" w:hAnsi="Cambria Math"/>
                </w:rPr>
                <m:t xml:space="preserve"> Relevant Samples in Top 5</m:t>
              </m:r>
              <m:ctrlPr>
                <w:rPr>
                  <w:rFonts w:ascii="Cambria Math" w:hAnsi="Cambria Math"/>
                  <w:i/>
                </w:rPr>
              </m:ctrlPr>
            </m:num>
            <m:den>
              <m:r>
                <m:rPr>
                  <m:nor/>
                </m:rPr>
                <w:rPr>
                  <w:rFonts w:ascii="Cambria Math" w:hAnsi="Cambria Math"/>
                </w:rPr>
                <m:t>Ground Truth samples</m:t>
              </m:r>
              <m:ctrlPr>
                <w:rPr>
                  <w:rFonts w:ascii="Cambria Math" w:hAnsi="Cambria Math"/>
                  <w:i/>
                </w:rPr>
              </m:ctrlPr>
            </m:den>
          </m:f>
          <m:r>
            <m:rPr>
              <m:sty m:val="p"/>
            </m:rPr>
            <w:rPr>
              <w:rFonts w:ascii="Cambria Math" w:hAnsi="Cambria Math" w:hint="eastAsia"/>
            </w:rPr>
            <m:t>×</m:t>
          </m:r>
          <m:r>
            <w:rPr>
              <w:rFonts w:ascii="Cambria Math" w:hAnsi="Cambria Math"/>
            </w:rPr>
            <m:t>100</m:t>
          </m:r>
        </m:oMath>
      </m:oMathPara>
    </w:p>
    <w:p w14:paraId="4C62478E" w14:textId="0B169B3E" w:rsidR="00EF37E8" w:rsidRPr="00EF37E8" w:rsidRDefault="00EF37E8" w:rsidP="00EF37E8">
      <w:r w:rsidRPr="00EF37E8">
        <w:t>其中，</w:t>
      </w:r>
      <w:r w:rsidRPr="00EF37E8">
        <w:t xml:space="preserve">“Relevant Samples in Top 5” </w:t>
      </w:r>
      <w:r w:rsidRPr="00EF37E8">
        <w:t>表示当前文本向量所召回的前</w:t>
      </w:r>
      <w:r w:rsidRPr="00EF37E8">
        <w:t xml:space="preserve"> 5 </w:t>
      </w:r>
      <w:r w:rsidRPr="00EF37E8">
        <w:t>条最相关历史对话中，实际包含历史对话证据的数量；</w:t>
      </w:r>
      <w:r w:rsidRPr="00EF37E8">
        <w:t xml:space="preserve">“Ground Truth Samples” </w:t>
      </w:r>
      <w:r w:rsidRPr="00EF37E8">
        <w:t>表示</w:t>
      </w:r>
      <w:r w:rsidRPr="00EF37E8">
        <w:t xml:space="preserve"> LoCoMo </w:t>
      </w:r>
      <w:r w:rsidRPr="00EF37E8">
        <w:t>数据集中为当前轮对话所标注的历史对话证据总数</w:t>
      </w:r>
      <w:r>
        <w:rPr>
          <w:rFonts w:hint="eastAsia"/>
        </w:rPr>
        <w:t>。</w:t>
      </w:r>
      <w:r w:rsidRPr="00EF37E8">
        <w:t>因此，</w:t>
      </w:r>
      <w:r w:rsidRPr="00EF37E8">
        <w:t xml:space="preserve">Recall@5 </w:t>
      </w:r>
      <w:r w:rsidRPr="00EF37E8">
        <w:t>能够有效刻画系统在长期记忆检索场景下的召回覆盖能力，从而量化本文方法在记忆召回任务中的整体性能表现。</w:t>
      </w:r>
    </w:p>
    <w:p w14:paraId="221F24A6" w14:textId="1A4E6415" w:rsidR="00FA758D" w:rsidRDefault="00FA758D" w:rsidP="0009306F">
      <w:pPr>
        <w:pStyle w:val="4"/>
      </w:pPr>
      <w:r>
        <w:rPr>
          <w:rFonts w:hint="eastAsia"/>
        </w:rPr>
        <w:t xml:space="preserve">6.2.2 </w:t>
      </w:r>
      <w:r w:rsidR="004D39F8">
        <w:rPr>
          <w:rFonts w:hint="eastAsia"/>
        </w:rPr>
        <w:t>经济金融领域</w:t>
      </w:r>
      <w:r w:rsidR="004858D9">
        <w:rPr>
          <w:rFonts w:hint="eastAsia"/>
        </w:rPr>
        <w:t>多轮对话体验指标</w:t>
      </w:r>
    </w:p>
    <w:p w14:paraId="008D2E65" w14:textId="77777777" w:rsidR="00320685" w:rsidRPr="00320685" w:rsidRDefault="00320685" w:rsidP="00320685">
      <w:pPr>
        <w:ind w:firstLine="420"/>
      </w:pPr>
      <w:r w:rsidRPr="00320685">
        <w:t>本研究面向经济金融领域的多轮对话助手，构建了一套可复现的自动化评测体系，旨在从</w:t>
      </w:r>
      <w:r w:rsidRPr="00320685">
        <w:rPr>
          <w:b/>
          <w:bCs/>
        </w:rPr>
        <w:t>上下文连续性、用户画像对齐、风险披露、内容合规性与决策辅助解释度</w:t>
      </w:r>
      <w:r w:rsidRPr="00320685">
        <w:t>五个维度，对模型的对话体验与金融任务适配性进行量化评价。与单轮问答不同，多轮金融对话更强调条件的持续遵循（如风险偏好、回撤约束）、适当性（画像对齐）、监管相关要求（风险提示与合规约束）以及可审计解释（决策依据与执行路径）。因此，本文的评测不仅关注</w:t>
      </w:r>
      <w:r w:rsidRPr="00320685">
        <w:t>“</w:t>
      </w:r>
      <w:r w:rsidRPr="00320685">
        <w:t>回答是否看似合理</w:t>
      </w:r>
      <w:r w:rsidRPr="00320685">
        <w:t>”</w:t>
      </w:r>
      <w:r w:rsidRPr="00320685">
        <w:t>，更关注</w:t>
      </w:r>
      <w:r w:rsidRPr="00320685">
        <w:t>“</w:t>
      </w:r>
      <w:r w:rsidRPr="00320685">
        <w:t>是否满足金融场景中的关键过程约束</w:t>
      </w:r>
      <w:r w:rsidRPr="00320685">
        <w:t>”</w:t>
      </w:r>
      <w:r w:rsidRPr="00320685">
        <w:t>。</w:t>
      </w:r>
    </w:p>
    <w:p w14:paraId="43398E31" w14:textId="77777777" w:rsidR="00320685" w:rsidRPr="00320685" w:rsidRDefault="00320685" w:rsidP="00320685">
      <w:pPr>
        <w:ind w:firstLine="420"/>
      </w:pPr>
      <w:r w:rsidRPr="00320685">
        <w:t>在实现层面，本研究采用</w:t>
      </w:r>
      <w:r w:rsidRPr="00320685">
        <w:t>“</w:t>
      </w:r>
      <w:r w:rsidRPr="00320685">
        <w:rPr>
          <w:b/>
          <w:bCs/>
        </w:rPr>
        <w:t>先结构化，再统计</w:t>
      </w:r>
      <w:r w:rsidRPr="00320685">
        <w:t>”</w:t>
      </w:r>
      <w:r w:rsidRPr="00320685">
        <w:t>的总体流程：首先基于对话执行轨迹</w:t>
      </w:r>
      <w:r w:rsidRPr="00320685">
        <w:t xml:space="preserve"> dialog_trace.jsonl </w:t>
      </w:r>
      <w:r w:rsidRPr="00320685">
        <w:t>将每一轮交互映射为可计算字段，并构建轮级中间表</w:t>
      </w:r>
      <w:r w:rsidRPr="00320685">
        <w:t xml:space="preserve"> turn_eval</w:t>
      </w:r>
      <w:r w:rsidRPr="00320685">
        <w:t>；随后分别计算五类指标（</w:t>
      </w:r>
      <w:r w:rsidRPr="00320685">
        <w:t>M1–M5</w:t>
      </w:r>
      <w:r w:rsidRPr="00320685">
        <w:t>），输出</w:t>
      </w:r>
      <w:r w:rsidRPr="00320685">
        <w:t xml:space="preserve"> micro</w:t>
      </w:r>
      <w:r w:rsidRPr="00320685">
        <w:t>、</w:t>
      </w:r>
      <w:r w:rsidRPr="00320685">
        <w:t>macro</w:t>
      </w:r>
      <w:r w:rsidRPr="00320685">
        <w:t>、</w:t>
      </w:r>
      <w:r w:rsidRPr="00320685">
        <w:t xml:space="preserve">counts </w:t>
      </w:r>
      <w:r w:rsidRPr="00320685">
        <w:t>与按对话分解的统计结果。该流程的意义在于将原本难以审计的对话输出，转化为具备明确来源和证据指向的结构化记录，从而为后续的误差归因、系统消融与可复现实验提供基础。</w:t>
      </w:r>
    </w:p>
    <w:p w14:paraId="62361328" w14:textId="0C64DEB1" w:rsidR="00CE2B64" w:rsidRDefault="00320685" w:rsidP="00CE2B64">
      <w:pPr>
        <w:ind w:firstLine="420"/>
      </w:pPr>
      <w:r w:rsidRPr="00320685">
        <w:t>为统一叙述，设对话集合为</w:t>
      </w:r>
      <w:r w:rsidRPr="00320685">
        <w:t xml:space="preserve"> </w:t>
      </w:r>
      <m:oMath>
        <m:r>
          <m:rPr>
            <m:scr m:val="script"/>
          </m:rPr>
          <w:rPr>
            <w:rFonts w:ascii="Cambria Math" w:hAnsi="Cambria Math"/>
          </w:rPr>
          <m:t>D</m:t>
        </m:r>
      </m:oMath>
      <w:r w:rsidRPr="00320685">
        <w:t>，对话</w:t>
      </w:r>
      <w:r w:rsidRPr="00320685">
        <w:t xml:space="preserve"> </w:t>
      </w:r>
      <m:oMath>
        <m:r>
          <w:rPr>
            <w:rFonts w:ascii="Cambria Math" w:hAnsi="Cambria Math"/>
          </w:rPr>
          <m:t>d∈</m:t>
        </m:r>
        <m:r>
          <m:rPr>
            <m:scr m:val="script"/>
          </m:rPr>
          <w:rPr>
            <w:rFonts w:ascii="Cambria Math" w:hAnsi="Cambria Math"/>
          </w:rPr>
          <m:t>D</m:t>
        </m:r>
      </m:oMath>
      <w:r w:rsidRPr="00320685">
        <w:t>的轮集合为</w:t>
      </w:r>
      <w:r w:rsidRPr="00320685">
        <w:t xml:space="preserve"> </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。对任意轮</w:t>
      </w:r>
      <w:r w:rsidRPr="00320685">
        <w:t xml:space="preserve">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w:r w:rsidRPr="00320685">
        <w:t xml:space="preserve"> </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w:r w:rsidRPr="00320685">
        <w:t xml:space="preserve"> </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∈ok,timeout,error</m:t>
        </m:r>
      </m:oMath>
      <w:r w:rsidRPr="00320685">
        <w:t>表示轮状态。评测框架为每个指标设定独立的</w:t>
      </w:r>
      <w:r w:rsidRPr="00320685">
        <w:t>“</w:t>
      </w:r>
      <w:r w:rsidRPr="00320685">
        <w:t>可评估标记</w:t>
      </w:r>
      <w:r w:rsidRPr="00320685">
        <w:t>”</w:t>
      </w:r>
      <w:r w:rsidRPr="00320685">
        <w:t>（</w:t>
      </w:r>
      <w:r w:rsidRPr="00320685">
        <w:t>eligible</w:t>
      </w:r>
      <w:r w:rsidRPr="00320685">
        <w:t>），仅当满足可评估条件时，该轮或该对话才进入对应指标的分母，从而减少缺失字段或异常轮次对统计结果的干扰。此处的</w:t>
      </w:r>
      <w:r w:rsidRPr="00320685">
        <w:t xml:space="preserve"> eligible </w:t>
      </w:r>
      <w:r w:rsidRPr="00320685">
        <w:t>机制构成本文评测体系的重要设计之一，后文将进一步讨论其方法学意义。</w:t>
      </w:r>
      <w:r>
        <w:rPr>
          <w:rFonts w:hint="eastAsia"/>
        </w:rPr>
        <w:t>如下本文展开阐述五个指标：</w:t>
      </w:r>
    </w:p>
    <w:p w14:paraId="0180AAD2" w14:textId="00B7ECA7" w:rsidR="00CE2B64" w:rsidRDefault="00CE2B64" w:rsidP="00CE2B64">
      <w:pPr>
        <w:pStyle w:val="a7"/>
        <w:numPr>
          <w:ilvl w:val="0"/>
          <w:numId w:val="13"/>
        </w:numPr>
        <w:ind w:firstLineChars="0"/>
      </w:pPr>
      <w:r w:rsidRPr="00CE2B64">
        <w:t>上下文关联度与连续性（</w:t>
      </w:r>
      <w:r w:rsidRPr="00CE2B64">
        <w:t>Contextual Continuity</w:t>
      </w:r>
      <w:r w:rsidRPr="00CE2B64">
        <w:t>）</w:t>
      </w:r>
    </w:p>
    <w:p w14:paraId="2D4707F0" w14:textId="77777777" w:rsidR="00CE2B64" w:rsidRPr="00CE2B64" w:rsidRDefault="00CE2B64" w:rsidP="00CE2B64">
      <w:pPr>
        <w:ind w:firstLine="420"/>
      </w:pPr>
      <w:r w:rsidRPr="00CE2B64">
        <w:t>金融多轮对话的连续性主要体现为：模型能否在后续轮次</w:t>
      </w:r>
      <w:r w:rsidRPr="00CE2B64">
        <w:rPr>
          <w:b/>
          <w:bCs/>
        </w:rPr>
        <w:t>引用并遵循</w:t>
      </w:r>
      <w:r w:rsidRPr="00CE2B64">
        <w:t>先前给出的关键条件，并避免与用户硬约束冲突。为将该能力操作化为可计算信号，本文以</w:t>
      </w:r>
      <w:r w:rsidRPr="00CE2B64">
        <w:t xml:space="preserve"> GT </w:t>
      </w:r>
      <w:r w:rsidRPr="00CE2B64">
        <w:t>给出的</w:t>
      </w:r>
      <w:r w:rsidRPr="00CE2B64">
        <w:t>“</w:t>
      </w:r>
      <w:r w:rsidRPr="00CE2B64">
        <w:t>记忆键需求</w:t>
      </w:r>
      <w:r w:rsidRPr="00CE2B64">
        <w:t>”</w:t>
      </w:r>
      <w:r w:rsidRPr="00CE2B64">
        <w:t>为锚点。</w:t>
      </w:r>
    </w:p>
    <w:p w14:paraId="19084A45" w14:textId="1324A31B" w:rsidR="00CE2B64" w:rsidRPr="00CE2B64" w:rsidRDefault="00CE2B64" w:rsidP="00CE2B64">
      <w:r w:rsidRPr="00CE2B64">
        <w:t>对轮</w:t>
      </w:r>
      <w:r w:rsidRPr="00CE2B64">
        <w:t xml:space="preserve">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Pr="00CE2B64">
        <w:t xml:space="preserve"> GT </w:t>
      </w:r>
      <w:r w:rsidRPr="00CE2B64">
        <w:t>要求的记忆键集合为</w:t>
      </w:r>
    </w:p>
    <w:p w14:paraId="6E1608DD" w14:textId="32FED796" w:rsidR="00CE2B64" w:rsidRPr="00CE2B64" w:rsidRDefault="00000000" w:rsidP="00CE2B64">
      <m:oMathPara>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m:t xml:space="preserve"> memory_required_keys_gt</m:t>
              </m:r>
            </m:e>
          </m:d>
          <m:r>
            <w:br/>
          </m:r>
        </m:oMath>
      </m:oMathPara>
    </w:p>
    <w:p w14:paraId="5E5EF148" w14:textId="77777777" w:rsidR="00CE2B64" w:rsidRPr="00CE2B64" w:rsidRDefault="00CE2B64" w:rsidP="00CE2B64">
      <w:r w:rsidRPr="00CE2B64">
        <w:t>通过解析函数将</w:t>
      </w:r>
      <w:r w:rsidRPr="00CE2B64">
        <w:t xml:space="preserve"> key </w:t>
      </w:r>
      <w:r w:rsidRPr="00CE2B64">
        <w:t>映射为目标文本证据，得到可解析集合</w:t>
      </w:r>
    </w:p>
    <w:p w14:paraId="7B5B3FAE" w14:textId="6E2D2538" w:rsidR="00CE2B64" w:rsidRPr="00CE2B64" w:rsidRDefault="00000000" w:rsidP="00CE2B64">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r>
            <m:rPr>
              <m:sty m:val="p"/>
            </m:rPr>
            <w:br/>
          </m:r>
        </m:oMath>
      </m:oMathPara>
    </w:p>
    <w:p w14:paraId="76A6DEF5" w14:textId="258DB27D" w:rsidR="00CE2B64" w:rsidRPr="00CE2B64" w:rsidRDefault="00CE2B64" w:rsidP="00CE2B64">
      <w:r w:rsidRPr="00CE2B64">
        <w:t>对每个</w:t>
      </w:r>
      <w:r w:rsidRPr="00CE2B64">
        <w:t xml:space="preserve"> </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w:p>
    <w:p w14:paraId="7AC45ACE" w14:textId="1024B8E6" w:rsidR="00CE2B64" w:rsidRPr="00CE2B64" w:rsidRDefault="00000000" w:rsidP="00CE2B64">
      <m:oMathPara>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m:t>
              </m:r>
              <m:r>
                <m:rPr>
                  <m:nor/>
                </m:rPr>
                <m:t>出现在</m:t>
              </m:r>
              <m:r>
                <m:rPr>
                  <m:nor/>
                </m:rPr>
                <m:t xml:space="preserve"> short_term </m:t>
              </m:r>
              <m:r>
                <w:rPr>
                  <w:rFonts w:ascii="Cambria Math" w:hAnsi="Cambria Math"/>
                </w:rPr>
                <m:t>∨</m:t>
              </m:r>
              <m:r>
                <m:rPr>
                  <m:nor/>
                </m:rPr>
                <m:t xml:space="preserve"> long_term </m:t>
              </m:r>
              <m:r>
                <w:rPr>
                  <w:rFonts w:ascii="Cambria Math" w:hAnsi="Cambria Math"/>
                </w:rPr>
                <m:t>∨</m:t>
              </m:r>
              <m:r>
                <m:rPr>
                  <m:nor/>
                </m:rPr>
                <m:t xml:space="preserve"> profile</m:t>
              </m:r>
            </m:e>
          </m:d>
          <m:r>
            <w:br/>
          </m:r>
        </m:oMath>
      </m:oMathPara>
    </w:p>
    <w:p w14:paraId="59DC9023" w14:textId="77777777" w:rsidR="00CE2B64" w:rsidRPr="00CE2B64" w:rsidRDefault="00CE2B64" w:rsidP="00CE2B64">
      <w:r w:rsidRPr="00CE2B64">
        <w:t>其中</w:t>
      </w:r>
      <w:r w:rsidRPr="00CE2B64">
        <w:t xml:space="preserve"> short_term/long_term/profile </w:t>
      </w:r>
      <w:r w:rsidRPr="00CE2B64">
        <w:t>分别对应短期上下文、长期记忆与用户画像注入来源。</w:t>
      </w:r>
    </w:p>
    <w:p w14:paraId="7D927FEE" w14:textId="77777777" w:rsidR="00CE2B64" w:rsidRPr="00CE2B64" w:rsidRDefault="00CE2B64" w:rsidP="00CE2B64">
      <w:r w:rsidRPr="00CE2B64">
        <w:lastRenderedPageBreak/>
        <w:t>令</w:t>
      </w:r>
    </w:p>
    <w:p w14:paraId="7842B8E8" w14:textId="299A3A57" w:rsidR="00CE2B64" w:rsidRPr="00CE2B64" w:rsidRDefault="00000000" w:rsidP="00CE2B64">
      <m:oMathPara>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r>
            <m:rPr>
              <m:sty m:val="p"/>
            </m:rPr>
            <w:br/>
          </m:r>
        </m:oMath>
      </m:oMathPara>
    </w:p>
    <w:p w14:paraId="32BC8867" w14:textId="77777777" w:rsidR="00CE2B64" w:rsidRPr="00CE2B64" w:rsidRDefault="00CE2B64" w:rsidP="00CE2B64">
      <w:r w:rsidRPr="00CE2B64">
        <w:t>则轮级关键条件覆盖率（</w:t>
      </w:r>
      <w:r w:rsidRPr="00CE2B64">
        <w:t>Key Coverage</w:t>
      </w:r>
      <w:r w:rsidRPr="00CE2B64">
        <w:t>）定义为：</w:t>
      </w:r>
    </w:p>
    <w:p w14:paraId="05C9B575" w14:textId="5A3A4F64" w:rsidR="00CE2B64" w:rsidRPr="00CE2B64" w:rsidRDefault="00000000" w:rsidP="00CE2B64">
      <m:oMathPara>
        <m:oMath>
          <m:sSub>
            <m:sSubPr>
              <m:ctrlPr>
                <w:rPr>
                  <w:rFonts w:ascii="Cambria Math" w:hAnsi="Cambria Math"/>
                </w:rPr>
              </m:ctrlPr>
            </m:sSubPr>
            <m:e>
              <m:r>
                <m:rPr>
                  <m:sty m:val="p"/>
                </m:rPr>
                <w:rPr>
                  <w:rFonts w:ascii="Cambria Math" w:hAnsi="Cambria Math"/>
                </w:rPr>
                <m:t>KC</m:t>
              </m:r>
            </m:e>
            <m:sub>
              <m:r>
                <w:rPr>
                  <w:rFonts w:ascii="Cambria Math" w:hAnsi="Cambria Math"/>
                </w:rPr>
                <m:t>d,t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d,t</m:t>
                  </m:r>
                </m:sub>
              </m:sSub>
            </m:num>
            <m:den>
              <m:sSub>
                <m:sSubPr>
                  <m:ctrlPr>
                    <w:rPr>
                      <w:rFonts w:ascii="Cambria Math" w:hAnsi="Cambria Math"/>
                    </w:rPr>
                  </m:ctrlPr>
                </m:sSubPr>
                <m:e>
                  <m:r>
                    <w:rPr>
                      <w:rFonts w:ascii="Cambria Math" w:hAnsi="Cambria Math"/>
                    </w:rPr>
                    <m:t>R</m:t>
                  </m:r>
                </m:e>
                <m:sub>
                  <m:r>
                    <w:rPr>
                      <w:rFonts w:ascii="Cambria Math" w:hAnsi="Cambria Math"/>
                    </w:rPr>
                    <m:t>d,t</m:t>
                  </m:r>
                </m:sub>
              </m:sSub>
            </m:den>
          </m:f>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&gt;0</m:t>
              </m:r>
            </m:e>
          </m:d>
          <m:r>
            <w:br/>
          </m:r>
        </m:oMath>
      </m:oMathPara>
    </w:p>
    <w:p w14:paraId="2642FB68" w14:textId="77777777" w:rsidR="00CE2B64" w:rsidRPr="00CE2B64" w:rsidRDefault="00CE2B64" w:rsidP="00CE2B64">
      <w:r w:rsidRPr="00CE2B64">
        <w:t>轮级严格命中（</w:t>
      </w:r>
      <w:r w:rsidRPr="00CE2B64">
        <w:t>Strict Key Hit</w:t>
      </w:r>
      <w:r w:rsidRPr="00CE2B64">
        <w:t>）定义为：</w:t>
      </w:r>
    </w:p>
    <w:p w14:paraId="72B39D92" w14:textId="546E8B00" w:rsidR="00CE2B64" w:rsidRPr="00CE2B64" w:rsidRDefault="00000000" w:rsidP="00CE2B64">
      <m:oMathPara>
        <m:oMath>
          <m:sSub>
            <m:sSubPr>
              <m:ctrlPr>
                <w:rPr>
                  <w:rFonts w:ascii="Cambria Math" w:hAnsi="Cambria Math"/>
                </w:rPr>
              </m:ctrlPr>
            </m:sSubPr>
            <m:e>
              <m:r>
                <m:rPr>
                  <m:sty m:val="p"/>
                </m:rPr>
                <w:rPr>
                  <w:rFonts w:ascii="Cambria Math" w:hAnsi="Cambria Math"/>
                </w:rPr>
                <m:t>SKH</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e>
          </m:d>
          <m:r>
            <w:br/>
          </m:r>
        </m:oMath>
      </m:oMathPara>
    </w:p>
    <w:p w14:paraId="6FB0CD3E" w14:textId="77777777" w:rsidR="00CE2B64" w:rsidRPr="00CE2B64" w:rsidRDefault="00CE2B64" w:rsidP="00CE2B64">
      <w:r w:rsidRPr="00CE2B64">
        <w:t>此外，为刻画</w:t>
      </w:r>
      <w:r w:rsidRPr="00CE2B64">
        <w:t>“</w:t>
      </w:r>
      <w:r w:rsidRPr="00CE2B64">
        <w:t>引用了条件但违反约束</w:t>
      </w:r>
      <w:r w:rsidRPr="00CE2B64">
        <w:t>”</w:t>
      </w:r>
      <w:r w:rsidRPr="00CE2B64">
        <w:t>的情况，本文定义轮级约束冲突指示变量：</w:t>
      </w:r>
    </w:p>
    <w:p w14:paraId="10F1F591" w14:textId="11F56DC1" w:rsidR="00CE2B64" w:rsidRDefault="00000000" w:rsidP="00CE2B64">
      <m:oMathPara>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 xml:space="preserve"> </m:t>
              </m:r>
              <m:r>
                <m:rPr>
                  <m:nor/>
                </m:rPr>
                <m:t>与用户</m:t>
              </m:r>
              <m:r>
                <m:rPr>
                  <m:nor/>
                </m:rPr>
                <m:t xml:space="preserve"> constraints </m:t>
              </m:r>
              <m:r>
                <m:rPr>
                  <m:nor/>
                </m:rPr>
                <m:t>存在规则冲突</m:t>
              </m:r>
            </m:e>
          </m:d>
        </m:oMath>
      </m:oMathPara>
    </w:p>
    <w:p w14:paraId="400B9CA2" w14:textId="20B84B91" w:rsidR="00CE2B64" w:rsidRDefault="00CE2B64" w:rsidP="00CE2B64">
      <w:pPr>
        <w:ind w:firstLine="420"/>
      </w:pPr>
      <w:r w:rsidRPr="00CE2B64">
        <w:t xml:space="preserve">M1 </w:t>
      </w:r>
      <w:r w:rsidRPr="00CE2B64">
        <w:t>将连续性拆解为</w:t>
      </w:r>
      <w:r w:rsidRPr="00CE2B64">
        <w:t>“</w:t>
      </w:r>
      <w:r w:rsidRPr="00CE2B64">
        <w:rPr>
          <w:b/>
          <w:bCs/>
        </w:rPr>
        <w:t>覆盖（有没有用到）</w:t>
      </w:r>
      <w:r w:rsidRPr="00CE2B64">
        <w:t>”</w:t>
      </w:r>
      <w:r w:rsidRPr="00CE2B64">
        <w:t>与</w:t>
      </w:r>
      <w:r w:rsidRPr="00CE2B64">
        <w:t>“</w:t>
      </w:r>
      <w:r w:rsidRPr="00CE2B64">
        <w:rPr>
          <w:b/>
          <w:bCs/>
        </w:rPr>
        <w:t>一致性（有没有用错）</w:t>
      </w:r>
      <w:r w:rsidRPr="00CE2B64">
        <w:t>”</w:t>
      </w:r>
      <w:r w:rsidRPr="00CE2B64">
        <w:t>。覆盖率衡量模型是否正确调取关键条件；冲突率直接刻画回复是否违反用户硬约束，从而避免仅凭关键词出现而高估连续性。其局限在于命中判定较多依赖字符串</w:t>
      </w:r>
      <w:r w:rsidRPr="00CE2B64">
        <w:t>/</w:t>
      </w:r>
      <w:r w:rsidRPr="00CE2B64">
        <w:t>关键词匹配，可能低估语义等价表达；约束冲突检测为启发式规则，可能存在漏检与误检。因此，本文在结果呈现中建议同时报告</w:t>
      </w:r>
      <w:r w:rsidRPr="00CE2B64">
        <w:t xml:space="preserve"> </w:t>
      </w:r>
      <m:oMath>
        <m:r>
          <m:rPr>
            <m:sty m:val="p"/>
          </m:rPr>
          <w:rPr>
            <w:rFonts w:ascii="Cambria Math" w:hAnsi="Cambria Math"/>
          </w:rPr>
          <m:t>KC</m:t>
        </m:r>
      </m:oMath>
      <w:r w:rsidRPr="00CE2B64">
        <w:t>、</w:t>
      </w:r>
      <m:oMath>
        <m:r>
          <m:rPr>
            <m:sty m:val="p"/>
          </m:rPr>
          <w:rPr>
            <w:rFonts w:ascii="Cambria Math" w:hAnsi="Cambria Math"/>
          </w:rPr>
          <m:t>SKH</m:t>
        </m:r>
      </m:oMath>
      <w:r w:rsidRPr="00CE2B64">
        <w:t xml:space="preserve"> </w:t>
      </w:r>
      <w:r w:rsidRPr="00CE2B64">
        <w:t>与</w:t>
      </w:r>
      <w:r w:rsidRPr="00CE2B64">
        <w:t xml:space="preserve"> </w:t>
      </w:r>
      <m:oMath>
        <m:r>
          <m:rPr>
            <m:sty m:val="p"/>
          </m:rPr>
          <w:rPr>
            <w:rFonts w:ascii="Cambria Math" w:hAnsi="Cambria Math"/>
          </w:rPr>
          <m:t>CR</m:t>
        </m:r>
      </m:oMath>
      <w:r w:rsidRPr="00CE2B64">
        <w:t>并结合案例复核。</w:t>
      </w:r>
    </w:p>
    <w:p w14:paraId="2F0777E2" w14:textId="58FCBA63" w:rsidR="00CE2B64" w:rsidRDefault="00CE2B64" w:rsidP="00CE2B64">
      <w:pPr>
        <w:pStyle w:val="a7"/>
        <w:numPr>
          <w:ilvl w:val="0"/>
          <w:numId w:val="13"/>
        </w:numPr>
        <w:ind w:firstLineChars="0"/>
      </w:pPr>
      <w:r w:rsidRPr="00CE2B64">
        <w:t>用户画像对齐度（</w:t>
      </w:r>
      <w:r w:rsidRPr="00CE2B64">
        <w:t>Profile Alignment</w:t>
      </w:r>
      <w:r w:rsidRPr="00CE2B64">
        <w:t>）</w:t>
      </w:r>
    </w:p>
    <w:p w14:paraId="5C784399" w14:textId="77777777" w:rsidR="00CE2B64" w:rsidRDefault="00CE2B64" w:rsidP="00CE2B64"/>
    <w:p w14:paraId="6F8C93DD" w14:textId="77777777" w:rsidR="00CE2B64" w:rsidRDefault="00CE2B64" w:rsidP="00CE2B64">
      <w:pPr>
        <w:ind w:firstLine="420"/>
      </w:pPr>
      <w:r w:rsidRPr="00CE2B64">
        <w:t>金融建议的适当性依赖用户画像（风险等级、期限、流动性）以及约束</w:t>
      </w:r>
      <w:r w:rsidRPr="00CE2B64">
        <w:t>/</w:t>
      </w:r>
      <w:r w:rsidRPr="00CE2B64">
        <w:t>偏好要素。由于画像常跨多轮逐步显露，</w:t>
      </w:r>
      <w:r w:rsidRPr="00CE2B64">
        <w:t xml:space="preserve">M2 </w:t>
      </w:r>
      <w:r w:rsidRPr="00CE2B64">
        <w:t>采用</w:t>
      </w:r>
      <w:r w:rsidRPr="00CE2B64">
        <w:rPr>
          <w:b/>
          <w:bCs/>
        </w:rPr>
        <w:t>对话级</w:t>
      </w:r>
      <w:r w:rsidRPr="00CE2B64">
        <w:t>评估。</w:t>
      </w:r>
    </w:p>
    <w:p w14:paraId="394F5F3B" w14:textId="0729F444" w:rsidR="00CE2B64" w:rsidRPr="00CE2B64" w:rsidRDefault="00CE2B64" w:rsidP="00CE2B64">
      <w:pPr>
        <w:ind w:firstLine="420"/>
      </w:pPr>
      <w:r w:rsidRPr="00CE2B64">
        <w:t>对每个对话</w:t>
      </w:r>
      <w:r w:rsidRPr="00CE2B64">
        <w:t xml:space="preserve"> </w:t>
      </w:r>
      <m:oMath>
        <m:r>
          <w:rPr>
            <w:rFonts w:ascii="Cambria Math" w:hAnsi="Cambria Math"/>
          </w:rPr>
          <m:t>d</m:t>
        </m:r>
      </m:oMath>
      <w:r w:rsidRPr="00CE2B64">
        <w:t>，设</w:t>
      </w:r>
      <w:r w:rsidRPr="00CE2B64">
        <w:t xml:space="preserve"> GT </w:t>
      </w:r>
      <w:r w:rsidRPr="00CE2B64">
        <w:t>离散画像字段为</w:t>
      </w:r>
      <w:r w:rsidRPr="00CE2B64">
        <w:t xml:space="preserve"> </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w:r w:rsidRPr="00CE2B64">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w:p>
    <w:p w14:paraId="35051F5E" w14:textId="3E66789F" w:rsidR="00CE2B64" w:rsidRPr="00CE2B64" w:rsidRDefault="00E815EE" w:rsidP="00CE2B64">
      <m:oMathPara>
        <m:oMath>
          <m:r>
            <w:rPr>
              <w:rFonts w:ascii="Cambria Math" w:hAnsi="Cambria Math"/>
            </w:rPr>
            <m:t>f∈risk,horizon,liquidity</m:t>
          </m:r>
          <m:r>
            <w:br/>
          </m:r>
        </m:oMath>
      </m:oMathPara>
    </w:p>
    <w:p w14:paraId="20913730" w14:textId="77777777" w:rsidR="00CE2B64" w:rsidRPr="00CE2B64" w:rsidRDefault="00CE2B64" w:rsidP="00CE2B64">
      <w:pPr>
        <w:ind w:firstLine="420"/>
      </w:pPr>
      <w:r w:rsidRPr="00CE2B64">
        <w:t>离散字段准确率定义为：</w:t>
      </w:r>
    </w:p>
    <w:p w14:paraId="7DFEDE56" w14:textId="4EA11521" w:rsidR="00CE2B64" w:rsidRPr="00CE2B64" w:rsidRDefault="00000000" w:rsidP="00CE2B64">
      <m:oMathPara>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r>
            <w:br/>
          </m:r>
        </m:oMath>
      </m:oMathPara>
    </w:p>
    <w:p w14:paraId="35A48865" w14:textId="5E99D002" w:rsidR="00CE2B64" w:rsidRPr="00CE2B64" w:rsidRDefault="00CE2B64" w:rsidP="00CE2B64">
      <w:pPr>
        <w:ind w:firstLine="420"/>
      </w:pPr>
      <w:r w:rsidRPr="00CE2B64">
        <w:t>对集合字段（约束</w:t>
      </w:r>
      <w:r w:rsidRPr="00CE2B64">
        <w:t>/</w:t>
      </w:r>
      <w:r w:rsidRPr="00CE2B64">
        <w:t>偏好），设</w:t>
      </w:r>
      <w:r w:rsidRPr="00CE2B64">
        <w:t xml:space="preserve"> GT </w:t>
      </w:r>
      <w:r w:rsidRPr="00CE2B64">
        <w:t>集合为</w:t>
      </w:r>
      <w:r w:rsidRPr="00CE2B64">
        <w:t xml:space="preserve">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，预测集合为</w:t>
      </w:r>
      <w:r w:rsidRPr="00CE2B64">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w:p>
    <w:p w14:paraId="04116DFA" w14:textId="4AA3236C" w:rsidR="00CE2B64" w:rsidRPr="00CE2B64" w:rsidRDefault="00000000" w:rsidP="00CE2B64">
      <m:oMathPara>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r>
            <m:rPr>
              <m:sty m:val="p"/>
            </m:rPr>
            <w:br/>
          </m:r>
        </m:oMath>
      </m:oMathPara>
    </w:p>
    <w:p w14:paraId="2BB4B6C9" w14:textId="77777777" w:rsidR="00CE2B64" w:rsidRPr="00CE2B64" w:rsidRDefault="00CE2B64" w:rsidP="00CE2B64">
      <w:pPr>
        <w:ind w:firstLine="420"/>
      </w:pPr>
      <w:r w:rsidRPr="00CE2B64">
        <w:t xml:space="preserve">F1 </w:t>
      </w:r>
      <w:r w:rsidRPr="00CE2B64">
        <w:t>定义为：</w:t>
      </w:r>
    </w:p>
    <w:p w14:paraId="4ED501E1" w14:textId="57114B92" w:rsidR="00CE2B64" w:rsidRPr="00CE2B64" w:rsidRDefault="00CE2B64" w:rsidP="00CE2B64">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m:oMathPara>
    </w:p>
    <w:p w14:paraId="4A241A39" w14:textId="77777777" w:rsidR="00CE2B64" w:rsidRPr="00CE2B64" w:rsidRDefault="00CE2B64" w:rsidP="00CE2B64">
      <w:pPr>
        <w:ind w:firstLine="420"/>
      </w:pPr>
      <w:r w:rsidRPr="00CE2B64">
        <w:t>综合画像得分定义为：</w:t>
      </w:r>
    </w:p>
    <w:p w14:paraId="309F327D" w14:textId="77777777" w:rsidR="00CE2B64" w:rsidRPr="00CE2B64" w:rsidRDefault="00000000" w:rsidP="00CE2B64">
      <m:oMathPara>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oMath>
      </m:oMathPara>
    </w:p>
    <w:p w14:paraId="24237F23" w14:textId="77777777" w:rsidR="00CE2B64" w:rsidRDefault="00CE2B64" w:rsidP="00CE2B64"/>
    <w:p w14:paraId="5EB9E4A4" w14:textId="6853CF06" w:rsidR="00CE2B64" w:rsidRDefault="00CE2B64" w:rsidP="00CE2B64">
      <w:pPr>
        <w:ind w:firstLine="420"/>
      </w:pPr>
      <w:r w:rsidRPr="00CE2B64">
        <w:t xml:space="preserve">M2 </w:t>
      </w:r>
      <w:r w:rsidRPr="00CE2B64">
        <w:t>同时约束</w:t>
      </w:r>
      <w:r w:rsidRPr="00CE2B64">
        <w:t>“</w:t>
      </w:r>
      <w:r w:rsidRPr="00CE2B64">
        <w:t>关键画像方向是否正确</w:t>
      </w:r>
      <w:r w:rsidRPr="00CE2B64">
        <w:t>”</w:t>
      </w:r>
      <w:r w:rsidRPr="00CE2B64">
        <w:t>（离散准确率）与</w:t>
      </w:r>
      <w:r w:rsidRPr="00CE2B64">
        <w:t>“</w:t>
      </w:r>
      <w:r w:rsidRPr="00CE2B64">
        <w:t>画像要素是否充分且不过度泛化</w:t>
      </w:r>
      <w:r w:rsidRPr="00CE2B64">
        <w:t>”</w:t>
      </w:r>
      <w:r w:rsidRPr="00CE2B64">
        <w:t>（集合</w:t>
      </w:r>
      <w:r w:rsidRPr="00CE2B64">
        <w:t xml:space="preserve"> F1</w:t>
      </w:r>
      <w:r w:rsidRPr="00CE2B64">
        <w:t>），因此更贴近金融适当性评价。其主要局限在于回退推断可能引入噪声；</w:t>
      </w:r>
      <w:r w:rsidRPr="00CE2B64">
        <w:lastRenderedPageBreak/>
        <w:t>同时模型可通过频繁复述画像字段获得更高的集合命中，存在一定策略性空间。因此本文建议在实验报告中除综合分外，必须拆分呈现三类准确率与两类</w:t>
      </w:r>
      <w:r w:rsidRPr="00CE2B64">
        <w:t xml:space="preserve"> F1</w:t>
      </w:r>
      <w:r w:rsidRPr="00CE2B64">
        <w:t>，以定位系统性偏差来源。</w:t>
      </w:r>
    </w:p>
    <w:p w14:paraId="5EEFF615" w14:textId="5DFC6D59" w:rsidR="00CE2B64" w:rsidRDefault="00CE2B64" w:rsidP="00CE2B64">
      <w:pPr>
        <w:pStyle w:val="a7"/>
        <w:numPr>
          <w:ilvl w:val="0"/>
          <w:numId w:val="13"/>
        </w:numPr>
        <w:ind w:firstLineChars="0"/>
      </w:pPr>
      <w:r w:rsidRPr="00CE2B64">
        <w:t>风险提示覆盖率（</w:t>
      </w:r>
      <w:r w:rsidRPr="00CE2B64">
        <w:t>Risk Disclosure Coverage</w:t>
      </w:r>
      <w:r w:rsidRPr="00CE2B64">
        <w:t>）</w:t>
      </w:r>
    </w:p>
    <w:p w14:paraId="34A0728B" w14:textId="041C6D99" w:rsidR="00CE2B64" w:rsidRPr="00CE2B64" w:rsidRDefault="00CE2B64" w:rsidP="00CE2B64">
      <w:pPr>
        <w:ind w:firstLine="420"/>
      </w:pPr>
      <w:r w:rsidRPr="00CE2B64">
        <w:t>金融对话需要充分的风险披露。</w:t>
      </w:r>
      <w:r w:rsidRPr="00CE2B64">
        <w:t xml:space="preserve">M3 </w:t>
      </w:r>
      <w:r w:rsidRPr="00CE2B64">
        <w:t>将披露质量定义为</w:t>
      </w:r>
      <w:r w:rsidRPr="00CE2B64">
        <w:t>“</w:t>
      </w:r>
      <w:r w:rsidRPr="00CE2B64">
        <w:t>应披露风险标签</w:t>
      </w:r>
      <w:r w:rsidRPr="00CE2B64">
        <w:t>”</w:t>
      </w:r>
      <w:r w:rsidRPr="00CE2B64">
        <w:t>的覆盖程度。对轮</w:t>
      </w:r>
      <w:r w:rsidRPr="00CE2B64">
        <w:t xml:space="preserve">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Pr="00CE2B64">
        <w:t xml:space="preserve"> GT </w:t>
      </w:r>
      <w:r w:rsidRPr="00CE2B64">
        <w:t>风险标签集合为</w:t>
      </w:r>
      <w:r w:rsidRPr="00CE2B64">
        <w:t xml:space="preserve"> </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w:r w:rsidRPr="00CE2B64">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w:t>
      </w:r>
    </w:p>
    <w:p w14:paraId="0A570216" w14:textId="77777777" w:rsidR="00CE2B64" w:rsidRPr="00CE2B64" w:rsidRDefault="00CE2B64" w:rsidP="00CE2B64">
      <w:pPr>
        <w:ind w:firstLine="420"/>
      </w:pPr>
      <w:r w:rsidRPr="00CE2B64">
        <w:t>轮级风险覆盖率定义为：</w:t>
      </w:r>
    </w:p>
    <w:p w14:paraId="46F7B353" w14:textId="619B6AB3" w:rsidR="00CE2B64" w:rsidRPr="00CE2B64" w:rsidRDefault="00000000" w:rsidP="00CE2B64">
      <m:oMathPara>
        <m:oMath>
          <m:sSub>
            <m:sSubPr>
              <m:ctrlPr>
                <w:rPr>
                  <w:rFonts w:ascii="Cambria Math" w:hAnsi="Cambria Math"/>
                </w:rPr>
              </m:ctrlPr>
            </m:sSubPr>
            <m:e>
              <m:r>
                <m:rPr>
                  <m:sty m:val="p"/>
                </m:rPr>
                <w:rPr>
                  <w:rFonts w:ascii="Cambria Math" w:hAnsi="Cambria Math"/>
                </w:rPr>
                <m:t>RC</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m:rPr>
                  <m:sty m:val="p"/>
                </m:rPr>
                <w:rPr>
                  <w:rFonts w:ascii="Cambria Math" w:hAnsi="Cambria Math"/>
                </w:rPr>
                <m:t>∣</m:t>
              </m:r>
            </m:den>
          </m:f>
          <m:d>
            <m:dPr>
              <m:sepChr m:val="∣"/>
              <m:ctrlPr>
                <w:rPr>
                  <w:rFonts w:ascii="Cambria Math" w:hAnsi="Cambria Math"/>
                  <w:i/>
                </w:rPr>
              </m:ctrlPr>
            </m:dPr>
            <m:e>
              <m:ctrlPr>
                <w:rPr>
                  <w:rFonts w:ascii="Cambria Math" w:hAnsi="Cambria Math"/>
                </w:rPr>
              </m:ctrlPr>
            </m:e>
            <m:e>
              <m:sSub>
                <m:sSubPr>
                  <m:ctrlPr>
                    <w:rPr>
                      <w:rFonts w:ascii="Cambria Math" w:hAnsi="Cambria Math"/>
                    </w:rPr>
                  </m:ctrlPr>
                </m:sSubPr>
                <m:e>
                  <m:r>
                    <w:rPr>
                      <w:rFonts w:ascii="Cambria Math" w:hAnsi="Cambria Math"/>
                    </w:rPr>
                    <m:t>R</m:t>
                  </m:r>
                </m:e>
                <m:sub>
                  <m:r>
                    <w:rPr>
                      <w:rFonts w:ascii="Cambria Math" w:hAnsi="Cambria Math"/>
                    </w:rPr>
                    <m:t>d,t</m:t>
                  </m:r>
                </m:sub>
              </m:sSub>
              <m:ctrlPr>
                <w:rPr>
                  <w:rFonts w:ascii="Cambria Math" w:hAnsi="Cambria Math"/>
                </w:rPr>
              </m:ctrlPr>
            </m:e>
            <m:e>
              <m:r>
                <w:rPr>
                  <w:rFonts w:ascii="Cambria Math" w:hAnsi="Cambria Math"/>
                </w:rPr>
                <m:t>&gt;0</m:t>
              </m:r>
            </m:e>
          </m:d>
          <m:r>
            <w:br/>
          </m:r>
        </m:oMath>
      </m:oMathPara>
    </w:p>
    <w:p w14:paraId="27A74CDF" w14:textId="77777777" w:rsidR="00CE2B64" w:rsidRPr="00CE2B64" w:rsidRDefault="00CE2B64" w:rsidP="00CE2B64">
      <w:pPr>
        <w:ind w:firstLine="420"/>
      </w:pPr>
      <w:r w:rsidRPr="00CE2B64">
        <w:t>轮级严格覆盖指示变量定义为：</w:t>
      </w:r>
    </w:p>
    <w:p w14:paraId="2CB5FA96" w14:textId="03D5D415" w:rsidR="00CE2B64" w:rsidRDefault="00000000" w:rsidP="00CE2B64">
      <w:pPr>
        <w:ind w:left="420"/>
      </w:pPr>
      <m:oMathPara>
        <m:oMath>
          <m:sSub>
            <m:sSubPr>
              <m:ctrlPr>
                <w:rPr>
                  <w:rFonts w:ascii="Cambria Math" w:hAnsi="Cambria Math"/>
                </w:rPr>
              </m:ctrlPr>
            </m:sSubPr>
            <m:e>
              <m:r>
                <m:rPr>
                  <m:sty m:val="p"/>
                </m:rPr>
                <w:rPr>
                  <w:rFonts w:ascii="Cambria Math" w:hAnsi="Cambria Math"/>
                </w:rPr>
                <m:t>RStrict</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e>
          </m:d>
        </m:oMath>
      </m:oMathPara>
    </w:p>
    <w:p w14:paraId="21AED6E6" w14:textId="3013D9F7" w:rsidR="00CE2B64" w:rsidRDefault="00CE2B64" w:rsidP="00CE2B64">
      <w:pPr>
        <w:ind w:left="420" w:firstLine="420"/>
      </w:pPr>
      <w:r w:rsidRPr="00CE2B64">
        <w:t xml:space="preserve">M3 </w:t>
      </w:r>
      <w:r w:rsidRPr="00CE2B64">
        <w:t>的优势是与金融合规实践直接对应：</w:t>
      </w:r>
      <w:r w:rsidRPr="00CE2B64">
        <w:t xml:space="preserve">GT </w:t>
      </w:r>
      <w:r w:rsidRPr="00CE2B64">
        <w:t>风险标签可视为</w:t>
      </w:r>
      <w:r w:rsidRPr="00CE2B64">
        <w:t>“</w:t>
      </w:r>
      <w:r w:rsidRPr="00CE2B64">
        <w:t>应披露清单</w:t>
      </w:r>
      <w:r w:rsidRPr="00CE2B64">
        <w:t>”</w:t>
      </w:r>
      <w:r w:rsidRPr="00CE2B64">
        <w:t>，覆盖率反映披露是否全面，严格覆盖率对</w:t>
      </w:r>
      <w:r w:rsidRPr="00CE2B64">
        <w:t>“</w:t>
      </w:r>
      <w:r w:rsidRPr="00CE2B64">
        <w:t>缺项</w:t>
      </w:r>
      <w:r w:rsidRPr="00CE2B64">
        <w:t>”</w:t>
      </w:r>
      <w:r w:rsidRPr="00CE2B64">
        <w:t>更敏感。其局限在于风险标签抽取与命中常依赖关键词或规则触发，可能低估隐式披露，也可能将模板化披露视为高覆盖。因此本文建议结合严格覆盖率与样例检查，避免对高覆盖分数做过度解释。</w:t>
      </w:r>
      <w:r>
        <w:tab/>
      </w:r>
    </w:p>
    <w:p w14:paraId="2FECA751" w14:textId="3EAF28F3" w:rsidR="00CE2B64" w:rsidRDefault="00CE2B64" w:rsidP="00CE2B64">
      <w:pPr>
        <w:pStyle w:val="a7"/>
        <w:numPr>
          <w:ilvl w:val="0"/>
          <w:numId w:val="13"/>
        </w:numPr>
        <w:ind w:firstLineChars="0"/>
      </w:pPr>
      <w:r w:rsidRPr="00CE2B64">
        <w:t>内容合规性（</w:t>
      </w:r>
      <w:r w:rsidRPr="00CE2B64">
        <w:t>Compliance</w:t>
      </w:r>
      <w:r w:rsidRPr="00CE2B64">
        <w:t>）</w:t>
      </w:r>
    </w:p>
    <w:p w14:paraId="0BF8A2B3" w14:textId="6F3A95DC" w:rsidR="00CE2B64" w:rsidRDefault="00CE2B64" w:rsidP="00727BC0">
      <w:pPr>
        <w:ind w:firstLine="420"/>
      </w:pPr>
      <w:r w:rsidRPr="00CE2B64">
        <w:t>合规性不仅体现在整体等级一致，也体现在是否触碰红线表达。</w:t>
      </w:r>
      <w:r w:rsidRPr="00CE2B64">
        <w:t xml:space="preserve">M4 </w:t>
      </w:r>
      <w:r w:rsidRPr="00CE2B64">
        <w:t>设计为三项互补指标。对可评估轮</w:t>
      </w:r>
      <w:r w:rsidRPr="00CE2B64">
        <w:t xml:space="preserve"> </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Pr="00CE2B64">
        <w:t xml:space="preserve"> GT </w:t>
      </w:r>
      <w:r w:rsidRPr="00CE2B64">
        <w:t>合规标签为</w:t>
      </w:r>
      <w:r w:rsidRPr="00CE2B64">
        <w:t xml:space="preserve">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w:r w:rsidRPr="00CE2B64">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w:p>
    <w:p w14:paraId="535D8C7A" w14:textId="77777777" w:rsidR="00D41D70" w:rsidRDefault="00D41D70" w:rsidP="00CE2B64"/>
    <w:p w14:paraId="0D515BAA" w14:textId="3FFD21D5" w:rsidR="00D41D70" w:rsidRPr="00D41D70" w:rsidRDefault="00000000" w:rsidP="00CE2B64">
      <w:pPr>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v</m:t>
              </m:r>
            </m:sub>
          </m:sSub>
          <m:r>
            <m:rPr>
              <m:sty m:val="p"/>
            </m:rPr>
            <w:rPr>
              <w:rFonts w:ascii="Cambria Math" w:hAnsi="Cambria Math"/>
            </w:rPr>
            <m:t>iolation</m:t>
          </m:r>
          <m:r>
            <w:rPr>
              <w:rFonts w:ascii="Cambria Math" w:hAnsi="Cambria Math"/>
            </w:rPr>
            <m:t>,</m:t>
          </m:r>
          <m:r>
            <m:rPr>
              <m:sty m:val="p"/>
            </m:rPr>
            <w:rPr>
              <w:rFonts w:ascii="Cambria Math" w:hAnsi="Cambria Math"/>
            </w:rPr>
            <m:t>seve</m:t>
          </m:r>
          <m:sSub>
            <m:sSubPr>
              <m:ctrlPr>
                <w:rPr>
                  <w:rFonts w:ascii="Cambria Math" w:hAnsi="Cambria Math"/>
                  <w:i/>
                </w:rPr>
              </m:ctrlPr>
            </m:sSubPr>
            <m:e>
              <m:r>
                <m:rPr>
                  <m:sty m:val="p"/>
                </m:rPr>
                <w:rPr>
                  <w:rFonts w:ascii="Cambria Math" w:hAnsi="Cambria Math"/>
                </w:rPr>
                <m:t>r</m:t>
              </m:r>
              <m:ctrlPr>
                <w:rPr>
                  <w:rFonts w:ascii="Cambria Math" w:hAnsi="Cambria Math"/>
                </w:rPr>
              </m:ctrlPr>
            </m:e>
            <m:sub>
              <m:r>
                <w:rPr>
                  <w:rFonts w:ascii="Cambria Math" w:hAnsi="Cambria Math"/>
                </w:rPr>
                <m:t>v</m:t>
              </m:r>
            </m:sub>
          </m:sSub>
          <m:r>
            <m:rPr>
              <m:sty m:val="p"/>
            </m:rPr>
            <w:rPr>
              <w:rFonts w:ascii="Cambria Math" w:hAnsi="Cambria Math"/>
            </w:rPr>
            <m:t>iolation</m:t>
          </m:r>
        </m:oMath>
      </m:oMathPara>
    </w:p>
    <w:p w14:paraId="5C86775B" w14:textId="46E2FEAF" w:rsidR="00CE2B64" w:rsidRPr="00CE2B64" w:rsidRDefault="00CE2B64" w:rsidP="00CE2B64">
      <w:r w:rsidRPr="00CE2B64">
        <w:t>合规标签准确率定义为：</w:t>
      </w:r>
    </w:p>
    <w:p w14:paraId="2D9DBF18" w14:textId="2FFFFBD9" w:rsidR="00CE2B64" w:rsidRPr="00CE2B64" w:rsidRDefault="00E815EE" w:rsidP="00CE2B64">
      <m:oMathPara>
        <m:oMath>
          <m:r>
            <m:rPr>
              <m:sty m:val="p"/>
            </m:rPr>
            <w:rPr>
              <w:rFonts w:ascii="Cambria Math" w:hAnsi="Cambria Math"/>
            </w:rPr>
            <m:t>CompAcc</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m4</m:t>
                  </m:r>
                </m:sub>
              </m:sSub>
            </m:den>
          </m:f>
          <m:nary>
            <m:naryPr>
              <m:chr m:val="∑"/>
              <m:limLoc m:val="undOvr"/>
              <m:grow m:val="1"/>
              <m:supHide m:val="1"/>
              <m:ctrlPr>
                <w:rPr>
                  <w:rFonts w:ascii="Cambria Math" w:hAnsi="Cambria Math"/>
                </w:rPr>
              </m:ctrlPr>
            </m:naryPr>
            <m:sub>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sub>
            <m:sup/>
            <m:e>
              <m:r>
                <m:rPr>
                  <m:sty m:val="b"/>
                </m:rPr>
                <w:rPr>
                  <w:rFonts w:ascii="Cambria Math" w:hAnsi="Cambria Math"/>
                </w:rPr>
                <m:t>1</m:t>
              </m:r>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d,t</m:t>
              </m:r>
            </m:sub>
          </m:sSub>
          <m:r>
            <w:rPr>
              <w:rFonts w:ascii="Cambria Math" w:hAnsi="Cambria Math"/>
            </w:rPr>
            <m:t>)</m:t>
          </m:r>
          <m:r>
            <w:br/>
          </m:r>
        </m:oMath>
      </m:oMathPara>
    </w:p>
    <w:p w14:paraId="17B8B7D0" w14:textId="77777777" w:rsidR="00CE2B64" w:rsidRPr="00CE2B64" w:rsidRDefault="00CE2B64" w:rsidP="00CE2B64">
      <w:r w:rsidRPr="00CE2B64">
        <w:t>严重违规率定义为：</w:t>
      </w:r>
    </w:p>
    <w:p w14:paraId="247073F7" w14:textId="465E1889" w:rsidR="00CE2B64" w:rsidRPr="00CE2B64" w:rsidRDefault="00E815EE" w:rsidP="00CE2B64">
      <m:oMathPara>
        <m:oMath>
          <m:r>
            <m:rPr>
              <m:sty m:val="p"/>
            </m:rPr>
            <w:rPr>
              <w:rFonts w:ascii="Cambria Math" w:hAnsi="Cambria Math"/>
            </w:rPr>
            <m:t>SevereRate</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m4</m:t>
                  </m:r>
                </m:sub>
              </m:sSub>
            </m:den>
          </m:f>
          <m:nary>
            <m:naryPr>
              <m:chr m:val="∑"/>
              <m:limLoc m:val="undOvr"/>
              <m:grow m:val="1"/>
              <m:supHide m:val="1"/>
              <m:ctrlPr>
                <w:rPr>
                  <w:rFonts w:ascii="Cambria Math" w:hAnsi="Cambria Math"/>
                </w:rPr>
              </m:ctrlPr>
            </m:naryPr>
            <m:sub>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sub>
            <m:sup/>
            <m:e>
              <m:r>
                <m:rPr>
                  <m:sty m:val="b"/>
                </m:rPr>
                <w:rPr>
                  <w:rFonts w:ascii="Cambria Math" w:hAnsi="Cambria Math"/>
                </w:rPr>
                <m:t>1</m:t>
              </m:r>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r>
            <w:rPr>
              <w:rFonts w:ascii="Cambria Math" w:hAnsi="Cambria Math"/>
            </w:rPr>
            <m:t>=severe</m:t>
          </m:r>
          <m:r>
            <m:rPr>
              <m:sty m:val="p"/>
            </m:rPr>
            <w:rPr>
              <w:rFonts w:ascii="Cambria Math" w:hAnsi="Cambria Math"/>
            </w:rPr>
            <m:t>_</m:t>
          </m:r>
          <m:r>
            <w:rPr>
              <w:rFonts w:ascii="Cambria Math" w:hAnsi="Cambria Math"/>
            </w:rPr>
            <m:t>violation)</m:t>
          </m:r>
          <m:r>
            <w:br/>
          </m:r>
        </m:oMath>
      </m:oMathPara>
    </w:p>
    <w:p w14:paraId="091D9690" w14:textId="77777777" w:rsidR="00CE2B64" w:rsidRPr="00CE2B64" w:rsidRDefault="00CE2B64" w:rsidP="00CE2B64">
      <w:r w:rsidRPr="00CE2B64">
        <w:t>禁区命中率定义为：</w:t>
      </w:r>
    </w:p>
    <w:p w14:paraId="203960D4" w14:textId="68F4DBEE" w:rsidR="00CE2B64" w:rsidRDefault="00E815EE" w:rsidP="00CE2B64">
      <m:oMathPara>
        <m:oMath>
          <m:r>
            <m:rPr>
              <m:sty m:val="p"/>
            </m:rPr>
            <w:rPr>
              <w:rFonts w:ascii="Cambria Math" w:hAnsi="Cambria Math"/>
            </w:rPr>
            <m:t>ForbiddenHitRate</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m4</m:t>
                  </m:r>
                </m:sub>
              </m:sSub>
            </m:den>
          </m:f>
          <m:nary>
            <m:naryPr>
              <m:chr m:val="∑"/>
              <m:limLoc m:val="undOvr"/>
              <m:grow m:val="1"/>
              <m:supHide m:val="1"/>
              <m:ctrlPr>
                <w:rPr>
                  <w:rFonts w:ascii="Cambria Math" w:hAnsi="Cambria Math"/>
                </w:rPr>
              </m:ctrlPr>
            </m:naryPr>
            <m:sub>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sub>
            <m:sup/>
            <m:e>
              <m:r>
                <m:rPr>
                  <m:sty m:val="b"/>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forbidden</m:t>
              </m:r>
              <m:r>
                <m:rPr>
                  <m:sty m:val="p"/>
                </m:rPr>
                <w:rPr>
                  <w:rFonts w:ascii="Cambria Math" w:hAnsi="Cambria Math"/>
                </w:rPr>
                <m:t>_</m:t>
              </m:r>
              <m:r>
                <w:rPr>
                  <w:rFonts w:ascii="Cambria Math" w:hAnsi="Cambria Math"/>
                </w:rPr>
                <m:t>hit</m:t>
              </m:r>
            </m:e>
          </m:nary>
          <m:sSub>
            <m:sSubPr>
              <m:ctrlPr>
                <w:rPr>
                  <w:rFonts w:ascii="Cambria Math" w:hAnsi="Cambria Math"/>
                </w:rPr>
              </m:ctrlPr>
            </m:sSubPr>
            <m:e>
              <m:r>
                <w:rPr>
                  <w:rFonts w:ascii="Cambria Math" w:hAnsi="Cambria Math"/>
                </w:rPr>
                <m:t>s</m:t>
              </m:r>
            </m:e>
            <m:sub>
              <m:r>
                <w:rPr>
                  <w:rFonts w:ascii="Cambria Math" w:hAnsi="Cambria Math"/>
                </w:rPr>
                <m:t>d,t</m:t>
              </m:r>
            </m:sub>
          </m:sSub>
          <m:r>
            <m:rPr>
              <m:sty m:val="p"/>
            </m:rPr>
            <w:rPr>
              <w:rFonts w:ascii="Cambria Math" w:hAnsi="Cambria Math"/>
            </w:rPr>
            <m:t>∣</m:t>
          </m:r>
          <m:r>
            <w:rPr>
              <w:rFonts w:ascii="Cambria Math" w:hAnsi="Cambria Math"/>
            </w:rPr>
            <m:t>&gt;0)</m:t>
          </m:r>
          <m:r>
            <w:br/>
          </m:r>
        </m:oMath>
      </m:oMathPara>
      <w:r w:rsidR="00727BC0" w:rsidRPr="00727BC0">
        <w:t>反映整体合规等级一致性，但可能掩盖少量极端风险事件；因此本文强调</w:t>
      </w:r>
      <w:r w:rsidR="00727BC0" w:rsidRPr="00727BC0">
        <w:t xml:space="preserve"> </w:t>
      </w:r>
      <m:oMath>
        <m:r>
          <m:rPr>
            <m:sty m:val="p"/>
          </m:rPr>
          <w:rPr>
            <w:rFonts w:ascii="Cambria Math" w:hAnsi="Cambria Math"/>
          </w:rPr>
          <m:t>SevereRate</m:t>
        </m:r>
      </m:oMath>
      <w:r w:rsidR="00727BC0" w:rsidRPr="00727BC0">
        <w:t>作为核心安全指标，用于重点惩罚严重违规。同时，</w:t>
      </w:r>
      <m:oMath>
        <m:r>
          <m:rPr>
            <m:sty m:val="p"/>
          </m:rPr>
          <w:rPr>
            <w:rFonts w:ascii="Cambria Math" w:hAnsi="Cambria Math"/>
          </w:rPr>
          <m:t>ForbiddenHitRate</m:t>
        </m:r>
      </m:oMath>
      <w:r w:rsidR="00727BC0" w:rsidRPr="00727BC0">
        <w:t xml:space="preserve"> </w:t>
      </w:r>
      <w:r w:rsidR="00727BC0" w:rsidRPr="00727BC0">
        <w:t>提供审计友好特性：禁区命中可定位到触发短语以支持人工复核。其局限在于：若</w:t>
      </w:r>
      <w:r w:rsidR="00727BC0" w:rsidRPr="00727BC0">
        <w:t xml:space="preserve"> GT </w:t>
      </w:r>
      <w:r w:rsidR="00727BC0" w:rsidRPr="00727BC0">
        <w:t>合规标签存在噪声，会影响准确率；禁区列表若覆盖不足或对同义改写不敏感，可能漏检。</w:t>
      </w:r>
    </w:p>
    <w:p w14:paraId="123E7681" w14:textId="77777777" w:rsidR="00727BC0" w:rsidRDefault="00727BC0" w:rsidP="00CE2B64"/>
    <w:p w14:paraId="0F15D94B" w14:textId="1A3BD6C5" w:rsidR="00727BC0" w:rsidRDefault="00CE2B64" w:rsidP="00727BC0">
      <w:pPr>
        <w:pStyle w:val="a7"/>
        <w:numPr>
          <w:ilvl w:val="0"/>
          <w:numId w:val="13"/>
        </w:numPr>
        <w:ind w:firstLineChars="0"/>
      </w:pPr>
      <w:r w:rsidRPr="00CE2B64">
        <w:t>决策辅助解释度（</w:t>
      </w:r>
      <w:r w:rsidRPr="00CE2B64">
        <w:t>Explainability</w:t>
      </w:r>
      <w:r w:rsidRPr="00CE2B64">
        <w:t>）</w:t>
      </w:r>
    </w:p>
    <w:p w14:paraId="1D2E6F3B" w14:textId="7732A65F" w:rsidR="00727BC0" w:rsidRPr="00727BC0" w:rsidRDefault="00727BC0" w:rsidP="00727BC0">
      <w:pPr>
        <w:ind w:firstLine="420"/>
      </w:pPr>
      <w:r w:rsidRPr="00727BC0">
        <w:t>金融对话的高质量解释应包含依据、风险收益权衡、可执行步骤与边界声明等要素。</w:t>
      </w:r>
      <w:r w:rsidRPr="00727BC0">
        <w:t xml:space="preserve">M5 </w:t>
      </w:r>
      <w:r w:rsidRPr="00727BC0">
        <w:t>以</w:t>
      </w:r>
      <w:r w:rsidRPr="00727BC0">
        <w:t xml:space="preserve"> GT rubric </w:t>
      </w:r>
      <w:r w:rsidRPr="00727BC0">
        <w:t>要素集合为锚点，评估模型解释要素的覆盖情况。对轮</w:t>
      </w:r>
      <w:r w:rsidRPr="00727BC0">
        <w:t xml:space="preserve">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727BC0">
        <w:t>，设</w:t>
      </w:r>
      <w:r w:rsidRPr="00727BC0">
        <w:t xml:space="preserve"> GT </w:t>
      </w:r>
      <w:r w:rsidRPr="00727BC0">
        <w:t>要素集合为</w:t>
      </w:r>
      <w:r w:rsidRPr="00727BC0">
        <w:t xml:space="preserve"> </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w:r w:rsidRPr="00727BC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96DE87A" w14:textId="77777777" w:rsidR="00727BC0" w:rsidRPr="00727BC0" w:rsidRDefault="00727BC0" w:rsidP="00727BC0">
      <w:pPr>
        <w:ind w:firstLine="420"/>
      </w:pPr>
      <w:r w:rsidRPr="00727BC0">
        <w:t>轮级要素命中率定义为：</w:t>
      </w:r>
    </w:p>
    <w:p w14:paraId="287C5315" w14:textId="7558423C" w:rsidR="00727BC0" w:rsidRPr="00727BC0" w:rsidRDefault="00000000" w:rsidP="00727BC0">
      <w:pPr>
        <w:ind w:firstLine="420"/>
      </w:pPr>
      <m:oMathPara>
        <m:oMath>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m:rPr>
                  <m:sty m:val="p"/>
                </m:rPr>
                <w:rPr>
                  <w:rFonts w:ascii="Cambria Math" w:hAnsi="Cambria Math"/>
                </w:rPr>
                <m:t>∣</m:t>
              </m:r>
            </m:den>
          </m:f>
          <m:d>
            <m:dPr>
              <m:sepChr m:val="∣"/>
              <m:ctrlPr>
                <w:rPr>
                  <w:rFonts w:ascii="Cambria Math" w:hAnsi="Cambria Math"/>
                  <w:i/>
                </w:rPr>
              </m:ctrlPr>
            </m:dPr>
            <m:e>
              <m:ctrlPr>
                <w:rPr>
                  <w:rFonts w:ascii="Cambria Math" w:hAnsi="Cambria Math"/>
                </w:rPr>
              </m:ctrlPr>
            </m:e>
            <m:e>
              <m:sSub>
                <m:sSubPr>
                  <m:ctrlPr>
                    <w:rPr>
                      <w:rFonts w:ascii="Cambria Math" w:hAnsi="Cambria Math"/>
                    </w:rPr>
                  </m:ctrlPr>
                </m:sSubPr>
                <m:e>
                  <m:r>
                    <w:rPr>
                      <w:rFonts w:ascii="Cambria Math" w:hAnsi="Cambria Math"/>
                    </w:rPr>
                    <m:t>E</m:t>
                  </m:r>
                </m:e>
                <m:sub>
                  <m:r>
                    <w:rPr>
                      <w:rFonts w:ascii="Cambria Math" w:hAnsi="Cambria Math"/>
                    </w:rPr>
                    <m:t>d,t</m:t>
                  </m:r>
                </m:sub>
              </m:sSub>
              <m:ctrlPr>
                <w:rPr>
                  <w:rFonts w:ascii="Cambria Math" w:hAnsi="Cambria Math"/>
                </w:rPr>
              </m:ctrlPr>
            </m:e>
            <m:e>
              <m:r>
                <w:rPr>
                  <w:rFonts w:ascii="Cambria Math" w:hAnsi="Cambria Math"/>
                </w:rPr>
                <m:t>&gt;0</m:t>
              </m:r>
            </m:e>
          </m:d>
          <m:r>
            <w:br/>
          </m:r>
        </m:oMath>
      </m:oMathPara>
    </w:p>
    <w:p w14:paraId="448C2066" w14:textId="77777777" w:rsidR="00727BC0" w:rsidRPr="00727BC0" w:rsidRDefault="00727BC0" w:rsidP="00727BC0">
      <w:pPr>
        <w:ind w:firstLine="420"/>
      </w:pPr>
      <w:r w:rsidRPr="00727BC0">
        <w:t>为便于与人工评分尺度对齐，本文定义启发式</w:t>
      </w:r>
      <w:r w:rsidRPr="00727BC0">
        <w:t xml:space="preserve"> 1–5 </w:t>
      </w:r>
      <w:r w:rsidRPr="00727BC0">
        <w:t>分映射：</w:t>
      </w:r>
    </w:p>
    <w:p w14:paraId="5EA3D3AE" w14:textId="4DFCAAD4" w:rsidR="00727BC0" w:rsidRDefault="00000000" w:rsidP="00727BC0">
      <w:pPr>
        <w:ind w:firstLine="420"/>
      </w:pPr>
      <m:oMathPara>
        <m:oMath>
          <m:sSub>
            <m:sSubPr>
              <m:ctrlPr>
                <w:rPr>
                  <w:rFonts w:ascii="Cambria Math" w:hAnsi="Cambria Math"/>
                </w:rPr>
              </m:ctrlPr>
            </m:sSubPr>
            <m:e>
              <m:r>
                <m:rPr>
                  <m:sty m:val="p"/>
                </m:rPr>
                <w:rPr>
                  <w:rFonts w:ascii="Cambria Math" w:hAnsi="Cambria Math"/>
                </w:rPr>
                <m:t>Score</m:t>
              </m:r>
            </m:e>
            <m:sub>
              <m:r>
                <w:rPr>
                  <w:rFonts w:ascii="Cambria Math" w:hAnsi="Cambria Math"/>
                </w:rPr>
                <m:t>d,t</m:t>
              </m:r>
            </m:sub>
          </m:sSub>
          <m:r>
            <w:rPr>
              <w:rFonts w:ascii="Cambria Math" w:hAnsi="Cambria Math"/>
            </w:rPr>
            <m:t>=1+4⋅</m:t>
          </m:r>
          <m:sSub>
            <m:sSubPr>
              <m:ctrlPr>
                <w:rPr>
                  <w:rFonts w:ascii="Cambria Math" w:hAnsi="Cambria Math"/>
                </w:rPr>
              </m:ctrlPr>
            </m:sSubPr>
            <m:e>
              <m:r>
                <m:rPr>
                  <m:sty m:val="p"/>
                </m:rPr>
                <w:rPr>
                  <w:rFonts w:ascii="Cambria Math" w:hAnsi="Cambria Math"/>
                </w:rPr>
                <m:t>ER</m:t>
              </m:r>
            </m:e>
            <m:sub>
              <m:r>
                <w:rPr>
                  <w:rFonts w:ascii="Cambria Math" w:hAnsi="Cambria Math"/>
                </w:rPr>
                <m:t>d,t</m:t>
              </m:r>
            </m:sub>
          </m:sSub>
        </m:oMath>
      </m:oMathPara>
    </w:p>
    <w:p w14:paraId="63160203" w14:textId="207722D8" w:rsidR="00727BC0" w:rsidRPr="00CE2B64" w:rsidRDefault="00727BC0" w:rsidP="00727BC0">
      <w:pPr>
        <w:ind w:firstLine="420"/>
      </w:pPr>
      <w:r w:rsidRPr="00727BC0">
        <w:t xml:space="preserve">M5 </w:t>
      </w:r>
      <w:r w:rsidRPr="00727BC0">
        <w:t>的优势在于其解释性评估可复现、可审计：</w:t>
      </w:r>
      <w:r w:rsidRPr="00727BC0">
        <w:t xml:space="preserve">rubric </w:t>
      </w:r>
      <w:r w:rsidRPr="00727BC0">
        <w:t>要素将</w:t>
      </w:r>
      <w:r w:rsidRPr="00727BC0">
        <w:t>“</w:t>
      </w:r>
      <w:r w:rsidRPr="00727BC0">
        <w:t>解释度</w:t>
      </w:r>
      <w:r w:rsidRPr="00727BC0">
        <w:t>”</w:t>
      </w:r>
      <w:r w:rsidRPr="00727BC0">
        <w:t>拆解为具体可计算单元，便于系统迭代与对比。然而，需要注意</w:t>
      </w:r>
      <w:r w:rsidRPr="00727BC0">
        <w:t xml:space="preserve"> </w:t>
      </w:r>
      <m:oMath>
        <m:r>
          <m:rPr>
            <m:sty m:val="p"/>
          </m:rPr>
          <w:rPr>
            <w:rFonts w:ascii="Cambria Math" w:hAnsi="Cambria Math"/>
          </w:rPr>
          <m:t>ER</m:t>
        </m:r>
      </m:oMath>
      <w:r w:rsidRPr="00727BC0">
        <w:t>衡量的是</w:t>
      </w:r>
      <w:r w:rsidRPr="00727BC0">
        <w:t>“</w:t>
      </w:r>
      <w:r w:rsidRPr="00727BC0">
        <w:t>要素覆盖</w:t>
      </w:r>
      <w:r w:rsidRPr="00727BC0">
        <w:t>”</w:t>
      </w:r>
      <w:r w:rsidRPr="00727BC0">
        <w:t>而非</w:t>
      </w:r>
      <w:r w:rsidRPr="00727BC0">
        <w:t>“</w:t>
      </w:r>
      <w:r w:rsidRPr="00727BC0">
        <w:t>解释质量</w:t>
      </w:r>
      <w:r w:rsidRPr="00727BC0">
        <w:t>”</w:t>
      </w:r>
      <w:r w:rsidRPr="00727BC0">
        <w:t>，高命中并不必然意味着信息充分或推理严谨；同时模型可能通过模板化结构提高命中率。因此本文建议在实验章节中结合案例分析，展示命中高但内容空泛的反例，以防读者将高分等同于高质量解释。</w:t>
      </w:r>
    </w:p>
    <w:p w14:paraId="1179D0FD" w14:textId="7D931CAF" w:rsidR="00FA758D" w:rsidRDefault="00FA758D" w:rsidP="00FA758D">
      <w:pPr>
        <w:pStyle w:val="2"/>
      </w:pPr>
      <w:r>
        <w:rPr>
          <w:rFonts w:hint="eastAsia"/>
        </w:rPr>
        <w:t>6.3</w:t>
      </w:r>
      <w:r w:rsidRPr="00762477">
        <w:t>对比结果</w:t>
      </w:r>
    </w:p>
    <w:p w14:paraId="4B396A83" w14:textId="43891EC2" w:rsidR="00F631C6" w:rsidRDefault="004858D9" w:rsidP="004858D9">
      <w:r>
        <w:rPr>
          <w:rFonts w:hint="eastAsia"/>
        </w:rPr>
        <w:t xml:space="preserve">6.3.1 </w:t>
      </w:r>
      <w:r>
        <w:rPr>
          <w:rFonts w:hint="eastAsia"/>
        </w:rPr>
        <w:t>长期对话记忆表征与建模</w:t>
      </w:r>
      <w:r w:rsidR="00F631C6">
        <w:rPr>
          <w:rFonts w:hint="eastAsia"/>
        </w:rPr>
        <w:t>召回效果</w:t>
      </w:r>
    </w:p>
    <w:p w14:paraId="038F69A0" w14:textId="53CF44CC" w:rsidR="004858D9" w:rsidRDefault="004858D9" w:rsidP="004858D9">
      <w:r>
        <w:rPr>
          <w:rFonts w:hint="eastAsia"/>
        </w:rPr>
        <w:t>（</w:t>
      </w:r>
      <w:r>
        <w:rPr>
          <w:rFonts w:hint="eastAsia"/>
        </w:rPr>
        <w:t>1</w:t>
      </w:r>
      <w:r>
        <w:rPr>
          <w:rFonts w:hint="eastAsia"/>
        </w:rPr>
        <w:t>）说明是在</w:t>
      </w:r>
      <w:r>
        <w:rPr>
          <w:rFonts w:hint="eastAsia"/>
        </w:rPr>
        <w:t>locomo</w:t>
      </w:r>
      <w:r>
        <w:rPr>
          <w:rFonts w:hint="eastAsia"/>
        </w:rPr>
        <w:t>上评测，说明对比的</w:t>
      </w:r>
      <w:r>
        <w:rPr>
          <w:rFonts w:hint="eastAsia"/>
        </w:rPr>
        <w:t>method</w:t>
      </w:r>
    </w:p>
    <w:p w14:paraId="55894657" w14:textId="7D531793" w:rsidR="00E56E7B" w:rsidRDefault="00E56E7B" w:rsidP="00E56E7B">
      <w:pPr>
        <w:ind w:firstLine="420"/>
      </w:pPr>
      <w:r>
        <w:rPr>
          <w:rFonts w:hint="eastAsia"/>
        </w:rPr>
        <w:t>本文</w:t>
      </w:r>
      <w:r w:rsidRPr="00E56E7B">
        <w:t>比较了两种不同的话语嵌入策略。第一种是</w:t>
      </w:r>
      <w:r w:rsidRPr="00E56E7B">
        <w:rPr>
          <w:b/>
          <w:bCs/>
        </w:rPr>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我们将这种方法称为</w:t>
      </w:r>
      <w:r w:rsidRPr="00E56E7B">
        <w:rPr>
          <w:b/>
          <w:bCs/>
        </w:rPr>
        <w:t>固定窗口嵌入方法</w:t>
      </w:r>
      <w:r w:rsidRPr="00E56E7B">
        <w:t>。在我们提出的方法中，</w:t>
      </w:r>
      <w:r>
        <w:rPr>
          <w:rFonts w:hint="eastAsia"/>
        </w:rPr>
        <w:t>“</w:t>
      </w:r>
      <w:r w:rsidRPr="00E56E7B">
        <w:t>动态窗口选择器（</w:t>
      </w:r>
      <w:r w:rsidRPr="00E56E7B">
        <w:t>Dynamic Window Selector</w:t>
      </w:r>
      <w:r w:rsidRPr="00E56E7B">
        <w:t>）</w:t>
      </w:r>
      <w:r>
        <w:t>”</w:t>
      </w:r>
      <w:r w:rsidRPr="00E56E7B">
        <w:rPr>
          <w:b/>
          <w:bCs/>
        </w:rPr>
        <w:t>和</w:t>
      </w:r>
      <w:r>
        <w:rPr>
          <w:rFonts w:hint="eastAsia"/>
          <w:b/>
          <w:bCs/>
        </w:rPr>
        <w:t>“</w:t>
      </w:r>
      <w:r w:rsidRPr="00E56E7B">
        <w:t>上下文生成器（</w:t>
      </w:r>
      <w:r w:rsidRPr="00E56E7B">
        <w:t>Context Generator</w:t>
      </w:r>
      <w:r w:rsidRPr="00E56E7B">
        <w:t>）</w:t>
      </w:r>
      <w:r>
        <w:rPr>
          <w:rFonts w:hint="eastAsia"/>
        </w:rPr>
        <w:t>”</w:t>
      </w:r>
      <w:r w:rsidRPr="00E56E7B">
        <w:rPr>
          <w:b/>
          <w:bCs/>
        </w:rPr>
        <w:t>均基于</w:t>
      </w:r>
      <w:r w:rsidRPr="00E56E7B">
        <w:rPr>
          <w:b/>
          <w:bCs/>
        </w:rPr>
        <w:t xml:space="preserve"> Llama-3.3-70B-Instruct [15] </w:t>
      </w:r>
      <w:r w:rsidRPr="00E56E7B">
        <w:rPr>
          <w:b/>
          <w:bCs/>
        </w:rPr>
        <w:t>实现，而</w:t>
      </w:r>
      <w:r>
        <w:rPr>
          <w:rFonts w:hint="eastAsia"/>
          <w:b/>
          <w:bCs/>
        </w:rPr>
        <w:t>“</w:t>
      </w:r>
      <w:r w:rsidRPr="00E56E7B">
        <w:t>窗口优化器（</w:t>
      </w:r>
      <w:r w:rsidRPr="00E56E7B">
        <w:t>Window Refiner</w:t>
      </w:r>
      <w:r w:rsidRPr="00E56E7B">
        <w:t>）</w:t>
      </w:r>
      <w:r>
        <w:t>”</w:t>
      </w:r>
      <w:r w:rsidRPr="00E56E7B">
        <w:t>则采用</w:t>
      </w:r>
      <w:r w:rsidRPr="00E56E7B">
        <w:t xml:space="preserve"> BGE-M3-Reranker [2] </w:t>
      </w:r>
      <w:r w:rsidRPr="00E56E7B">
        <w:t>实现。所有方法均使用相同的底层嵌入模型</w:t>
      </w:r>
      <w:r w:rsidRPr="00E56E7B">
        <w:t xml:space="preserve"> BGE-M3 [2]</w:t>
      </w:r>
      <w:r w:rsidRPr="00E56E7B">
        <w:t>，从而确保性能差异仅来源于上下文处理策略的不同，而非嵌入模型本身的差异。</w:t>
      </w:r>
    </w:p>
    <w:p w14:paraId="0F3F04F4" w14:textId="77777777" w:rsidR="00E56E7B" w:rsidRPr="00E56E7B" w:rsidRDefault="00E56E7B" w:rsidP="00E56E7B">
      <w:pPr>
        <w:ind w:firstLine="420"/>
      </w:pPr>
      <w:r w:rsidRPr="00E56E7B">
        <w:rPr>
          <w:rFonts w:hint="eastAsia"/>
        </w:rPr>
        <w:t>如图</w:t>
      </w:r>
      <w:r>
        <w:rPr>
          <w:rFonts w:hint="eastAsia"/>
        </w:rPr>
        <w:t>--</w:t>
      </w:r>
      <w:r w:rsidRPr="00E56E7B">
        <w:rPr>
          <w:rFonts w:hint="eastAsia"/>
        </w:rPr>
        <w:t>所示，</w:t>
      </w:r>
      <w:r>
        <w:rPr>
          <w:rFonts w:hint="eastAsia"/>
        </w:rPr>
        <w:t>“</w:t>
      </w:r>
      <w:r w:rsidRPr="00E56E7B">
        <w:rPr>
          <w:rFonts w:hint="eastAsia"/>
        </w:rPr>
        <w:t>单话语嵌入方法</w:t>
      </w:r>
      <w:r>
        <w:t>”</w:t>
      </w:r>
      <w:r w:rsidRPr="00E56E7B">
        <w:rPr>
          <w:rFonts w:hint="eastAsia"/>
        </w:rPr>
        <w:t>的</w:t>
      </w:r>
      <w:r w:rsidRPr="00E56E7B">
        <w:rPr>
          <w:rFonts w:hint="eastAsia"/>
        </w:rPr>
        <w:t xml:space="preserve"> Recall@5 </w:t>
      </w:r>
      <w:r w:rsidRPr="00E56E7B">
        <w:rPr>
          <w:rFonts w:hint="eastAsia"/>
        </w:rPr>
        <w:t>为</w:t>
      </w:r>
      <w:r w:rsidRPr="00E56E7B">
        <w:rPr>
          <w:rFonts w:hint="eastAsia"/>
        </w:rPr>
        <w:t xml:space="preserve"> 58%</w:t>
      </w:r>
      <w:r w:rsidRPr="00E56E7B">
        <w:rPr>
          <w:rFonts w:hint="eastAsia"/>
        </w:rPr>
        <w:t>。当窗口大小为</w:t>
      </w:r>
      <w:r w:rsidRPr="00E56E7B">
        <w:rPr>
          <w:rFonts w:hint="eastAsia"/>
        </w:rPr>
        <w:t xml:space="preserve"> 1 </w:t>
      </w:r>
      <w:r w:rsidRPr="00E56E7B">
        <w:rPr>
          <w:rFonts w:hint="eastAsia"/>
        </w:rPr>
        <w:t>或</w:t>
      </w:r>
      <w:r w:rsidRPr="00E56E7B">
        <w:rPr>
          <w:rFonts w:hint="eastAsia"/>
        </w:rPr>
        <w:t xml:space="preserve"> 2 </w:t>
      </w:r>
      <w:r w:rsidRPr="00E56E7B">
        <w:rPr>
          <w:rFonts w:hint="eastAsia"/>
        </w:rPr>
        <w:t>时，</w:t>
      </w:r>
      <w:r>
        <w:rPr>
          <w:rFonts w:hint="eastAsia"/>
        </w:rPr>
        <w:t>“</w:t>
      </w:r>
      <w:r w:rsidRPr="00E56E7B">
        <w:rPr>
          <w:rFonts w:hint="eastAsia"/>
        </w:rPr>
        <w:t>固定窗口嵌入方法</w:t>
      </w:r>
      <w:r>
        <w:rPr>
          <w:rFonts w:hint="eastAsia"/>
        </w:rPr>
        <w:t>”</w:t>
      </w:r>
      <w:r w:rsidRPr="00E56E7B">
        <w:rPr>
          <w:rFonts w:hint="eastAsia"/>
        </w:rPr>
        <w:t>表现更佳，在窗口大小为</w:t>
      </w:r>
      <w:r w:rsidRPr="00E56E7B">
        <w:rPr>
          <w:rFonts w:hint="eastAsia"/>
        </w:rPr>
        <w:t xml:space="preserve"> 1 </w:t>
      </w:r>
      <w:r w:rsidRPr="00E56E7B">
        <w:rPr>
          <w:rFonts w:hint="eastAsia"/>
        </w:rPr>
        <w:t>时达到</w:t>
      </w:r>
      <w:r w:rsidRPr="00E56E7B">
        <w:rPr>
          <w:rFonts w:hint="eastAsia"/>
        </w:rPr>
        <w:t xml:space="preserve"> 61% </w:t>
      </w:r>
      <w:r w:rsidRPr="00E56E7B">
        <w:rPr>
          <w:rFonts w:hint="eastAsia"/>
        </w:rPr>
        <w:t>的</w:t>
      </w:r>
      <w:r w:rsidRPr="00E56E7B">
        <w:rPr>
          <w:rFonts w:hint="eastAsia"/>
        </w:rPr>
        <w:t xml:space="preserve"> Recall@5</w:t>
      </w:r>
      <w:r w:rsidRPr="00E56E7B">
        <w:rPr>
          <w:rFonts w:hint="eastAsia"/>
        </w:rPr>
        <w:t>。然而，随着窗口大小进一步增大，性能反而下降。这表明，较</w:t>
      </w:r>
    </w:p>
    <w:p w14:paraId="6F466FD5" w14:textId="16C4996F" w:rsidR="00E56E7B" w:rsidRPr="00E56E7B" w:rsidRDefault="00E56E7B" w:rsidP="00E56E7B">
      <w:pPr>
        <w:ind w:firstLine="420"/>
      </w:pPr>
      <w:r w:rsidRPr="00E56E7B">
        <w:rPr>
          <w:rFonts w:hint="eastAsia"/>
        </w:rPr>
        <w:t>短的上下文窗口能够为当前话语提供有益的语义支持，有助于缓解孤立嵌入所带来的语义碎片化问题，从而提升检索效果。相比之下，较大的上下文窗口会引入过多无关信息，产生噪声放大效应，最终损害检索性能。</w:t>
      </w:r>
    </w:p>
    <w:p w14:paraId="54BEEA10" w14:textId="03CE2182" w:rsidR="00E56E7B" w:rsidRDefault="00E56E7B" w:rsidP="00E56E7B">
      <w:pPr>
        <w:ind w:firstLine="420"/>
      </w:pPr>
      <w:r w:rsidRPr="00E56E7B">
        <w:rPr>
          <w:rFonts w:hint="eastAsia"/>
        </w:rPr>
        <w:t>我们提出的方法取得了</w:t>
      </w:r>
      <w:r w:rsidRPr="00E56E7B">
        <w:rPr>
          <w:rFonts w:hint="eastAsia"/>
        </w:rPr>
        <w:t xml:space="preserve"> 68% </w:t>
      </w:r>
      <w:r w:rsidRPr="00E56E7B">
        <w:rPr>
          <w:rFonts w:hint="eastAsia"/>
        </w:rPr>
        <w:t>的</w:t>
      </w:r>
      <w:r w:rsidRPr="00E56E7B">
        <w:rPr>
          <w:rFonts w:hint="eastAsia"/>
        </w:rPr>
        <w:t xml:space="preserve"> Recall@5</w:t>
      </w:r>
      <w:r w:rsidRPr="00E56E7B">
        <w:rPr>
          <w:rFonts w:hint="eastAsia"/>
        </w:rPr>
        <w:t>，相比固定窗口嵌入方法（窗口大小为</w:t>
      </w:r>
      <w:r w:rsidRPr="00E56E7B">
        <w:rPr>
          <w:rFonts w:hint="eastAsia"/>
        </w:rPr>
        <w:t xml:space="preserve"> 2 </w:t>
      </w:r>
      <w:r w:rsidRPr="00E56E7B">
        <w:rPr>
          <w:rFonts w:hint="eastAsia"/>
        </w:rPr>
        <w:t>时为</w:t>
      </w:r>
      <w:r w:rsidRPr="00E56E7B">
        <w:rPr>
          <w:rFonts w:hint="eastAsia"/>
        </w:rPr>
        <w:t xml:space="preserve"> 61%</w:t>
      </w:r>
      <w:r w:rsidRPr="00E56E7B">
        <w:rPr>
          <w:rFonts w:hint="eastAsia"/>
        </w:rPr>
        <w:t>）提升了</w:t>
      </w:r>
      <w:r w:rsidRPr="00E56E7B">
        <w:rPr>
          <w:rFonts w:hint="eastAsia"/>
        </w:rPr>
        <w:t xml:space="preserve"> 7 </w:t>
      </w:r>
      <w:r w:rsidRPr="00E56E7B">
        <w:rPr>
          <w:rFonts w:hint="eastAsia"/>
        </w:rPr>
        <w:t>个百分点，相比单话语方法（</w:t>
      </w:r>
      <w:r w:rsidRPr="00E56E7B">
        <w:rPr>
          <w:rFonts w:hint="eastAsia"/>
        </w:rPr>
        <w:t>58%</w:t>
      </w:r>
      <w:r w:rsidRPr="00E56E7B">
        <w:rPr>
          <w:rFonts w:hint="eastAsia"/>
        </w:rPr>
        <w:t>）提升了</w:t>
      </w:r>
      <w:r w:rsidRPr="00E56E7B">
        <w:rPr>
          <w:rFonts w:hint="eastAsia"/>
        </w:rPr>
        <w:t xml:space="preserve"> 10 </w:t>
      </w:r>
      <w:r w:rsidRPr="00E56E7B">
        <w:rPr>
          <w:rFonts w:hint="eastAsia"/>
        </w:rPr>
        <w:t>个百分点，验证了我们动态上下文感知策略的有效性。</w:t>
      </w:r>
    </w:p>
    <w:tbl>
      <w:tblPr>
        <w:tblStyle w:val="aa"/>
        <w:tblpPr w:leftFromText="180" w:rightFromText="180" w:vertAnchor="text" w:horzAnchor="margin" w:tblpY="38"/>
        <w:tblW w:w="0" w:type="auto"/>
        <w:tblLook w:val="04A0" w:firstRow="1" w:lastRow="0" w:firstColumn="1" w:lastColumn="0" w:noHBand="0" w:noVBand="1"/>
      </w:tblPr>
      <w:tblGrid>
        <w:gridCol w:w="4148"/>
        <w:gridCol w:w="4148"/>
      </w:tblGrid>
      <w:tr w:rsidR="009C0BED" w14:paraId="2E980DC6" w14:textId="77777777" w:rsidTr="00E56E7B">
        <w:tc>
          <w:tcPr>
            <w:tcW w:w="4148" w:type="dxa"/>
          </w:tcPr>
          <w:p w14:paraId="29261CDF" w14:textId="65775E37" w:rsidR="00E56E7B" w:rsidRPr="00E56E7B" w:rsidRDefault="009C0BED" w:rsidP="00E56E7B">
            <w:r>
              <w:rPr>
                <w:noProof/>
                <w14:ligatures w14:val="standardContextual"/>
              </w:rPr>
              <w:drawing>
                <wp:inline distT="0" distB="0" distL="0" distR="0" wp14:anchorId="2F664829" wp14:editId="2491F81E">
                  <wp:extent cx="2277425" cy="1376127"/>
                  <wp:effectExtent l="0" t="0" r="8890" b="0"/>
                  <wp:docPr id="1127257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7665" name=""/>
                          <pic:cNvPicPr/>
                        </pic:nvPicPr>
                        <pic:blipFill>
                          <a:blip r:embed="rId13"/>
                          <a:stretch>
                            <a:fillRect/>
                          </a:stretch>
                        </pic:blipFill>
                        <pic:spPr>
                          <a:xfrm>
                            <a:off x="0" y="0"/>
                            <a:ext cx="2294758" cy="1386601"/>
                          </a:xfrm>
                          <a:prstGeom prst="rect">
                            <a:avLst/>
                          </a:prstGeom>
                        </pic:spPr>
                      </pic:pic>
                    </a:graphicData>
                  </a:graphic>
                </wp:inline>
              </w:drawing>
            </w:r>
          </w:p>
        </w:tc>
        <w:tc>
          <w:tcPr>
            <w:tcW w:w="4148" w:type="dxa"/>
          </w:tcPr>
          <w:p w14:paraId="362E7054" w14:textId="353B2DE0" w:rsidR="00E56E7B" w:rsidRDefault="009C0BED" w:rsidP="00E56E7B">
            <w:r>
              <w:rPr>
                <w:noProof/>
                <w14:ligatures w14:val="standardContextual"/>
              </w:rPr>
              <w:drawing>
                <wp:inline distT="0" distB="0" distL="0" distR="0" wp14:anchorId="3A5BBBBF" wp14:editId="36A9B1A1">
                  <wp:extent cx="2476123" cy="1382217"/>
                  <wp:effectExtent l="0" t="0" r="635" b="8890"/>
                  <wp:docPr id="608129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29168" name=""/>
                          <pic:cNvPicPr/>
                        </pic:nvPicPr>
                        <pic:blipFill>
                          <a:blip r:embed="rId14"/>
                          <a:stretch>
                            <a:fillRect/>
                          </a:stretch>
                        </pic:blipFill>
                        <pic:spPr>
                          <a:xfrm>
                            <a:off x="0" y="0"/>
                            <a:ext cx="2507058" cy="1399486"/>
                          </a:xfrm>
                          <a:prstGeom prst="rect">
                            <a:avLst/>
                          </a:prstGeom>
                        </pic:spPr>
                      </pic:pic>
                    </a:graphicData>
                  </a:graphic>
                </wp:inline>
              </w:drawing>
            </w:r>
          </w:p>
        </w:tc>
      </w:tr>
    </w:tbl>
    <w:p w14:paraId="4988891C" w14:textId="27103652" w:rsidR="00E56E7B" w:rsidRPr="00E56E7B" w:rsidRDefault="00E56E7B" w:rsidP="009C0BED">
      <w:pPr>
        <w:ind w:firstLine="420"/>
      </w:pPr>
      <w:r w:rsidRPr="00E56E7B">
        <w:rPr>
          <w:rFonts w:hint="eastAsia"/>
        </w:rPr>
        <w:t>图</w:t>
      </w:r>
      <w:r w:rsidRPr="00E56E7B">
        <w:rPr>
          <w:rFonts w:hint="eastAsia"/>
        </w:rPr>
        <w:t>5</w:t>
      </w:r>
      <w:r w:rsidRPr="00E56E7B">
        <w:rPr>
          <w:rFonts w:hint="eastAsia"/>
        </w:rPr>
        <w:t>对比了测试集中不同多轮对话场景下，固定窗口嵌入方法（窗口大小</w:t>
      </w:r>
      <w:r w:rsidRPr="00E56E7B">
        <w:rPr>
          <w:rFonts w:hint="eastAsia"/>
        </w:rPr>
        <w:t xml:space="preserve"> = 1</w:t>
      </w:r>
      <w:r w:rsidRPr="00E56E7B">
        <w:rPr>
          <w:rFonts w:hint="eastAsia"/>
        </w:rPr>
        <w:t>）与我们方法的</w:t>
      </w:r>
      <w:r w:rsidRPr="00E56E7B">
        <w:rPr>
          <w:rFonts w:hint="eastAsia"/>
        </w:rPr>
        <w:t xml:space="preserve"> Recall@5 </w:t>
      </w:r>
      <w:r w:rsidRPr="00E56E7B">
        <w:rPr>
          <w:rFonts w:hint="eastAsia"/>
        </w:rPr>
        <w:t>表现。可以看出，在大多数对话案例中，我们的方法均优于固定窗口方法，最大提升幅度可达</w:t>
      </w:r>
      <w:r w:rsidRPr="00E56E7B">
        <w:rPr>
          <w:rFonts w:hint="eastAsia"/>
        </w:rPr>
        <w:t xml:space="preserve"> 12%</w:t>
      </w:r>
      <w:r w:rsidRPr="00E56E7B">
        <w:rPr>
          <w:rFonts w:hint="eastAsia"/>
        </w:rPr>
        <w:t>。此外，我们方法在不同对话之间的</w:t>
      </w:r>
      <w:r w:rsidRPr="00E56E7B">
        <w:rPr>
          <w:rFonts w:hint="eastAsia"/>
        </w:rPr>
        <w:t xml:space="preserve"> Recall@5 </w:t>
      </w:r>
      <w:r w:rsidRPr="00E56E7B">
        <w:rPr>
          <w:rFonts w:hint="eastAsia"/>
        </w:rPr>
        <w:t>标准差为</w:t>
      </w:r>
      <w:r w:rsidRPr="00E56E7B">
        <w:rPr>
          <w:rFonts w:hint="eastAsia"/>
        </w:rPr>
        <w:t xml:space="preserve"> 0.049</w:t>
      </w:r>
      <w:r w:rsidRPr="00E56E7B">
        <w:rPr>
          <w:rFonts w:hint="eastAsia"/>
        </w:rPr>
        <w:t>，而</w:t>
      </w:r>
      <w:r w:rsidRPr="00E56E7B">
        <w:rPr>
          <w:rFonts w:hint="eastAsia"/>
        </w:rPr>
        <w:lastRenderedPageBreak/>
        <w:t>固定窗口嵌入方法为</w:t>
      </w:r>
      <w:r w:rsidRPr="00E56E7B">
        <w:rPr>
          <w:rFonts w:hint="eastAsia"/>
        </w:rPr>
        <w:t xml:space="preserve"> 0.073</w:t>
      </w:r>
      <w:r w:rsidRPr="00E56E7B">
        <w:rPr>
          <w:rFonts w:hint="eastAsia"/>
        </w:rPr>
        <w:t>，下降约</w:t>
      </w:r>
      <w:r w:rsidRPr="00E56E7B">
        <w:rPr>
          <w:rFonts w:hint="eastAsia"/>
        </w:rPr>
        <w:t xml:space="preserve"> 32%</w:t>
      </w:r>
      <w:r w:rsidRPr="00E56E7B">
        <w:rPr>
          <w:rFonts w:hint="eastAsia"/>
        </w:rPr>
        <w:t>。这一结果表明，我们的方法在多样化对话场景下具有更强的鲁棒性和稳定性。</w:t>
      </w:r>
    </w:p>
    <w:p w14:paraId="1600DA9B" w14:textId="77777777" w:rsidR="00E56E7B" w:rsidRPr="00E56E7B" w:rsidRDefault="00E56E7B" w:rsidP="00E56E7B">
      <w:pPr>
        <w:ind w:firstLine="420"/>
      </w:pPr>
      <w:r w:rsidRPr="00E56E7B">
        <w:rPr>
          <w:rFonts w:hint="eastAsia"/>
        </w:rPr>
        <w:t>图</w:t>
      </w:r>
      <w:r w:rsidRPr="00E56E7B">
        <w:rPr>
          <w:rFonts w:hint="eastAsia"/>
        </w:rPr>
        <w:t>6</w:t>
      </w:r>
      <w:r w:rsidRPr="00E56E7B">
        <w:rPr>
          <w:rFonts w:hint="eastAsia"/>
        </w:rPr>
        <w:t>展示了在固定窗口嵌入方法下，不同对话达到最高</w:t>
      </w:r>
      <w:r w:rsidRPr="00E56E7B">
        <w:rPr>
          <w:rFonts w:hint="eastAsia"/>
        </w:rPr>
        <w:t xml:space="preserve"> Recall@5 </w:t>
      </w:r>
      <w:r w:rsidRPr="00E56E7B">
        <w:rPr>
          <w:rFonts w:hint="eastAsia"/>
        </w:rPr>
        <w:t>时对应的最优窗口大小分布。相比之下，图</w:t>
      </w:r>
      <w:r w:rsidRPr="00E56E7B">
        <w:rPr>
          <w:rFonts w:hint="eastAsia"/>
        </w:rPr>
        <w:t>7</w:t>
      </w:r>
      <w:r w:rsidRPr="00E56E7B">
        <w:rPr>
          <w:rFonts w:hint="eastAsia"/>
        </w:rPr>
        <w:t>给出了我们方法为每个话语预测的窗口大小。如图</w:t>
      </w:r>
      <w:r w:rsidRPr="00E56E7B">
        <w:rPr>
          <w:rFonts w:hint="eastAsia"/>
        </w:rPr>
        <w:t>6</w:t>
      </w:r>
      <w:r w:rsidRPr="00E56E7B">
        <w:rPr>
          <w:rFonts w:hint="eastAsia"/>
        </w:rPr>
        <w:t>所示，不同对话在不同窗口大小下达到最佳召回效果，这说明全局固定的窗口大小难以在不同类型或领域的对话中实现良好泛化，凸显了固定窗口策略在应对动态演化对话时的适应性不足。实际上，不同对话内容对上下文信息的需求存在差异，因此有必要根据当前话语动态调整窗口大小。图</w:t>
      </w:r>
      <w:r w:rsidRPr="00E56E7B">
        <w:rPr>
          <w:rFonts w:hint="eastAsia"/>
        </w:rPr>
        <w:t>7</w:t>
      </w:r>
      <w:r w:rsidRPr="00E56E7B">
        <w:rPr>
          <w:rFonts w:hint="eastAsia"/>
        </w:rPr>
        <w:t>进一步表明，我们的方法选择了更为多样化的窗口大小分布，并明显不同于固定窗口方法的最优分布。这一结果体现了模型良好的泛化能力，能够在不同对话场景中自适应地捕捉上下文信息。</w:t>
      </w:r>
    </w:p>
    <w:p w14:paraId="39CF2135" w14:textId="6320B8C5" w:rsidR="00E56E7B" w:rsidRPr="00E56E7B" w:rsidRDefault="009C0BED" w:rsidP="009C0BED">
      <w:pPr>
        <w:ind w:firstLine="420"/>
        <w:jc w:val="center"/>
      </w:pPr>
      <w:r>
        <w:rPr>
          <w:noProof/>
          <w14:ligatures w14:val="standardContextual"/>
        </w:rPr>
        <w:drawing>
          <wp:inline distT="0" distB="0" distL="0" distR="0" wp14:anchorId="795D5BE4" wp14:editId="56B6D161">
            <wp:extent cx="3160326" cy="1752143"/>
            <wp:effectExtent l="0" t="0" r="2540" b="635"/>
            <wp:docPr id="1995843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43267" name=""/>
                    <pic:cNvPicPr/>
                  </pic:nvPicPr>
                  <pic:blipFill>
                    <a:blip r:embed="rId15"/>
                    <a:stretch>
                      <a:fillRect/>
                    </a:stretch>
                  </pic:blipFill>
                  <pic:spPr>
                    <a:xfrm>
                      <a:off x="0" y="0"/>
                      <a:ext cx="3168222" cy="1756521"/>
                    </a:xfrm>
                    <a:prstGeom prst="rect">
                      <a:avLst/>
                    </a:prstGeom>
                  </pic:spPr>
                </pic:pic>
              </a:graphicData>
            </a:graphic>
          </wp:inline>
        </w:drawing>
      </w:r>
    </w:p>
    <w:p w14:paraId="12E2F1AE" w14:textId="5A39D13C" w:rsidR="00E56E7B" w:rsidRPr="00E56E7B" w:rsidRDefault="00E56E7B" w:rsidP="00E56E7B">
      <w:pPr>
        <w:ind w:firstLine="420"/>
      </w:pPr>
      <w:r w:rsidRPr="00E56E7B">
        <w:rPr>
          <w:rFonts w:hint="eastAsia"/>
        </w:rPr>
        <w:t>为验证本文提出的三个模块的有效性，本节进行了消融实验。如图</w:t>
      </w:r>
      <w:r w:rsidRPr="00E56E7B">
        <w:rPr>
          <w:rFonts w:hint="eastAsia"/>
        </w:rPr>
        <w:t>9</w:t>
      </w:r>
      <w:r w:rsidRPr="00E56E7B">
        <w:rPr>
          <w:rFonts w:hint="eastAsia"/>
        </w:rPr>
        <w:t>所示，我们在方法的基线配置上，逐步移除窗口优化器（</w:t>
      </w:r>
      <w:r w:rsidRPr="00E56E7B">
        <w:rPr>
          <w:rFonts w:hint="eastAsia"/>
        </w:rPr>
        <w:t>Window Refiner</w:t>
      </w:r>
      <w:r w:rsidRPr="00E56E7B">
        <w:rPr>
          <w:rFonts w:hint="eastAsia"/>
        </w:rPr>
        <w:t>）和动态窗口选择器（</w:t>
      </w:r>
      <w:r w:rsidRPr="00E56E7B">
        <w:rPr>
          <w:rFonts w:hint="eastAsia"/>
        </w:rPr>
        <w:t>Dynamic Window Selector</w:t>
      </w:r>
      <w:r w:rsidRPr="00E56E7B">
        <w:rPr>
          <w:rFonts w:hint="eastAsia"/>
        </w:rPr>
        <w:t>）。实验结果表明，随着模块的逐步移除，模型性能持续下降。值得注意的是，仅保留上下文生成器（</w:t>
      </w:r>
      <w:r w:rsidRPr="00E56E7B">
        <w:rPr>
          <w:rFonts w:hint="eastAsia"/>
        </w:rPr>
        <w:t>Context Generator</w:t>
      </w:r>
      <w:r w:rsidRPr="00E56E7B">
        <w:rPr>
          <w:rFonts w:hint="eastAsia"/>
        </w:rPr>
        <w:t>）模块的配置，仍显著优于固定窗口基线方法，说明该模块对整体性能提升贡献最大。另外两个模块则为上下文生成器提供了互补性的增强作用。</w:t>
      </w:r>
    </w:p>
    <w:p w14:paraId="3B3D97BE" w14:textId="6C7A88C9" w:rsidR="004858D9" w:rsidRDefault="004858D9" w:rsidP="009C0BED">
      <w:pPr>
        <w:pStyle w:val="4"/>
      </w:pPr>
      <w:r>
        <w:rPr>
          <w:rFonts w:hint="eastAsia"/>
        </w:rPr>
        <w:t xml:space="preserve">6.3.2 </w:t>
      </w:r>
      <w:r w:rsidR="009D1CDE">
        <w:rPr>
          <w:rFonts w:hint="eastAsia"/>
        </w:rPr>
        <w:t>经济</w:t>
      </w:r>
      <w:r>
        <w:rPr>
          <w:rFonts w:hint="eastAsia"/>
        </w:rPr>
        <w:t>金融对话数据集的多轮对话体验指标</w:t>
      </w:r>
    </w:p>
    <w:p w14:paraId="14B44F1C" w14:textId="762786F0" w:rsidR="004858D9" w:rsidRDefault="004858D9" w:rsidP="004858D9">
      <w:r>
        <w:rPr>
          <w:rFonts w:hint="eastAsia"/>
        </w:rPr>
        <w:t>（</w:t>
      </w:r>
      <w:r>
        <w:rPr>
          <w:rFonts w:hint="eastAsia"/>
        </w:rPr>
        <w:t>1</w:t>
      </w:r>
      <w:r>
        <w:rPr>
          <w:rFonts w:hint="eastAsia"/>
        </w:rPr>
        <w:t>）说明在</w:t>
      </w:r>
      <w:r>
        <w:rPr>
          <w:rFonts w:hint="eastAsia"/>
        </w:rPr>
        <w:t>MemFinConv</w:t>
      </w:r>
      <w:r>
        <w:rPr>
          <w:rFonts w:hint="eastAsia"/>
        </w:rPr>
        <w:t>指标，横向对比的</w:t>
      </w:r>
      <w:r>
        <w:rPr>
          <w:rFonts w:hint="eastAsia"/>
        </w:rPr>
        <w:t>method</w:t>
      </w:r>
      <w:r w:rsidR="00935F31">
        <w:rPr>
          <w:rFonts w:hint="eastAsia"/>
        </w:rPr>
        <w:t>，实验的设置</w:t>
      </w:r>
    </w:p>
    <w:p w14:paraId="4FF683F1" w14:textId="617A1488" w:rsidR="00E43A94" w:rsidRDefault="00E43A94" w:rsidP="004858D9">
      <w:r>
        <w:rPr>
          <w:rFonts w:hint="eastAsia"/>
        </w:rPr>
        <w:t xml:space="preserve">LLM + </w:t>
      </w:r>
      <w:r>
        <w:rPr>
          <w:rFonts w:hint="eastAsia"/>
        </w:rPr>
        <w:t>单轮</w:t>
      </w:r>
      <w:r w:rsidR="00D65EB8">
        <w:rPr>
          <w:rFonts w:hint="eastAsia"/>
        </w:rPr>
        <w:t xml:space="preserve"> </w:t>
      </w:r>
      <w:r w:rsidR="00343099">
        <w:rPr>
          <w:rFonts w:hint="eastAsia"/>
        </w:rPr>
        <w:t>√</w:t>
      </w:r>
      <w:r w:rsidR="00343099">
        <w:rPr>
          <w:rFonts w:hint="eastAsia"/>
        </w:rPr>
        <w:t xml:space="preserve"> -&gt; </w:t>
      </w:r>
      <w:r w:rsidR="00343099">
        <w:rPr>
          <w:rFonts w:hint="eastAsia"/>
        </w:rPr>
        <w:t>国内</w:t>
      </w:r>
      <w:r w:rsidR="00343099">
        <w:rPr>
          <w:rFonts w:hint="eastAsia"/>
        </w:rPr>
        <w:t xml:space="preserve">GLM kimi qwen </w:t>
      </w:r>
      <w:r w:rsidR="00343099">
        <w:rPr>
          <w:rFonts w:hint="eastAsia"/>
        </w:rPr>
        <w:t>国外</w:t>
      </w:r>
      <w:r w:rsidR="00343099">
        <w:rPr>
          <w:rFonts w:hint="eastAsia"/>
        </w:rPr>
        <w:t xml:space="preserve">gpt claude gemini </w:t>
      </w:r>
    </w:p>
    <w:p w14:paraId="143FF181" w14:textId="054DF663" w:rsidR="00E43A94" w:rsidRDefault="00E43A94" w:rsidP="004858D9">
      <w:r>
        <w:rPr>
          <w:rFonts w:hint="eastAsia"/>
        </w:rPr>
        <w:t xml:space="preserve">LLM </w:t>
      </w:r>
      <w:r w:rsidR="00343099">
        <w:rPr>
          <w:rFonts w:hint="eastAsia"/>
        </w:rPr>
        <w:t xml:space="preserve">+ </w:t>
      </w:r>
      <w:r w:rsidR="00343099">
        <w:rPr>
          <w:rFonts w:hint="eastAsia"/>
        </w:rPr>
        <w:t>多轮</w:t>
      </w:r>
      <w:r w:rsidR="00343099">
        <w:rPr>
          <w:rFonts w:hint="eastAsia"/>
        </w:rPr>
        <w:t xml:space="preserve"> </w:t>
      </w:r>
      <w:r w:rsidR="00343099">
        <w:rPr>
          <w:rFonts w:hint="eastAsia"/>
        </w:rPr>
        <w:t>？</w:t>
      </w:r>
      <w:r w:rsidR="00343099">
        <w:rPr>
          <w:rFonts w:hint="eastAsia"/>
        </w:rPr>
        <w:t xml:space="preserve"> -&gt; </w:t>
      </w:r>
      <w:r w:rsidR="00343099">
        <w:rPr>
          <w:rFonts w:hint="eastAsia"/>
        </w:rPr>
        <w:t>需要吗？</w:t>
      </w:r>
    </w:p>
    <w:p w14:paraId="33F7A509" w14:textId="3D3E5A93" w:rsidR="00E43A94" w:rsidRDefault="00E43A94" w:rsidP="004858D9">
      <w:r>
        <w:rPr>
          <w:rFonts w:hint="eastAsia"/>
        </w:rPr>
        <w:t>LLM + Mem</w:t>
      </w:r>
      <w:r w:rsidR="00D65EB8">
        <w:rPr>
          <w:rFonts w:hint="eastAsia"/>
        </w:rPr>
        <w:t>0</w:t>
      </w:r>
      <w:r w:rsidR="00343099">
        <w:rPr>
          <w:rFonts w:hint="eastAsia"/>
        </w:rPr>
        <w:t xml:space="preserve"> </w:t>
      </w:r>
      <w:r w:rsidR="00343099">
        <w:rPr>
          <w:rFonts w:hint="eastAsia"/>
        </w:rPr>
        <w:t>√</w:t>
      </w:r>
      <w:r w:rsidR="00343099">
        <w:rPr>
          <w:rFonts w:hint="eastAsia"/>
        </w:rPr>
        <w:t xml:space="preserve"> -&gt; </w:t>
      </w:r>
      <w:r w:rsidR="00343099">
        <w:rPr>
          <w:rFonts w:hint="eastAsia"/>
        </w:rPr>
        <w:t>国内换</w:t>
      </w:r>
      <w:r w:rsidR="00343099">
        <w:rPr>
          <w:rFonts w:hint="eastAsia"/>
        </w:rPr>
        <w:t xml:space="preserve">LLM </w:t>
      </w:r>
    </w:p>
    <w:p w14:paraId="29E43FE4" w14:textId="76A433CE" w:rsidR="00306577" w:rsidRDefault="00306577" w:rsidP="004858D9">
      <w:pPr>
        <w:rPr>
          <w:rFonts w:hint="eastAsia"/>
        </w:rPr>
      </w:pPr>
      <w:r>
        <w:rPr>
          <w:rFonts w:hint="eastAsia"/>
        </w:rPr>
        <w:t>LLM + LangMem</w:t>
      </w:r>
    </w:p>
    <w:p w14:paraId="4EB1A0E1" w14:textId="5C411910" w:rsidR="00343099" w:rsidRDefault="00343099" w:rsidP="00343099">
      <w:pPr>
        <w:tabs>
          <w:tab w:val="left" w:pos="2627"/>
        </w:tabs>
      </w:pPr>
      <w:r>
        <w:t>F</w:t>
      </w:r>
      <w:r>
        <w:rPr>
          <w:rFonts w:hint="eastAsia"/>
        </w:rPr>
        <w:t xml:space="preserve">ingpt ? </w:t>
      </w:r>
      <w:r>
        <w:rPr>
          <w:rFonts w:hint="eastAsia"/>
        </w:rPr>
        <w:t>需要找哪个</w:t>
      </w:r>
      <w:r>
        <w:tab/>
      </w:r>
    </w:p>
    <w:p w14:paraId="11C8B07E" w14:textId="0E7C4CDD" w:rsidR="00343099" w:rsidRDefault="00343099" w:rsidP="004858D9">
      <w:pPr>
        <w:rPr>
          <w:rFonts w:hint="eastAsia"/>
        </w:rPr>
      </w:pPr>
      <w:r>
        <w:t>O</w:t>
      </w:r>
      <w:r>
        <w:rPr>
          <w:rFonts w:hint="eastAsia"/>
        </w:rPr>
        <w:t xml:space="preserve">ther Agent </w:t>
      </w:r>
      <w:r>
        <w:rPr>
          <w:rFonts w:hint="eastAsia"/>
        </w:rPr>
        <w:t>？</w:t>
      </w:r>
      <w:r>
        <w:rPr>
          <w:rFonts w:hint="eastAsia"/>
        </w:rPr>
        <w:t xml:space="preserve">-&gt; </w:t>
      </w:r>
      <w:r w:rsidR="001168DD">
        <w:rPr>
          <w:rFonts w:hint="eastAsia"/>
        </w:rPr>
        <w:t>finrobot</w:t>
      </w:r>
      <w:r w:rsidR="00935F31">
        <w:rPr>
          <w:rFonts w:hint="eastAsia"/>
        </w:rPr>
        <w:t xml:space="preserve"> </w:t>
      </w:r>
      <w:r w:rsidR="00935F31">
        <w:rPr>
          <w:rFonts w:hint="eastAsia"/>
        </w:rPr>
        <w:t>√</w:t>
      </w:r>
    </w:p>
    <w:p w14:paraId="20AAF00D" w14:textId="0823F169" w:rsidR="00D65EB8" w:rsidRDefault="00343099" w:rsidP="004858D9">
      <w:r>
        <w:rPr>
          <w:rFonts w:hint="eastAsia"/>
        </w:rPr>
        <w:t xml:space="preserve">MemFinAgent </w:t>
      </w:r>
      <w:r>
        <w:rPr>
          <w:rFonts w:hint="eastAsia"/>
        </w:rPr>
        <w:t>√</w:t>
      </w:r>
      <w:r>
        <w:rPr>
          <w:rFonts w:hint="eastAsia"/>
        </w:rPr>
        <w:t xml:space="preserve"> -&gt; </w:t>
      </w:r>
      <w:r>
        <w:rPr>
          <w:rFonts w:hint="eastAsia"/>
        </w:rPr>
        <w:t>国内换</w:t>
      </w:r>
      <w:r>
        <w:rPr>
          <w:rFonts w:hint="eastAsia"/>
        </w:rPr>
        <w:t>LLM</w:t>
      </w:r>
    </w:p>
    <w:p w14:paraId="61F743B7" w14:textId="6C2E511E" w:rsidR="00935F31" w:rsidRDefault="00935F31" w:rsidP="004858D9">
      <w:pPr>
        <w:rPr>
          <w:rFonts w:hint="eastAsia"/>
        </w:rPr>
      </w:pPr>
    </w:p>
    <w:p w14:paraId="7A9909A7" w14:textId="4B1878F9" w:rsidR="004858D9" w:rsidRDefault="004858D9" w:rsidP="004858D9">
      <w:r>
        <w:rPr>
          <w:rFonts w:hint="eastAsia"/>
        </w:rPr>
        <w:t>（</w:t>
      </w:r>
      <w:r>
        <w:rPr>
          <w:rFonts w:hint="eastAsia"/>
        </w:rPr>
        <w:t>2</w:t>
      </w:r>
      <w:r>
        <w:rPr>
          <w:rFonts w:hint="eastAsia"/>
        </w:rPr>
        <w:t>）呈现实验结果，说明</w:t>
      </w:r>
      <w:r>
        <w:rPr>
          <w:rFonts w:hint="eastAsia"/>
        </w:rPr>
        <w:t>Agent</w:t>
      </w:r>
      <w:r>
        <w:rPr>
          <w:rFonts w:hint="eastAsia"/>
        </w:rPr>
        <w:t>系统在多轮对话的体验上优于通用、专业、带记忆的</w:t>
      </w:r>
      <w:r>
        <w:rPr>
          <w:rFonts w:hint="eastAsia"/>
        </w:rPr>
        <w:t>Agent</w:t>
      </w:r>
      <w:r>
        <w:rPr>
          <w:rFonts w:hint="eastAsia"/>
        </w:rPr>
        <w:t>，</w:t>
      </w:r>
      <w:r>
        <w:rPr>
          <w:rFonts w:hint="eastAsia"/>
        </w:rPr>
        <w:t>llm</w:t>
      </w:r>
      <w:r>
        <w:rPr>
          <w:rFonts w:hint="eastAsia"/>
        </w:rPr>
        <w:t>等</w:t>
      </w:r>
    </w:p>
    <w:p w14:paraId="1CBD678F" w14:textId="3B837BA6" w:rsidR="00935F31" w:rsidRDefault="00935F31" w:rsidP="004858D9">
      <w:r>
        <w:rPr>
          <w:rFonts w:hint="eastAsia"/>
        </w:rPr>
        <w:t>1.</w:t>
      </w:r>
      <w:r>
        <w:rPr>
          <w:rFonts w:hint="eastAsia"/>
        </w:rPr>
        <w:t>每个指标分开分析</w:t>
      </w:r>
    </w:p>
    <w:p w14:paraId="4FABBAC2" w14:textId="600F5CEA" w:rsidR="00935F31" w:rsidRDefault="00935F31" w:rsidP="004858D9">
      <w:r>
        <w:rPr>
          <w:rFonts w:hint="eastAsia"/>
        </w:rPr>
        <w:t>a.</w:t>
      </w:r>
      <w:r>
        <w:rPr>
          <w:rFonts w:hint="eastAsia"/>
        </w:rPr>
        <w:t>跟</w:t>
      </w:r>
      <w:r>
        <w:rPr>
          <w:rFonts w:hint="eastAsia"/>
        </w:rPr>
        <w:t>LLM</w:t>
      </w:r>
      <w:r>
        <w:rPr>
          <w:rFonts w:hint="eastAsia"/>
        </w:rPr>
        <w:t>对比</w:t>
      </w:r>
    </w:p>
    <w:p w14:paraId="58F89FDD" w14:textId="04151D6A" w:rsidR="00935F31" w:rsidRDefault="00935F31" w:rsidP="004858D9">
      <w:r>
        <w:rPr>
          <w:rFonts w:hint="eastAsia"/>
        </w:rPr>
        <w:t>b.Agent</w:t>
      </w:r>
      <w:r>
        <w:rPr>
          <w:rFonts w:hint="eastAsia"/>
        </w:rPr>
        <w:t>对话系统：</w:t>
      </w:r>
    </w:p>
    <w:p w14:paraId="76383501" w14:textId="48D8FE2C" w:rsidR="00935F31" w:rsidRDefault="00935F31" w:rsidP="00935F31">
      <w:pPr>
        <w:pStyle w:val="a7"/>
        <w:ind w:left="720" w:firstLineChars="0" w:firstLine="0"/>
      </w:pPr>
      <w:r>
        <w:rPr>
          <w:rFonts w:hint="eastAsia"/>
        </w:rPr>
        <w:t>带</w:t>
      </w:r>
      <w:r>
        <w:rPr>
          <w:rFonts w:hint="eastAsia"/>
        </w:rPr>
        <w:t>Mem</w:t>
      </w:r>
      <w:r>
        <w:rPr>
          <w:rFonts w:hint="eastAsia"/>
        </w:rPr>
        <w:t>的对话系统</w:t>
      </w:r>
    </w:p>
    <w:p w14:paraId="45BE9BE3" w14:textId="47396F6F" w:rsidR="00935F31" w:rsidRDefault="00935F31" w:rsidP="00935F31">
      <w:pPr>
        <w:pStyle w:val="a7"/>
        <w:ind w:left="720" w:firstLineChars="0" w:firstLine="0"/>
      </w:pPr>
      <w:r>
        <w:rPr>
          <w:rFonts w:hint="eastAsia"/>
        </w:rPr>
        <w:t>经济金融领域专业</w:t>
      </w:r>
      <w:r>
        <w:rPr>
          <w:rFonts w:hint="eastAsia"/>
        </w:rPr>
        <w:t>agent</w:t>
      </w:r>
    </w:p>
    <w:p w14:paraId="6E2D8D0A" w14:textId="21FCEC38" w:rsidR="00935F31" w:rsidRDefault="00935F31" w:rsidP="00935F31">
      <w:pPr>
        <w:rPr>
          <w:rFonts w:hint="eastAsia"/>
        </w:rPr>
      </w:pPr>
      <w:r>
        <w:rPr>
          <w:rFonts w:hint="eastAsia"/>
        </w:rPr>
        <w:lastRenderedPageBreak/>
        <w:t>c.</w:t>
      </w:r>
      <w:r>
        <w:rPr>
          <w:rFonts w:hint="eastAsia"/>
        </w:rPr>
        <w:t>不同</w:t>
      </w:r>
      <w:r>
        <w:rPr>
          <w:rFonts w:hint="eastAsia"/>
        </w:rPr>
        <w:t>LLM</w:t>
      </w:r>
      <w:r>
        <w:rPr>
          <w:rFonts w:hint="eastAsia"/>
        </w:rPr>
        <w:t>作为</w:t>
      </w:r>
      <w:r>
        <w:rPr>
          <w:rFonts w:hint="eastAsia"/>
        </w:rPr>
        <w:t>Backbone</w:t>
      </w:r>
    </w:p>
    <w:p w14:paraId="2009FDB2" w14:textId="1D89C799" w:rsidR="00935F31" w:rsidRDefault="00935F31" w:rsidP="004858D9">
      <w:r>
        <w:rPr>
          <w:rFonts w:hint="eastAsia"/>
        </w:rPr>
        <w:t>（</w:t>
      </w:r>
      <w:r>
        <w:rPr>
          <w:rFonts w:hint="eastAsia"/>
        </w:rPr>
        <w:t>3</w:t>
      </w:r>
      <w:r>
        <w:rPr>
          <w:rFonts w:hint="eastAsia"/>
        </w:rPr>
        <w:t>）分层分析</w:t>
      </w:r>
    </w:p>
    <w:p w14:paraId="6E136B99" w14:textId="1210541A" w:rsidR="00935F31" w:rsidRDefault="00935F31" w:rsidP="004858D9">
      <w:pPr>
        <w:rPr>
          <w:rFonts w:hint="eastAsia"/>
        </w:rPr>
      </w:pPr>
      <w:r>
        <w:rPr>
          <w:rFonts w:hint="eastAsia"/>
        </w:rPr>
        <w:t>分情景分析</w:t>
      </w:r>
    </w:p>
    <w:p w14:paraId="16A7BEDA" w14:textId="77777777" w:rsidR="00935F31" w:rsidRDefault="00935F31" w:rsidP="004858D9">
      <w:pPr>
        <w:rPr>
          <w:rFonts w:hint="eastAsia"/>
        </w:rPr>
      </w:pPr>
    </w:p>
    <w:p w14:paraId="1422ACAA" w14:textId="636273F6" w:rsidR="004858D9" w:rsidRDefault="004858D9" w:rsidP="004858D9">
      <w:r>
        <w:rPr>
          <w:rFonts w:hint="eastAsia"/>
        </w:rPr>
        <w:t xml:space="preserve">6.3.3 </w:t>
      </w:r>
      <w:r w:rsidR="00935F31">
        <w:rPr>
          <w:rFonts w:hint="eastAsia"/>
        </w:rPr>
        <w:t>示例分析</w:t>
      </w:r>
    </w:p>
    <w:p w14:paraId="5DF35CC0" w14:textId="7417B897" w:rsidR="009D1CDE" w:rsidRDefault="009D1CDE" w:rsidP="004858D9">
      <w:r>
        <w:rPr>
          <w:rFonts w:hint="eastAsia"/>
        </w:rPr>
        <w:t>（</w:t>
      </w:r>
      <w:r>
        <w:rPr>
          <w:rFonts w:hint="eastAsia"/>
        </w:rPr>
        <w:t>1</w:t>
      </w:r>
      <w:r>
        <w:rPr>
          <w:rFonts w:hint="eastAsia"/>
        </w:rPr>
        <w:t>）长期对话记忆表征与建模的示例</w:t>
      </w:r>
    </w:p>
    <w:p w14:paraId="2F41CA18" w14:textId="2A471832" w:rsidR="009D1CDE" w:rsidRDefault="009D1CDE" w:rsidP="004858D9">
      <w:r>
        <w:rPr>
          <w:rFonts w:hint="eastAsia"/>
        </w:rPr>
        <w:t>（</w:t>
      </w:r>
      <w:r>
        <w:rPr>
          <w:rFonts w:hint="eastAsia"/>
        </w:rPr>
        <w:t>3</w:t>
      </w:r>
      <w:r>
        <w:rPr>
          <w:rFonts w:hint="eastAsia"/>
        </w:rPr>
        <w:t>）经济金融多轮对话数据集的示例</w:t>
      </w:r>
    </w:p>
    <w:p w14:paraId="0A44C7FB" w14:textId="77777777" w:rsidR="009D1CDE" w:rsidRPr="004858D9" w:rsidRDefault="009D1CDE" w:rsidP="004858D9"/>
    <w:p w14:paraId="38CAB4BB" w14:textId="77777777" w:rsidR="009D1CDE" w:rsidRPr="00762477" w:rsidRDefault="009D1CDE" w:rsidP="009D1CDE">
      <w:pPr>
        <w:rPr>
          <w:sz w:val="24"/>
        </w:rPr>
      </w:pPr>
      <w:r>
        <w:rPr>
          <w:rFonts w:hint="eastAsia"/>
        </w:rPr>
        <w:t>7</w:t>
      </w:r>
      <w:r>
        <w:rPr>
          <w:rFonts w:hint="eastAsia"/>
        </w:rPr>
        <w:t>、</w:t>
      </w:r>
      <w:r w:rsidRPr="00762477">
        <w:rPr>
          <w:b/>
          <w:bCs/>
          <w:sz w:val="24"/>
        </w:rPr>
        <w:t>产品可行性与市场分析</w:t>
      </w:r>
    </w:p>
    <w:p w14:paraId="532A3FF1" w14:textId="0CE555F3" w:rsidR="009D1CDE" w:rsidRDefault="009D1CDE" w:rsidP="009D1CDE">
      <w:pPr>
        <w:spacing w:beforeLines="50" w:before="156"/>
      </w:pPr>
      <w:r>
        <w:rPr>
          <w:rFonts w:hint="eastAsia"/>
        </w:rPr>
        <w:t xml:space="preserve">7.1 </w:t>
      </w:r>
      <w:r>
        <w:rPr>
          <w:rFonts w:hint="eastAsia"/>
        </w:rPr>
        <w:t>产品展示</w:t>
      </w:r>
    </w:p>
    <w:p w14:paraId="4E05CF87" w14:textId="69E2E7D4" w:rsidR="009D1CDE" w:rsidRDefault="009D1CDE" w:rsidP="009D1CDE">
      <w:pPr>
        <w:spacing w:beforeLines="50" w:before="156"/>
      </w:pPr>
      <w:r>
        <w:rPr>
          <w:rFonts w:hint="eastAsia"/>
        </w:rPr>
        <w:t xml:space="preserve">7.1.1 </w:t>
      </w:r>
      <w:r>
        <w:rPr>
          <w:rFonts w:hint="eastAsia"/>
        </w:rPr>
        <w:t>表示开源</w:t>
      </w:r>
    </w:p>
    <w:p w14:paraId="1E777AF8" w14:textId="3363983D" w:rsidR="009D1CDE" w:rsidRDefault="009D1CDE" w:rsidP="009D1CDE">
      <w:pPr>
        <w:spacing w:beforeLines="50" w:before="156"/>
      </w:pPr>
      <w:r>
        <w:rPr>
          <w:rFonts w:hint="eastAsia"/>
        </w:rPr>
        <w:t xml:space="preserve">7.1.2 </w:t>
      </w:r>
      <w:r>
        <w:rPr>
          <w:rFonts w:hint="eastAsia"/>
        </w:rPr>
        <w:t>产品完成度展示</w:t>
      </w:r>
    </w:p>
    <w:p w14:paraId="1D80F1F5" w14:textId="1C78B8C1" w:rsidR="009D1CDE" w:rsidRDefault="009D1CDE" w:rsidP="009D1CDE">
      <w:pPr>
        <w:spacing w:beforeLines="50" w:before="156"/>
      </w:pPr>
      <w:r>
        <w:rPr>
          <w:rFonts w:hint="eastAsia"/>
        </w:rPr>
        <w:t xml:space="preserve">7.2 </w:t>
      </w:r>
      <w:r>
        <w:rPr>
          <w:rFonts w:hint="eastAsia"/>
        </w:rPr>
        <w:t>产品的成本与</w:t>
      </w:r>
      <w:r w:rsidR="00502E25">
        <w:rPr>
          <w:rFonts w:hint="eastAsia"/>
        </w:rPr>
        <w:t>收益</w:t>
      </w:r>
      <w:r>
        <w:rPr>
          <w:rFonts w:hint="eastAsia"/>
        </w:rPr>
        <w:t>分析</w:t>
      </w:r>
    </w:p>
    <w:p w14:paraId="50596C97" w14:textId="6AD93353" w:rsidR="009D1CDE" w:rsidRDefault="009D1CDE" w:rsidP="009D1CDE">
      <w:pPr>
        <w:spacing w:beforeLines="50" w:before="156"/>
      </w:pPr>
      <w:r>
        <w:rPr>
          <w:rFonts w:hint="eastAsia"/>
        </w:rPr>
        <w:t xml:space="preserve">7.3 </w:t>
      </w:r>
      <w:r>
        <w:rPr>
          <w:rFonts w:hint="eastAsia"/>
        </w:rPr>
        <w:t>产品的市场</w:t>
      </w:r>
      <w:r w:rsidR="00502E25">
        <w:rPr>
          <w:rFonts w:hint="eastAsia"/>
        </w:rPr>
        <w:t>分析</w:t>
      </w:r>
    </w:p>
    <w:p w14:paraId="06984AD7" w14:textId="77777777" w:rsidR="00502E25" w:rsidRPr="009D1CDE" w:rsidRDefault="00502E25" w:rsidP="009D1CDE">
      <w:pPr>
        <w:spacing w:beforeLines="50" w:before="156"/>
      </w:pPr>
    </w:p>
    <w:sectPr w:rsidR="00502E25" w:rsidRPr="009D1C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5483A" w14:textId="77777777" w:rsidR="00067F31" w:rsidRDefault="00067F31" w:rsidP="001168DD">
      <w:r>
        <w:separator/>
      </w:r>
    </w:p>
  </w:endnote>
  <w:endnote w:type="continuationSeparator" w:id="0">
    <w:p w14:paraId="7C744314" w14:textId="77777777" w:rsidR="00067F31" w:rsidRDefault="00067F31" w:rsidP="0011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4B541" w14:textId="77777777" w:rsidR="00067F31" w:rsidRDefault="00067F31" w:rsidP="001168DD">
      <w:r>
        <w:separator/>
      </w:r>
    </w:p>
  </w:footnote>
  <w:footnote w:type="continuationSeparator" w:id="0">
    <w:p w14:paraId="75190BBD" w14:textId="77777777" w:rsidR="00067F31" w:rsidRDefault="00067F31" w:rsidP="0011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45285"/>
    <w:multiLevelType w:val="multilevel"/>
    <w:tmpl w:val="0DC49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96EDA"/>
    <w:multiLevelType w:val="hybridMultilevel"/>
    <w:tmpl w:val="5C3614D4"/>
    <w:lvl w:ilvl="0" w:tplc="3E66259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31A54C9"/>
    <w:multiLevelType w:val="multilevel"/>
    <w:tmpl w:val="D3AC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55D32"/>
    <w:multiLevelType w:val="hybridMultilevel"/>
    <w:tmpl w:val="C070FF4E"/>
    <w:lvl w:ilvl="0" w:tplc="B94C1D7E">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3612D3"/>
    <w:multiLevelType w:val="multilevel"/>
    <w:tmpl w:val="A54E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8302F"/>
    <w:multiLevelType w:val="multilevel"/>
    <w:tmpl w:val="4D3A2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B0124F"/>
    <w:multiLevelType w:val="hybridMultilevel"/>
    <w:tmpl w:val="95F2D5B0"/>
    <w:lvl w:ilvl="0" w:tplc="B8F4F96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590223D"/>
    <w:multiLevelType w:val="hybridMultilevel"/>
    <w:tmpl w:val="D63440B8"/>
    <w:lvl w:ilvl="0" w:tplc="F8708BB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AF759A4"/>
    <w:multiLevelType w:val="multilevel"/>
    <w:tmpl w:val="6C0A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8B6A91"/>
    <w:multiLevelType w:val="hybridMultilevel"/>
    <w:tmpl w:val="F006C980"/>
    <w:lvl w:ilvl="0" w:tplc="6610CE5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503C4AE1"/>
    <w:multiLevelType w:val="multilevel"/>
    <w:tmpl w:val="D3D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17F00"/>
    <w:multiLevelType w:val="multilevel"/>
    <w:tmpl w:val="EC0E7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AE1007"/>
    <w:multiLevelType w:val="multilevel"/>
    <w:tmpl w:val="2758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612A75"/>
    <w:multiLevelType w:val="multilevel"/>
    <w:tmpl w:val="E9D2BD4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842505516">
    <w:abstractNumId w:val="11"/>
  </w:num>
  <w:num w:numId="2" w16cid:durableId="1935672346">
    <w:abstractNumId w:val="2"/>
  </w:num>
  <w:num w:numId="3" w16cid:durableId="701245930">
    <w:abstractNumId w:val="5"/>
  </w:num>
  <w:num w:numId="4" w16cid:durableId="1789472681">
    <w:abstractNumId w:val="9"/>
  </w:num>
  <w:num w:numId="5" w16cid:durableId="226652261">
    <w:abstractNumId w:val="0"/>
  </w:num>
  <w:num w:numId="6" w16cid:durableId="1559322898">
    <w:abstractNumId w:val="4"/>
  </w:num>
  <w:num w:numId="7" w16cid:durableId="144860211">
    <w:abstractNumId w:val="10"/>
  </w:num>
  <w:num w:numId="8" w16cid:durableId="143743127">
    <w:abstractNumId w:val="8"/>
  </w:num>
  <w:num w:numId="9" w16cid:durableId="1031371895">
    <w:abstractNumId w:val="13"/>
  </w:num>
  <w:num w:numId="10" w16cid:durableId="372310915">
    <w:abstractNumId w:val="12"/>
  </w:num>
  <w:num w:numId="11" w16cid:durableId="163320961">
    <w:abstractNumId w:val="3"/>
  </w:num>
  <w:num w:numId="12" w16cid:durableId="1728216709">
    <w:abstractNumId w:val="7"/>
  </w:num>
  <w:num w:numId="13" w16cid:durableId="1544320241">
    <w:abstractNumId w:val="1"/>
  </w:num>
  <w:num w:numId="14" w16cid:durableId="207450488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jian.15">
    <w15:presenceInfo w15:providerId="None" w15:userId="nijian.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9D8"/>
    <w:rsid w:val="00022BAC"/>
    <w:rsid w:val="00067F31"/>
    <w:rsid w:val="0009306F"/>
    <w:rsid w:val="001168DD"/>
    <w:rsid w:val="00182E94"/>
    <w:rsid w:val="00280F82"/>
    <w:rsid w:val="00282DDA"/>
    <w:rsid w:val="002D1CC8"/>
    <w:rsid w:val="00306577"/>
    <w:rsid w:val="0031744B"/>
    <w:rsid w:val="00320685"/>
    <w:rsid w:val="00343099"/>
    <w:rsid w:val="003B1EC6"/>
    <w:rsid w:val="00430744"/>
    <w:rsid w:val="00444897"/>
    <w:rsid w:val="00451A86"/>
    <w:rsid w:val="004858D9"/>
    <w:rsid w:val="004D39F8"/>
    <w:rsid w:val="004F34A5"/>
    <w:rsid w:val="00502E25"/>
    <w:rsid w:val="00522568"/>
    <w:rsid w:val="00557C4B"/>
    <w:rsid w:val="00587AFF"/>
    <w:rsid w:val="00593336"/>
    <w:rsid w:val="00665231"/>
    <w:rsid w:val="006D79D8"/>
    <w:rsid w:val="007200F2"/>
    <w:rsid w:val="00727BC0"/>
    <w:rsid w:val="007F1452"/>
    <w:rsid w:val="00935F31"/>
    <w:rsid w:val="0097359F"/>
    <w:rsid w:val="009C0BED"/>
    <w:rsid w:val="009D1CDE"/>
    <w:rsid w:val="009F664F"/>
    <w:rsid w:val="00A50CC9"/>
    <w:rsid w:val="00A569AB"/>
    <w:rsid w:val="00B054D8"/>
    <w:rsid w:val="00BB23AA"/>
    <w:rsid w:val="00C07047"/>
    <w:rsid w:val="00CE2B64"/>
    <w:rsid w:val="00D41D70"/>
    <w:rsid w:val="00D609A2"/>
    <w:rsid w:val="00D65EB8"/>
    <w:rsid w:val="00D70381"/>
    <w:rsid w:val="00DB3E2E"/>
    <w:rsid w:val="00E43A94"/>
    <w:rsid w:val="00E56E7B"/>
    <w:rsid w:val="00E815EE"/>
    <w:rsid w:val="00EB2C00"/>
    <w:rsid w:val="00EE7FEC"/>
    <w:rsid w:val="00EF37E8"/>
    <w:rsid w:val="00F01D6F"/>
    <w:rsid w:val="00F61C74"/>
    <w:rsid w:val="00F631C6"/>
    <w:rsid w:val="00F96601"/>
    <w:rsid w:val="00FA758D"/>
    <w:rsid w:val="00FE50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08AD3C"/>
  <w15:chartTrackingRefBased/>
  <w15:docId w15:val="{44E3E37A-A1E2-2140-BFAB-C0436C974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0F82"/>
    <w:pPr>
      <w:widowControl w:val="0"/>
      <w:jc w:val="both"/>
    </w:pPr>
    <w:rPr>
      <w:rFonts w:ascii="Times New Roman" w:eastAsia="宋体" w:hAnsi="Times New Roman" w:cs="Times New Roman"/>
      <w14:ligatures w14:val="none"/>
    </w:rPr>
  </w:style>
  <w:style w:type="paragraph" w:styleId="1">
    <w:name w:val="heading 1"/>
    <w:basedOn w:val="a"/>
    <w:next w:val="a"/>
    <w:link w:val="10"/>
    <w:uiPriority w:val="9"/>
    <w:qFormat/>
    <w:rsid w:val="00280F8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80F8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80F82"/>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80F8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80F82"/>
    <w:rPr>
      <w:color w:val="666666"/>
    </w:rPr>
  </w:style>
  <w:style w:type="character" w:customStyle="1" w:styleId="10">
    <w:name w:val="标题 1 字符"/>
    <w:basedOn w:val="a0"/>
    <w:link w:val="1"/>
    <w:uiPriority w:val="9"/>
    <w:rsid w:val="00280F82"/>
    <w:rPr>
      <w:rFonts w:ascii="Times New Roman" w:eastAsia="宋体" w:hAnsi="Times New Roman" w:cs="Times New Roman"/>
      <w:b/>
      <w:bCs/>
      <w:kern w:val="44"/>
      <w:sz w:val="44"/>
      <w:szCs w:val="44"/>
      <w14:ligatures w14:val="none"/>
    </w:rPr>
  </w:style>
  <w:style w:type="character" w:customStyle="1" w:styleId="20">
    <w:name w:val="标题 2 字符"/>
    <w:basedOn w:val="a0"/>
    <w:link w:val="2"/>
    <w:uiPriority w:val="9"/>
    <w:rsid w:val="00280F82"/>
    <w:rPr>
      <w:rFonts w:asciiTheme="majorHAnsi" w:eastAsiaTheme="majorEastAsia" w:hAnsiTheme="majorHAnsi" w:cstheme="majorBidi"/>
      <w:b/>
      <w:bCs/>
      <w:sz w:val="32"/>
      <w:szCs w:val="32"/>
      <w14:ligatures w14:val="none"/>
    </w:rPr>
  </w:style>
  <w:style w:type="character" w:customStyle="1" w:styleId="30">
    <w:name w:val="标题 3 字符"/>
    <w:basedOn w:val="a0"/>
    <w:link w:val="3"/>
    <w:uiPriority w:val="9"/>
    <w:rsid w:val="00280F82"/>
    <w:rPr>
      <w:rFonts w:ascii="Times New Roman" w:eastAsia="宋体" w:hAnsi="Times New Roman" w:cs="Times New Roman"/>
      <w:b/>
      <w:bCs/>
      <w:sz w:val="32"/>
      <w:szCs w:val="32"/>
      <w14:ligatures w14:val="none"/>
    </w:rPr>
  </w:style>
  <w:style w:type="character" w:customStyle="1" w:styleId="40">
    <w:name w:val="标题 4 字符"/>
    <w:basedOn w:val="a0"/>
    <w:link w:val="4"/>
    <w:uiPriority w:val="9"/>
    <w:rsid w:val="00280F82"/>
    <w:rPr>
      <w:rFonts w:asciiTheme="majorHAnsi" w:eastAsiaTheme="majorEastAsia" w:hAnsiTheme="majorHAnsi" w:cstheme="majorBidi"/>
      <w:b/>
      <w:bCs/>
      <w:sz w:val="28"/>
      <w:szCs w:val="28"/>
      <w14:ligatures w14:val="none"/>
    </w:rPr>
  </w:style>
  <w:style w:type="paragraph" w:styleId="a4">
    <w:name w:val="Normal (Web)"/>
    <w:basedOn w:val="a"/>
    <w:uiPriority w:val="99"/>
    <w:unhideWhenUsed/>
    <w:rsid w:val="00280F82"/>
    <w:pPr>
      <w:widowControl/>
      <w:spacing w:before="100" w:beforeAutospacing="1" w:after="100" w:afterAutospacing="1"/>
      <w:jc w:val="left"/>
    </w:pPr>
    <w:rPr>
      <w:rFonts w:ascii="宋体" w:hAnsi="宋体" w:cs="宋体"/>
      <w:kern w:val="0"/>
      <w:sz w:val="24"/>
    </w:rPr>
  </w:style>
  <w:style w:type="character" w:styleId="a5">
    <w:name w:val="Strong"/>
    <w:basedOn w:val="a0"/>
    <w:uiPriority w:val="22"/>
    <w:qFormat/>
    <w:rsid w:val="00280F82"/>
    <w:rPr>
      <w:b/>
      <w:bCs/>
    </w:rPr>
  </w:style>
  <w:style w:type="paragraph" w:styleId="a6">
    <w:name w:val="Revision"/>
    <w:hidden/>
    <w:uiPriority w:val="99"/>
    <w:semiHidden/>
    <w:rsid w:val="00280F82"/>
    <w:rPr>
      <w:rFonts w:ascii="Times New Roman" w:eastAsia="宋体" w:hAnsi="Times New Roman" w:cs="Times New Roman"/>
      <w14:ligatures w14:val="none"/>
    </w:rPr>
  </w:style>
  <w:style w:type="paragraph" w:styleId="a7">
    <w:name w:val="List Paragraph"/>
    <w:basedOn w:val="a"/>
    <w:uiPriority w:val="34"/>
    <w:qFormat/>
    <w:rsid w:val="00D70381"/>
    <w:pPr>
      <w:ind w:firstLineChars="200" w:firstLine="420"/>
    </w:pPr>
  </w:style>
  <w:style w:type="paragraph" w:styleId="a8">
    <w:name w:val="Date"/>
    <w:basedOn w:val="a"/>
    <w:next w:val="a"/>
    <w:link w:val="a9"/>
    <w:uiPriority w:val="99"/>
    <w:semiHidden/>
    <w:unhideWhenUsed/>
    <w:rsid w:val="00FA758D"/>
    <w:pPr>
      <w:ind w:leftChars="2500" w:left="100"/>
    </w:pPr>
  </w:style>
  <w:style w:type="character" w:customStyle="1" w:styleId="a9">
    <w:name w:val="日期 字符"/>
    <w:basedOn w:val="a0"/>
    <w:link w:val="a8"/>
    <w:uiPriority w:val="99"/>
    <w:semiHidden/>
    <w:rsid w:val="00FA758D"/>
    <w:rPr>
      <w:rFonts w:ascii="Times New Roman" w:eastAsia="宋体" w:hAnsi="Times New Roman" w:cs="Times New Roman"/>
      <w14:ligatures w14:val="none"/>
    </w:rPr>
  </w:style>
  <w:style w:type="table" w:styleId="aa">
    <w:name w:val="Table Grid"/>
    <w:basedOn w:val="a1"/>
    <w:uiPriority w:val="39"/>
    <w:rsid w:val="00282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1168DD"/>
    <w:pPr>
      <w:tabs>
        <w:tab w:val="center" w:pos="4153"/>
        <w:tab w:val="right" w:pos="8306"/>
      </w:tabs>
      <w:snapToGrid w:val="0"/>
      <w:jc w:val="center"/>
    </w:pPr>
    <w:rPr>
      <w:sz w:val="18"/>
      <w:szCs w:val="18"/>
    </w:rPr>
  </w:style>
  <w:style w:type="character" w:customStyle="1" w:styleId="ac">
    <w:name w:val="页眉 字符"/>
    <w:basedOn w:val="a0"/>
    <w:link w:val="ab"/>
    <w:uiPriority w:val="99"/>
    <w:rsid w:val="001168DD"/>
    <w:rPr>
      <w:rFonts w:ascii="Times New Roman" w:eastAsia="宋体" w:hAnsi="Times New Roman" w:cs="Times New Roman"/>
      <w:sz w:val="18"/>
      <w:szCs w:val="18"/>
      <w14:ligatures w14:val="none"/>
    </w:rPr>
  </w:style>
  <w:style w:type="paragraph" w:styleId="ad">
    <w:name w:val="footer"/>
    <w:basedOn w:val="a"/>
    <w:link w:val="ae"/>
    <w:uiPriority w:val="99"/>
    <w:unhideWhenUsed/>
    <w:rsid w:val="001168DD"/>
    <w:pPr>
      <w:tabs>
        <w:tab w:val="center" w:pos="4153"/>
        <w:tab w:val="right" w:pos="8306"/>
      </w:tabs>
      <w:snapToGrid w:val="0"/>
      <w:jc w:val="left"/>
    </w:pPr>
    <w:rPr>
      <w:sz w:val="18"/>
      <w:szCs w:val="18"/>
    </w:rPr>
  </w:style>
  <w:style w:type="character" w:customStyle="1" w:styleId="ae">
    <w:name w:val="页脚 字符"/>
    <w:basedOn w:val="a0"/>
    <w:link w:val="ad"/>
    <w:uiPriority w:val="99"/>
    <w:rsid w:val="001168DD"/>
    <w:rPr>
      <w:rFonts w:ascii="Times New Roman" w:eastAsia="宋体" w:hAnsi="Times New Roman"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04579">
      <w:bodyDiv w:val="1"/>
      <w:marLeft w:val="0"/>
      <w:marRight w:val="0"/>
      <w:marTop w:val="0"/>
      <w:marBottom w:val="0"/>
      <w:divBdr>
        <w:top w:val="none" w:sz="0" w:space="0" w:color="auto"/>
        <w:left w:val="none" w:sz="0" w:space="0" w:color="auto"/>
        <w:bottom w:val="none" w:sz="0" w:space="0" w:color="auto"/>
        <w:right w:val="none" w:sz="0" w:space="0" w:color="auto"/>
      </w:divBdr>
    </w:div>
    <w:div w:id="343559399">
      <w:bodyDiv w:val="1"/>
      <w:marLeft w:val="0"/>
      <w:marRight w:val="0"/>
      <w:marTop w:val="0"/>
      <w:marBottom w:val="0"/>
      <w:divBdr>
        <w:top w:val="none" w:sz="0" w:space="0" w:color="auto"/>
        <w:left w:val="none" w:sz="0" w:space="0" w:color="auto"/>
        <w:bottom w:val="none" w:sz="0" w:space="0" w:color="auto"/>
        <w:right w:val="none" w:sz="0" w:space="0" w:color="auto"/>
      </w:divBdr>
    </w:div>
    <w:div w:id="458570803">
      <w:bodyDiv w:val="1"/>
      <w:marLeft w:val="0"/>
      <w:marRight w:val="0"/>
      <w:marTop w:val="0"/>
      <w:marBottom w:val="0"/>
      <w:divBdr>
        <w:top w:val="none" w:sz="0" w:space="0" w:color="auto"/>
        <w:left w:val="none" w:sz="0" w:space="0" w:color="auto"/>
        <w:bottom w:val="none" w:sz="0" w:space="0" w:color="auto"/>
        <w:right w:val="none" w:sz="0" w:space="0" w:color="auto"/>
      </w:divBdr>
    </w:div>
    <w:div w:id="501553420">
      <w:bodyDiv w:val="1"/>
      <w:marLeft w:val="0"/>
      <w:marRight w:val="0"/>
      <w:marTop w:val="0"/>
      <w:marBottom w:val="0"/>
      <w:divBdr>
        <w:top w:val="none" w:sz="0" w:space="0" w:color="auto"/>
        <w:left w:val="none" w:sz="0" w:space="0" w:color="auto"/>
        <w:bottom w:val="none" w:sz="0" w:space="0" w:color="auto"/>
        <w:right w:val="none" w:sz="0" w:space="0" w:color="auto"/>
      </w:divBdr>
    </w:div>
    <w:div w:id="566647070">
      <w:bodyDiv w:val="1"/>
      <w:marLeft w:val="0"/>
      <w:marRight w:val="0"/>
      <w:marTop w:val="0"/>
      <w:marBottom w:val="0"/>
      <w:divBdr>
        <w:top w:val="none" w:sz="0" w:space="0" w:color="auto"/>
        <w:left w:val="none" w:sz="0" w:space="0" w:color="auto"/>
        <w:bottom w:val="none" w:sz="0" w:space="0" w:color="auto"/>
        <w:right w:val="none" w:sz="0" w:space="0" w:color="auto"/>
      </w:divBdr>
    </w:div>
    <w:div w:id="784351165">
      <w:bodyDiv w:val="1"/>
      <w:marLeft w:val="0"/>
      <w:marRight w:val="0"/>
      <w:marTop w:val="0"/>
      <w:marBottom w:val="0"/>
      <w:divBdr>
        <w:top w:val="none" w:sz="0" w:space="0" w:color="auto"/>
        <w:left w:val="none" w:sz="0" w:space="0" w:color="auto"/>
        <w:bottom w:val="none" w:sz="0" w:space="0" w:color="auto"/>
        <w:right w:val="none" w:sz="0" w:space="0" w:color="auto"/>
      </w:divBdr>
    </w:div>
    <w:div w:id="1111432566">
      <w:bodyDiv w:val="1"/>
      <w:marLeft w:val="0"/>
      <w:marRight w:val="0"/>
      <w:marTop w:val="0"/>
      <w:marBottom w:val="0"/>
      <w:divBdr>
        <w:top w:val="none" w:sz="0" w:space="0" w:color="auto"/>
        <w:left w:val="none" w:sz="0" w:space="0" w:color="auto"/>
        <w:bottom w:val="none" w:sz="0" w:space="0" w:color="auto"/>
        <w:right w:val="none" w:sz="0" w:space="0" w:color="auto"/>
      </w:divBdr>
    </w:div>
    <w:div w:id="1173645877">
      <w:bodyDiv w:val="1"/>
      <w:marLeft w:val="0"/>
      <w:marRight w:val="0"/>
      <w:marTop w:val="0"/>
      <w:marBottom w:val="0"/>
      <w:divBdr>
        <w:top w:val="none" w:sz="0" w:space="0" w:color="auto"/>
        <w:left w:val="none" w:sz="0" w:space="0" w:color="auto"/>
        <w:bottom w:val="none" w:sz="0" w:space="0" w:color="auto"/>
        <w:right w:val="none" w:sz="0" w:space="0" w:color="auto"/>
      </w:divBdr>
    </w:div>
    <w:div w:id="1241139578">
      <w:bodyDiv w:val="1"/>
      <w:marLeft w:val="0"/>
      <w:marRight w:val="0"/>
      <w:marTop w:val="0"/>
      <w:marBottom w:val="0"/>
      <w:divBdr>
        <w:top w:val="none" w:sz="0" w:space="0" w:color="auto"/>
        <w:left w:val="none" w:sz="0" w:space="0" w:color="auto"/>
        <w:bottom w:val="none" w:sz="0" w:space="0" w:color="auto"/>
        <w:right w:val="none" w:sz="0" w:space="0" w:color="auto"/>
      </w:divBdr>
      <w:divsChild>
        <w:div w:id="2131896765">
          <w:marLeft w:val="0"/>
          <w:marRight w:val="0"/>
          <w:marTop w:val="0"/>
          <w:marBottom w:val="0"/>
          <w:divBdr>
            <w:top w:val="none" w:sz="0" w:space="0" w:color="auto"/>
            <w:left w:val="none" w:sz="0" w:space="0" w:color="auto"/>
            <w:bottom w:val="none" w:sz="0" w:space="0" w:color="auto"/>
            <w:right w:val="none" w:sz="0" w:space="0" w:color="auto"/>
          </w:divBdr>
        </w:div>
      </w:divsChild>
    </w:div>
    <w:div w:id="1524826827">
      <w:bodyDiv w:val="1"/>
      <w:marLeft w:val="0"/>
      <w:marRight w:val="0"/>
      <w:marTop w:val="0"/>
      <w:marBottom w:val="0"/>
      <w:divBdr>
        <w:top w:val="none" w:sz="0" w:space="0" w:color="auto"/>
        <w:left w:val="none" w:sz="0" w:space="0" w:color="auto"/>
        <w:bottom w:val="none" w:sz="0" w:space="0" w:color="auto"/>
        <w:right w:val="none" w:sz="0" w:space="0" w:color="auto"/>
      </w:divBdr>
    </w:div>
    <w:div w:id="1620380626">
      <w:bodyDiv w:val="1"/>
      <w:marLeft w:val="0"/>
      <w:marRight w:val="0"/>
      <w:marTop w:val="0"/>
      <w:marBottom w:val="0"/>
      <w:divBdr>
        <w:top w:val="none" w:sz="0" w:space="0" w:color="auto"/>
        <w:left w:val="none" w:sz="0" w:space="0" w:color="auto"/>
        <w:bottom w:val="none" w:sz="0" w:space="0" w:color="auto"/>
        <w:right w:val="none" w:sz="0" w:space="0" w:color="auto"/>
      </w:divBdr>
    </w:div>
    <w:div w:id="193836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1522C-DBCD-4858-BD44-1026C350E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3192</TotalTime>
  <Pages>1</Pages>
  <Words>13501</Words>
  <Characters>14987</Characters>
  <Application>Microsoft Office Word</Application>
  <DocSecurity>0</DocSecurity>
  <Lines>624</Lines>
  <Paragraphs>467</Paragraphs>
  <ScaleCrop>false</ScaleCrop>
  <Company/>
  <LinksUpToDate>false</LinksUpToDate>
  <CharactersWithSpaces>28021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nijian.15</dc:creator>
  <cp:keywords/>
  <dc:description/>
  <cp:lastModifiedBy>鉴 倪</cp:lastModifiedBy>
  <cp:revision>13</cp:revision>
  <dcterms:created xsi:type="dcterms:W3CDTF">2026-02-02T14:56:00Z</dcterms:created>
  <dcterms:modified xsi:type="dcterms:W3CDTF">2026-02-22T13:59:00Z</dcterms:modified>
</cp:coreProperties>
</file>